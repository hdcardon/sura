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E32DB" w14:textId="77777777" w:rsidR="00C36AD9" w:rsidRDefault="009C0B53" w:rsidP="00150F9E">
      <w:pPr>
        <w:pStyle w:val="Ttulo1"/>
        <w:numPr>
          <w:ilvl w:val="0"/>
          <w:numId w:val="0"/>
        </w:numPr>
        <w:ind w:left="2160" w:hanging="1728"/>
        <w:jc w:val="center"/>
      </w:pPr>
      <w:bookmarkStart w:id="0" w:name="_Toc238570952"/>
      <w:bookmarkStart w:id="1" w:name="_Toc238651528"/>
      <w:bookmarkStart w:id="2" w:name="_Toc240576046"/>
      <w:r>
        <w:t>STATEMENT OF WORK</w:t>
      </w:r>
      <w:bookmarkEnd w:id="0"/>
      <w:bookmarkEnd w:id="1"/>
      <w:bookmarkEnd w:id="2"/>
    </w:p>
    <w:p w14:paraId="1241E270" w14:textId="58B6E92B" w:rsidR="00C36AD9" w:rsidRDefault="009C0B53">
      <w:pPr>
        <w:jc w:val="center"/>
        <w:rPr>
          <w:rFonts w:ascii="Aptos Display" w:hAnsi="Aptos Display"/>
          <w:color w:val="595959"/>
          <w:sz w:val="32"/>
        </w:rPr>
      </w:pPr>
      <w:r>
        <w:rPr>
          <w:rFonts w:ascii="Aptos Display" w:hAnsi="Aptos Display"/>
          <w:color w:val="595959"/>
          <w:sz w:val="32"/>
        </w:rPr>
        <w:t>Declaración de Trabajo (S</w:t>
      </w:r>
      <w:r w:rsidR="004C44DE">
        <w:rPr>
          <w:rFonts w:ascii="Aptos Display" w:hAnsi="Aptos Display"/>
          <w:color w:val="595959"/>
          <w:sz w:val="32"/>
        </w:rPr>
        <w:t>o</w:t>
      </w:r>
      <w:r>
        <w:rPr>
          <w:rFonts w:ascii="Aptos Display" w:hAnsi="Aptos Display"/>
          <w:color w:val="595959"/>
          <w:sz w:val="32"/>
        </w:rPr>
        <w:t>W)</w:t>
      </w:r>
    </w:p>
    <w:p w14:paraId="0920A978" w14:textId="77777777" w:rsidR="004C44DE" w:rsidRDefault="004C44DE">
      <w:pPr>
        <w:jc w:val="center"/>
        <w:rPr>
          <w:rFonts w:ascii="Aptos Display" w:hAnsi="Aptos Display"/>
          <w:color w:val="595959"/>
          <w:sz w:val="32"/>
        </w:rPr>
      </w:pPr>
    </w:p>
    <w:p w14:paraId="5FAA5E74" w14:textId="08B2CD1B" w:rsidR="004C44DE" w:rsidRDefault="004C44DE">
      <w:pPr>
        <w:jc w:val="center"/>
        <w:rPr>
          <w:rFonts w:ascii="Aptos Display" w:hAnsi="Aptos Display"/>
          <w:color w:val="595959"/>
          <w:sz w:val="32"/>
        </w:rPr>
      </w:pPr>
    </w:p>
    <w:p w14:paraId="7AC5CD13" w14:textId="4E732ACC" w:rsidR="004C44DE" w:rsidRDefault="004C44DE">
      <w:pPr>
        <w:jc w:val="center"/>
        <w:rPr>
          <w:rFonts w:ascii="Aptos Display" w:hAnsi="Aptos Display"/>
          <w:color w:val="595959"/>
          <w:sz w:val="32"/>
        </w:rPr>
      </w:pPr>
    </w:p>
    <w:p w14:paraId="275CCDD6" w14:textId="333DB179" w:rsidR="004C44DE" w:rsidRDefault="004C44DE">
      <w:pPr>
        <w:jc w:val="center"/>
        <w:rPr>
          <w:rFonts w:ascii="Aptos Display" w:hAnsi="Aptos Display"/>
          <w:color w:val="595959"/>
          <w:sz w:val="32"/>
        </w:rPr>
      </w:pPr>
    </w:p>
    <w:p w14:paraId="035B9C01" w14:textId="77777777" w:rsidR="004C44DE" w:rsidRDefault="004C44DE">
      <w:pPr>
        <w:jc w:val="center"/>
      </w:pPr>
    </w:p>
    <w:tbl>
      <w:tblPr>
        <w:tblW w:w="0" w:type="auto"/>
        <w:jc w:val="center"/>
        <w:tblLayout w:type="fixed"/>
        <w:tblLook w:val="04A0" w:firstRow="1" w:lastRow="0" w:firstColumn="1" w:lastColumn="0" w:noHBand="0" w:noVBand="1"/>
      </w:tblPr>
      <w:tblGrid>
        <w:gridCol w:w="3024"/>
        <w:gridCol w:w="6048"/>
      </w:tblGrid>
      <w:tr w:rsidR="004B0C30" w:rsidRPr="00266C86" w14:paraId="091E99E1" w14:textId="77777777" w:rsidTr="00D752AB">
        <w:trPr>
          <w:cantSplit/>
          <w:jc w:val="center"/>
        </w:trPr>
        <w:tc>
          <w:tcPr>
            <w:tcW w:w="3024" w:type="dxa"/>
            <w:shd w:val="clear" w:color="auto" w:fill="D9EAF7"/>
            <w:tcMar>
              <w:top w:w="120" w:type="dxa"/>
              <w:left w:w="120" w:type="dxa"/>
              <w:bottom w:w="120" w:type="dxa"/>
              <w:right w:w="120" w:type="dxa"/>
            </w:tcMar>
            <w:vAlign w:val="center"/>
          </w:tcPr>
          <w:p w14:paraId="0498A53A" w14:textId="77777777" w:rsidR="00C36AD9" w:rsidRDefault="009C0B53">
            <w:r>
              <w:rPr>
                <w:b/>
                <w:sz w:val="22"/>
              </w:rPr>
              <w:t>Proyecto</w:t>
            </w:r>
          </w:p>
        </w:tc>
        <w:tc>
          <w:tcPr>
            <w:tcW w:w="6048" w:type="dxa"/>
            <w:tcMar>
              <w:top w:w="120" w:type="dxa"/>
              <w:left w:w="120" w:type="dxa"/>
              <w:bottom w:w="120" w:type="dxa"/>
              <w:right w:w="120" w:type="dxa"/>
            </w:tcMar>
            <w:vAlign w:val="center"/>
          </w:tcPr>
          <w:p w14:paraId="6F0760EF" w14:textId="6438A741" w:rsidR="00C36AD9" w:rsidRPr="00F35CEF" w:rsidRDefault="009C0B53">
            <w:pPr>
              <w:rPr>
                <w:lang w:val="es-CO"/>
              </w:rPr>
            </w:pPr>
            <w:r w:rsidRPr="00F35CEF">
              <w:rPr>
                <w:color w:val="595959"/>
                <w:sz w:val="22"/>
                <w:lang w:val="es-CO"/>
              </w:rPr>
              <w:t xml:space="preserve">Fundación de </w:t>
            </w:r>
            <w:r>
              <w:rPr>
                <w:color w:val="595959"/>
                <w:sz w:val="22"/>
                <w:lang w:val="es-CO"/>
              </w:rPr>
              <w:t>Dominio de datos Salud</w:t>
            </w:r>
            <w:r w:rsidR="00103BB0">
              <w:rPr>
                <w:color w:val="595959"/>
                <w:sz w:val="22"/>
                <w:lang w:val="es-CO"/>
              </w:rPr>
              <w:t xml:space="preserve"> y </w:t>
            </w:r>
            <w:r w:rsidR="00103BB0" w:rsidRPr="00103BB0">
              <w:rPr>
                <w:color w:val="595959"/>
                <w:sz w:val="22"/>
                <w:lang w:val="es-CO"/>
              </w:rPr>
              <w:t>Plataforma Federada de Inteligencia en Salud - AlejandrIA</w:t>
            </w:r>
          </w:p>
        </w:tc>
      </w:tr>
      <w:tr w:rsidR="004B0C30" w14:paraId="1C492E04" w14:textId="77777777" w:rsidTr="00D752AB">
        <w:trPr>
          <w:cantSplit/>
          <w:jc w:val="center"/>
        </w:trPr>
        <w:tc>
          <w:tcPr>
            <w:tcW w:w="3024" w:type="dxa"/>
            <w:shd w:val="clear" w:color="auto" w:fill="D9EAF7"/>
            <w:tcMar>
              <w:top w:w="120" w:type="dxa"/>
              <w:left w:w="120" w:type="dxa"/>
              <w:bottom w:w="120" w:type="dxa"/>
              <w:right w:w="120" w:type="dxa"/>
            </w:tcMar>
            <w:vAlign w:val="center"/>
          </w:tcPr>
          <w:p w14:paraId="7601F353" w14:textId="77777777" w:rsidR="00C36AD9" w:rsidRDefault="009C0B53">
            <w:r>
              <w:rPr>
                <w:b/>
                <w:sz w:val="22"/>
              </w:rPr>
              <w:t>Cliente</w:t>
            </w:r>
          </w:p>
        </w:tc>
        <w:tc>
          <w:tcPr>
            <w:tcW w:w="6048" w:type="dxa"/>
            <w:tcMar>
              <w:top w:w="120" w:type="dxa"/>
              <w:left w:w="120" w:type="dxa"/>
              <w:bottom w:w="120" w:type="dxa"/>
              <w:right w:w="120" w:type="dxa"/>
            </w:tcMar>
            <w:vAlign w:val="center"/>
          </w:tcPr>
          <w:p w14:paraId="43E0A5E5" w14:textId="2AF1F610" w:rsidR="00C36AD9" w:rsidRDefault="009C0B53">
            <w:r>
              <w:rPr>
                <w:color w:val="595959"/>
                <w:sz w:val="22"/>
              </w:rPr>
              <w:t>SURA</w:t>
            </w:r>
          </w:p>
        </w:tc>
      </w:tr>
      <w:tr w:rsidR="004B0C30" w14:paraId="13A4386C" w14:textId="77777777" w:rsidTr="00D752AB">
        <w:trPr>
          <w:cantSplit/>
          <w:jc w:val="center"/>
        </w:trPr>
        <w:tc>
          <w:tcPr>
            <w:tcW w:w="3024" w:type="dxa"/>
            <w:shd w:val="clear" w:color="auto" w:fill="D9EAF7"/>
            <w:tcMar>
              <w:top w:w="120" w:type="dxa"/>
              <w:left w:w="120" w:type="dxa"/>
              <w:bottom w:w="120" w:type="dxa"/>
              <w:right w:w="120" w:type="dxa"/>
            </w:tcMar>
            <w:vAlign w:val="center"/>
          </w:tcPr>
          <w:p w14:paraId="3E77118A" w14:textId="77777777" w:rsidR="00C36AD9" w:rsidRDefault="009C0B53">
            <w:r>
              <w:rPr>
                <w:b/>
                <w:sz w:val="22"/>
              </w:rPr>
              <w:t>Proveedor</w:t>
            </w:r>
          </w:p>
        </w:tc>
        <w:tc>
          <w:tcPr>
            <w:tcW w:w="6048" w:type="dxa"/>
            <w:tcMar>
              <w:top w:w="120" w:type="dxa"/>
              <w:left w:w="120" w:type="dxa"/>
              <w:bottom w:w="120" w:type="dxa"/>
              <w:right w:w="120" w:type="dxa"/>
            </w:tcMar>
            <w:vAlign w:val="center"/>
          </w:tcPr>
          <w:p w14:paraId="78E8BCE9" w14:textId="16B95216" w:rsidR="00C36AD9" w:rsidRDefault="009C0B53">
            <w:r>
              <w:rPr>
                <w:color w:val="595959"/>
                <w:sz w:val="22"/>
              </w:rPr>
              <w:t>NTT DATA</w:t>
            </w:r>
          </w:p>
        </w:tc>
      </w:tr>
      <w:tr w:rsidR="004B0C30" w14:paraId="29596A19" w14:textId="77777777" w:rsidTr="00D752AB">
        <w:trPr>
          <w:cantSplit/>
          <w:jc w:val="center"/>
        </w:trPr>
        <w:tc>
          <w:tcPr>
            <w:tcW w:w="3024" w:type="dxa"/>
            <w:shd w:val="clear" w:color="auto" w:fill="D9EAF7"/>
            <w:tcMar>
              <w:top w:w="120" w:type="dxa"/>
              <w:left w:w="120" w:type="dxa"/>
              <w:bottom w:w="120" w:type="dxa"/>
              <w:right w:w="120" w:type="dxa"/>
            </w:tcMar>
            <w:vAlign w:val="center"/>
          </w:tcPr>
          <w:p w14:paraId="1E1551CA" w14:textId="248003BA" w:rsidR="00D752AB" w:rsidRDefault="009C0B53">
            <w:r>
              <w:rPr>
                <w:b/>
                <w:sz w:val="22"/>
              </w:rPr>
              <w:t>Versión</w:t>
            </w:r>
          </w:p>
        </w:tc>
        <w:tc>
          <w:tcPr>
            <w:tcW w:w="6048" w:type="dxa"/>
            <w:tcMar>
              <w:top w:w="120" w:type="dxa"/>
              <w:left w:w="120" w:type="dxa"/>
              <w:bottom w:w="120" w:type="dxa"/>
              <w:right w:w="120" w:type="dxa"/>
            </w:tcMar>
            <w:vAlign w:val="center"/>
          </w:tcPr>
          <w:p w14:paraId="1564134A" w14:textId="77777777" w:rsidR="00D752AB" w:rsidRDefault="009C0B53">
            <w:pPr>
              <w:rPr>
                <w:color w:val="595959"/>
                <w:sz w:val="22"/>
              </w:rPr>
            </w:pPr>
            <w:r>
              <w:rPr>
                <w:color w:val="595959"/>
                <w:sz w:val="22"/>
              </w:rPr>
              <w:t>[1.0]</w:t>
            </w:r>
          </w:p>
          <w:p w14:paraId="32EF81F5" w14:textId="67CD0F37" w:rsidR="00D752AB" w:rsidRDefault="00D752AB"/>
        </w:tc>
      </w:tr>
    </w:tbl>
    <w:p w14:paraId="31AF02A5" w14:textId="77777777" w:rsidR="00AF17DF" w:rsidRDefault="00AF17DF">
      <w:pPr>
        <w:rPr>
          <w:lang w:val="es-CO"/>
        </w:rPr>
      </w:pPr>
    </w:p>
    <w:p w14:paraId="3C1096AC" w14:textId="77777777" w:rsidR="00AF17DF" w:rsidRDefault="00AF17DF">
      <w:pPr>
        <w:rPr>
          <w:lang w:val="es-CO"/>
        </w:rPr>
      </w:pPr>
    </w:p>
    <w:p w14:paraId="6313F980" w14:textId="77777777" w:rsidR="00AF17DF" w:rsidRDefault="00AF17DF">
      <w:pPr>
        <w:rPr>
          <w:lang w:val="es-CO"/>
        </w:rPr>
      </w:pPr>
    </w:p>
    <w:p w14:paraId="09A96AAD" w14:textId="77777777" w:rsidR="00AF17DF" w:rsidRDefault="00AF17DF">
      <w:pPr>
        <w:rPr>
          <w:lang w:val="es-CO"/>
        </w:rPr>
      </w:pPr>
    </w:p>
    <w:p w14:paraId="7189AE72" w14:textId="77777777" w:rsidR="00AF17DF" w:rsidRDefault="00AF17DF">
      <w:pPr>
        <w:rPr>
          <w:lang w:val="es-CO"/>
        </w:rPr>
      </w:pPr>
    </w:p>
    <w:p w14:paraId="05A0A21A" w14:textId="77777777" w:rsidR="00AF17DF" w:rsidRDefault="00AF17DF">
      <w:pPr>
        <w:rPr>
          <w:lang w:val="es-CO"/>
        </w:rPr>
      </w:pPr>
    </w:p>
    <w:p w14:paraId="47B17735" w14:textId="77777777" w:rsidR="00AF17DF" w:rsidRDefault="00AF17DF">
      <w:pPr>
        <w:rPr>
          <w:lang w:val="es-CO"/>
        </w:rPr>
      </w:pPr>
    </w:p>
    <w:p w14:paraId="20E30D88" w14:textId="77777777" w:rsidR="00AF17DF" w:rsidRDefault="00AF17DF">
      <w:pPr>
        <w:rPr>
          <w:lang w:val="es-CO"/>
        </w:rPr>
      </w:pPr>
    </w:p>
    <w:p w14:paraId="04DB2AD9" w14:textId="77777777" w:rsidR="00AF17DF" w:rsidRDefault="00AF17DF">
      <w:pPr>
        <w:rPr>
          <w:lang w:val="es-CO"/>
        </w:rPr>
      </w:pPr>
    </w:p>
    <w:sdt>
      <w:sdtPr>
        <w:rPr>
          <w:rFonts w:ascii="Aptos" w:eastAsiaTheme="minorEastAsia" w:hAnsi="Aptos" w:cstheme="minorBidi"/>
          <w:b w:val="0"/>
          <w:bCs w:val="0"/>
          <w:color w:val="auto"/>
          <w:sz w:val="21"/>
          <w:szCs w:val="21"/>
          <w:lang w:val="es-ES"/>
        </w:rPr>
        <w:id w:val="2068832877"/>
        <w:docPartObj>
          <w:docPartGallery w:val="Table of Contents"/>
          <w:docPartUnique/>
        </w:docPartObj>
      </w:sdtPr>
      <w:sdtContent>
        <w:p w14:paraId="7AB65208" w14:textId="5179831E" w:rsidR="006B2DFB" w:rsidRDefault="009C0B53">
          <w:pPr>
            <w:pStyle w:val="TtuloTDC"/>
            <w:numPr>
              <w:ilvl w:val="0"/>
              <w:numId w:val="60"/>
            </w:numPr>
          </w:pPr>
          <w:r>
            <w:rPr>
              <w:lang w:val="es-ES"/>
            </w:rPr>
            <w:t>Tabla de contenido</w:t>
          </w:r>
        </w:p>
        <w:p w14:paraId="03233E27" w14:textId="4B861B95" w:rsidR="002E6ACD" w:rsidRDefault="009C0B53">
          <w:pPr>
            <w:pStyle w:val="TDC1"/>
            <w:rPr>
              <w:rFonts w:asciiTheme="minorHAnsi" w:hAnsiTheme="minorHAnsi"/>
              <w:noProof/>
              <w:kern w:val="2"/>
              <w:sz w:val="24"/>
              <w:szCs w:val="24"/>
              <w:lang w:val="es-CO" w:eastAsia="es-CO"/>
              <w14:ligatures w14:val="standardContextual"/>
            </w:rPr>
          </w:pPr>
          <w:r>
            <w:fldChar w:fldCharType="begin"/>
          </w:r>
          <w:r>
            <w:instrText xml:space="preserve"> TOC \o "1-3" \h \z \u </w:instrText>
          </w:r>
          <w:r>
            <w:fldChar w:fldCharType="separate"/>
          </w:r>
          <w:hyperlink w:anchor="_Toc240576046" w:history="1">
            <w:r w:rsidR="002E6ACD" w:rsidRPr="007C2FB1">
              <w:rPr>
                <w:rStyle w:val="Hipervnculo"/>
                <w:noProof/>
              </w:rPr>
              <w:t>STATEMENT OF WORK</w:t>
            </w:r>
            <w:r w:rsidR="002E6ACD">
              <w:rPr>
                <w:noProof/>
                <w:webHidden/>
              </w:rPr>
              <w:tab/>
            </w:r>
            <w:r w:rsidR="002E6ACD">
              <w:rPr>
                <w:noProof/>
                <w:webHidden/>
              </w:rPr>
              <w:fldChar w:fldCharType="begin"/>
            </w:r>
            <w:r w:rsidR="002E6ACD">
              <w:rPr>
                <w:noProof/>
                <w:webHidden/>
              </w:rPr>
              <w:instrText xml:space="preserve"> PAGEREF _Toc240576046 \h </w:instrText>
            </w:r>
            <w:r w:rsidR="002E6ACD">
              <w:rPr>
                <w:noProof/>
                <w:webHidden/>
              </w:rPr>
            </w:r>
            <w:r w:rsidR="002E6ACD">
              <w:rPr>
                <w:noProof/>
                <w:webHidden/>
              </w:rPr>
              <w:fldChar w:fldCharType="separate"/>
            </w:r>
            <w:r w:rsidR="002E6ACD">
              <w:rPr>
                <w:noProof/>
                <w:webHidden/>
              </w:rPr>
              <w:t>1</w:t>
            </w:r>
            <w:r w:rsidR="002E6ACD">
              <w:rPr>
                <w:noProof/>
                <w:webHidden/>
              </w:rPr>
              <w:fldChar w:fldCharType="end"/>
            </w:r>
          </w:hyperlink>
        </w:p>
        <w:p w14:paraId="7A141F21" w14:textId="230F85B3" w:rsidR="002E6ACD" w:rsidRDefault="002E6ACD">
          <w:pPr>
            <w:pStyle w:val="TDC1"/>
            <w:tabs>
              <w:tab w:val="left" w:pos="420"/>
            </w:tabs>
            <w:rPr>
              <w:rFonts w:asciiTheme="minorHAnsi" w:hAnsiTheme="minorHAnsi"/>
              <w:noProof/>
              <w:kern w:val="2"/>
              <w:sz w:val="24"/>
              <w:szCs w:val="24"/>
              <w:lang w:val="es-CO" w:eastAsia="es-CO"/>
              <w14:ligatures w14:val="standardContextual"/>
            </w:rPr>
          </w:pPr>
          <w:hyperlink w:anchor="_Toc240576047" w:history="1">
            <w:r w:rsidRPr="007C2FB1">
              <w:rPr>
                <w:rStyle w:val="Hipervnculo"/>
                <w:noProof/>
              </w:rPr>
              <w:t>1</w:t>
            </w:r>
            <w:r>
              <w:rPr>
                <w:rFonts w:asciiTheme="minorHAnsi" w:hAnsiTheme="minorHAnsi"/>
                <w:noProof/>
                <w:kern w:val="2"/>
                <w:sz w:val="24"/>
                <w:szCs w:val="24"/>
                <w:lang w:val="es-CO" w:eastAsia="es-CO"/>
                <w14:ligatures w14:val="standardContextual"/>
              </w:rPr>
              <w:tab/>
            </w:r>
            <w:r w:rsidRPr="007C2FB1">
              <w:rPr>
                <w:rStyle w:val="Hipervnculo"/>
                <w:noProof/>
              </w:rPr>
              <w:t>Objetivo</w:t>
            </w:r>
            <w:r>
              <w:rPr>
                <w:noProof/>
                <w:webHidden/>
              </w:rPr>
              <w:tab/>
            </w:r>
            <w:r>
              <w:rPr>
                <w:noProof/>
                <w:webHidden/>
              </w:rPr>
              <w:fldChar w:fldCharType="begin"/>
            </w:r>
            <w:r>
              <w:rPr>
                <w:noProof/>
                <w:webHidden/>
              </w:rPr>
              <w:instrText xml:space="preserve"> PAGEREF _Toc240576047 \h </w:instrText>
            </w:r>
            <w:r>
              <w:rPr>
                <w:noProof/>
                <w:webHidden/>
              </w:rPr>
            </w:r>
            <w:r>
              <w:rPr>
                <w:noProof/>
                <w:webHidden/>
              </w:rPr>
              <w:fldChar w:fldCharType="separate"/>
            </w:r>
            <w:r>
              <w:rPr>
                <w:noProof/>
                <w:webHidden/>
              </w:rPr>
              <w:t>8</w:t>
            </w:r>
            <w:r>
              <w:rPr>
                <w:noProof/>
                <w:webHidden/>
              </w:rPr>
              <w:fldChar w:fldCharType="end"/>
            </w:r>
          </w:hyperlink>
        </w:p>
        <w:p w14:paraId="70FB2156" w14:textId="0F52AF6F" w:rsidR="002E6ACD" w:rsidRDefault="002E6ACD">
          <w:pPr>
            <w:pStyle w:val="TDC1"/>
            <w:tabs>
              <w:tab w:val="left" w:pos="420"/>
            </w:tabs>
            <w:rPr>
              <w:rFonts w:asciiTheme="minorHAnsi" w:hAnsiTheme="minorHAnsi"/>
              <w:noProof/>
              <w:kern w:val="2"/>
              <w:sz w:val="24"/>
              <w:szCs w:val="24"/>
              <w:lang w:val="es-CO" w:eastAsia="es-CO"/>
              <w14:ligatures w14:val="standardContextual"/>
            </w:rPr>
          </w:pPr>
          <w:hyperlink w:anchor="_Toc240576048" w:history="1">
            <w:r w:rsidRPr="007C2FB1">
              <w:rPr>
                <w:rStyle w:val="Hipervnculo"/>
                <w:noProof/>
                <w:lang w:val="es-CO"/>
              </w:rPr>
              <w:t>2</w:t>
            </w:r>
            <w:r>
              <w:rPr>
                <w:rFonts w:asciiTheme="minorHAnsi" w:hAnsiTheme="minorHAnsi"/>
                <w:noProof/>
                <w:kern w:val="2"/>
                <w:sz w:val="24"/>
                <w:szCs w:val="24"/>
                <w:lang w:val="es-CO" w:eastAsia="es-CO"/>
                <w14:ligatures w14:val="standardContextual"/>
              </w:rPr>
              <w:tab/>
            </w:r>
            <w:r w:rsidRPr="007C2FB1">
              <w:rPr>
                <w:rStyle w:val="Hipervnculo"/>
                <w:noProof/>
              </w:rPr>
              <w:t>Contexto del proyecto</w:t>
            </w:r>
            <w:r>
              <w:rPr>
                <w:noProof/>
                <w:webHidden/>
              </w:rPr>
              <w:tab/>
            </w:r>
            <w:r>
              <w:rPr>
                <w:noProof/>
                <w:webHidden/>
              </w:rPr>
              <w:fldChar w:fldCharType="begin"/>
            </w:r>
            <w:r>
              <w:rPr>
                <w:noProof/>
                <w:webHidden/>
              </w:rPr>
              <w:instrText xml:space="preserve"> PAGEREF _Toc240576048 \h </w:instrText>
            </w:r>
            <w:r>
              <w:rPr>
                <w:noProof/>
                <w:webHidden/>
              </w:rPr>
            </w:r>
            <w:r>
              <w:rPr>
                <w:noProof/>
                <w:webHidden/>
              </w:rPr>
              <w:fldChar w:fldCharType="separate"/>
            </w:r>
            <w:r>
              <w:rPr>
                <w:noProof/>
                <w:webHidden/>
              </w:rPr>
              <w:t>8</w:t>
            </w:r>
            <w:r>
              <w:rPr>
                <w:noProof/>
                <w:webHidden/>
              </w:rPr>
              <w:fldChar w:fldCharType="end"/>
            </w:r>
          </w:hyperlink>
        </w:p>
        <w:p w14:paraId="6D3AC3D2" w14:textId="73451581" w:rsidR="002E6ACD" w:rsidRDefault="002E6ACD">
          <w:pPr>
            <w:pStyle w:val="TDC1"/>
            <w:tabs>
              <w:tab w:val="left" w:pos="420"/>
            </w:tabs>
            <w:rPr>
              <w:rFonts w:asciiTheme="minorHAnsi" w:hAnsiTheme="minorHAnsi"/>
              <w:noProof/>
              <w:kern w:val="2"/>
              <w:sz w:val="24"/>
              <w:szCs w:val="24"/>
              <w:lang w:val="es-CO" w:eastAsia="es-CO"/>
              <w14:ligatures w14:val="standardContextual"/>
            </w:rPr>
          </w:pPr>
          <w:hyperlink w:anchor="_Toc240576049" w:history="1">
            <w:r w:rsidRPr="007C2FB1">
              <w:rPr>
                <w:rStyle w:val="Hipervnculo"/>
                <w:noProof/>
              </w:rPr>
              <w:t>3</w:t>
            </w:r>
            <w:r>
              <w:rPr>
                <w:rFonts w:asciiTheme="minorHAnsi" w:hAnsiTheme="minorHAnsi"/>
                <w:noProof/>
                <w:kern w:val="2"/>
                <w:sz w:val="24"/>
                <w:szCs w:val="24"/>
                <w:lang w:val="es-CO" w:eastAsia="es-CO"/>
                <w14:ligatures w14:val="standardContextual"/>
              </w:rPr>
              <w:tab/>
            </w:r>
            <w:r w:rsidRPr="007C2FB1">
              <w:rPr>
                <w:rStyle w:val="Hipervnculo"/>
                <w:noProof/>
              </w:rPr>
              <w:t>Alcance del trabajo</w:t>
            </w:r>
            <w:r>
              <w:rPr>
                <w:noProof/>
                <w:webHidden/>
              </w:rPr>
              <w:tab/>
            </w:r>
            <w:r>
              <w:rPr>
                <w:noProof/>
                <w:webHidden/>
              </w:rPr>
              <w:fldChar w:fldCharType="begin"/>
            </w:r>
            <w:r>
              <w:rPr>
                <w:noProof/>
                <w:webHidden/>
              </w:rPr>
              <w:instrText xml:space="preserve"> PAGEREF _Toc240576049 \h </w:instrText>
            </w:r>
            <w:r>
              <w:rPr>
                <w:noProof/>
                <w:webHidden/>
              </w:rPr>
            </w:r>
            <w:r>
              <w:rPr>
                <w:noProof/>
                <w:webHidden/>
              </w:rPr>
              <w:fldChar w:fldCharType="separate"/>
            </w:r>
            <w:r>
              <w:rPr>
                <w:noProof/>
                <w:webHidden/>
              </w:rPr>
              <w:t>10</w:t>
            </w:r>
            <w:r>
              <w:rPr>
                <w:noProof/>
                <w:webHidden/>
              </w:rPr>
              <w:fldChar w:fldCharType="end"/>
            </w:r>
          </w:hyperlink>
        </w:p>
        <w:p w14:paraId="02773891" w14:textId="6DE8CA68"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050" w:history="1">
            <w:r w:rsidRPr="007C2FB1">
              <w:rPr>
                <w:rStyle w:val="Hipervnculo"/>
                <w:noProof/>
              </w:rPr>
              <w:t>3.1</w:t>
            </w:r>
            <w:r>
              <w:rPr>
                <w:rFonts w:asciiTheme="minorHAnsi" w:hAnsiTheme="minorHAnsi"/>
                <w:noProof/>
                <w:kern w:val="2"/>
                <w:sz w:val="24"/>
                <w:szCs w:val="24"/>
                <w:lang w:val="es-CO" w:eastAsia="es-CO"/>
                <w14:ligatures w14:val="standardContextual"/>
              </w:rPr>
              <w:tab/>
            </w:r>
            <w:r w:rsidRPr="007C2FB1">
              <w:rPr>
                <w:rStyle w:val="Hipervnculo"/>
                <w:noProof/>
              </w:rPr>
              <w:t>Fundación del Dominio de Datos de Salud</w:t>
            </w:r>
            <w:r>
              <w:rPr>
                <w:noProof/>
                <w:webHidden/>
              </w:rPr>
              <w:tab/>
            </w:r>
            <w:r>
              <w:rPr>
                <w:noProof/>
                <w:webHidden/>
              </w:rPr>
              <w:fldChar w:fldCharType="begin"/>
            </w:r>
            <w:r>
              <w:rPr>
                <w:noProof/>
                <w:webHidden/>
              </w:rPr>
              <w:instrText xml:space="preserve"> PAGEREF _Toc240576050 \h </w:instrText>
            </w:r>
            <w:r>
              <w:rPr>
                <w:noProof/>
                <w:webHidden/>
              </w:rPr>
            </w:r>
            <w:r>
              <w:rPr>
                <w:noProof/>
                <w:webHidden/>
              </w:rPr>
              <w:fldChar w:fldCharType="separate"/>
            </w:r>
            <w:r>
              <w:rPr>
                <w:noProof/>
                <w:webHidden/>
              </w:rPr>
              <w:t>10</w:t>
            </w:r>
            <w:r>
              <w:rPr>
                <w:noProof/>
                <w:webHidden/>
              </w:rPr>
              <w:fldChar w:fldCharType="end"/>
            </w:r>
          </w:hyperlink>
        </w:p>
        <w:p w14:paraId="32C1CE18" w14:textId="0D03A544"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051" w:history="1">
            <w:r w:rsidRPr="007C2FB1">
              <w:rPr>
                <w:rStyle w:val="Hipervnculo"/>
                <w:noProof/>
                <w:lang w:val="es-ES"/>
              </w:rPr>
              <w:t>3.1.1</w:t>
            </w:r>
            <w:r>
              <w:rPr>
                <w:rFonts w:asciiTheme="minorHAnsi" w:hAnsiTheme="minorHAnsi"/>
                <w:noProof/>
                <w:kern w:val="2"/>
                <w:sz w:val="24"/>
                <w:szCs w:val="24"/>
                <w:lang w:val="es-CO" w:eastAsia="es-CO"/>
                <w14:ligatures w14:val="standardContextual"/>
              </w:rPr>
              <w:tab/>
            </w:r>
            <w:r w:rsidRPr="007C2FB1">
              <w:rPr>
                <w:rStyle w:val="Hipervnculo"/>
                <w:noProof/>
                <w:lang w:val="es-ES"/>
              </w:rPr>
              <w:t>Arquitectura fundacional de datos de salud</w:t>
            </w:r>
            <w:r>
              <w:rPr>
                <w:noProof/>
                <w:webHidden/>
              </w:rPr>
              <w:tab/>
            </w:r>
            <w:r>
              <w:rPr>
                <w:noProof/>
                <w:webHidden/>
              </w:rPr>
              <w:fldChar w:fldCharType="begin"/>
            </w:r>
            <w:r>
              <w:rPr>
                <w:noProof/>
                <w:webHidden/>
              </w:rPr>
              <w:instrText xml:space="preserve"> PAGEREF _Toc240576051 \h </w:instrText>
            </w:r>
            <w:r>
              <w:rPr>
                <w:noProof/>
                <w:webHidden/>
              </w:rPr>
            </w:r>
            <w:r>
              <w:rPr>
                <w:noProof/>
                <w:webHidden/>
              </w:rPr>
              <w:fldChar w:fldCharType="separate"/>
            </w:r>
            <w:r>
              <w:rPr>
                <w:noProof/>
                <w:webHidden/>
              </w:rPr>
              <w:t>10</w:t>
            </w:r>
            <w:r>
              <w:rPr>
                <w:noProof/>
                <w:webHidden/>
              </w:rPr>
              <w:fldChar w:fldCharType="end"/>
            </w:r>
          </w:hyperlink>
        </w:p>
        <w:p w14:paraId="500C4A22" w14:textId="5D90A45F"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052" w:history="1">
            <w:r w:rsidRPr="007C2FB1">
              <w:rPr>
                <w:rStyle w:val="Hipervnculo"/>
                <w:noProof/>
                <w:lang w:val="es-CO"/>
              </w:rPr>
              <w:t>3.1.2</w:t>
            </w:r>
            <w:r>
              <w:rPr>
                <w:rFonts w:asciiTheme="minorHAnsi" w:hAnsiTheme="minorHAnsi"/>
                <w:noProof/>
                <w:kern w:val="2"/>
                <w:sz w:val="24"/>
                <w:szCs w:val="24"/>
                <w:lang w:val="es-CO" w:eastAsia="es-CO"/>
                <w14:ligatures w14:val="standardContextual"/>
              </w:rPr>
              <w:tab/>
            </w:r>
            <w:r w:rsidRPr="007C2FB1">
              <w:rPr>
                <w:rStyle w:val="Hipervnculo"/>
                <w:noProof/>
                <w:lang w:val="es-CO"/>
              </w:rPr>
              <w:t>Integración de fuentes de información de salud</w:t>
            </w:r>
            <w:r>
              <w:rPr>
                <w:noProof/>
                <w:webHidden/>
              </w:rPr>
              <w:tab/>
            </w:r>
            <w:r>
              <w:rPr>
                <w:noProof/>
                <w:webHidden/>
              </w:rPr>
              <w:fldChar w:fldCharType="begin"/>
            </w:r>
            <w:r>
              <w:rPr>
                <w:noProof/>
                <w:webHidden/>
              </w:rPr>
              <w:instrText xml:space="preserve"> PAGEREF _Toc240576052 \h </w:instrText>
            </w:r>
            <w:r>
              <w:rPr>
                <w:noProof/>
                <w:webHidden/>
              </w:rPr>
            </w:r>
            <w:r>
              <w:rPr>
                <w:noProof/>
                <w:webHidden/>
              </w:rPr>
              <w:fldChar w:fldCharType="separate"/>
            </w:r>
            <w:r>
              <w:rPr>
                <w:noProof/>
                <w:webHidden/>
              </w:rPr>
              <w:t>11</w:t>
            </w:r>
            <w:r>
              <w:rPr>
                <w:noProof/>
                <w:webHidden/>
              </w:rPr>
              <w:fldChar w:fldCharType="end"/>
            </w:r>
          </w:hyperlink>
        </w:p>
        <w:p w14:paraId="0284DBEA" w14:textId="15FC634F"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053" w:history="1">
            <w:r w:rsidRPr="007C2FB1">
              <w:rPr>
                <w:rStyle w:val="Hipervnculo"/>
                <w:noProof/>
                <w:lang w:val="es-CO"/>
              </w:rPr>
              <w:t>3.1.3</w:t>
            </w:r>
            <w:r>
              <w:rPr>
                <w:rFonts w:asciiTheme="minorHAnsi" w:hAnsiTheme="minorHAnsi"/>
                <w:noProof/>
                <w:kern w:val="2"/>
                <w:sz w:val="24"/>
                <w:szCs w:val="24"/>
                <w:lang w:val="es-CO" w:eastAsia="es-CO"/>
                <w14:ligatures w14:val="standardContextual"/>
              </w:rPr>
              <w:tab/>
            </w:r>
            <w:r w:rsidRPr="007C2FB1">
              <w:rPr>
                <w:rStyle w:val="Hipervnculo"/>
                <w:noProof/>
                <w:lang w:val="es-CO"/>
              </w:rPr>
              <w:t>Primera versión del Dominio de Datos de Salud</w:t>
            </w:r>
            <w:r>
              <w:rPr>
                <w:noProof/>
                <w:webHidden/>
              </w:rPr>
              <w:tab/>
            </w:r>
            <w:r>
              <w:rPr>
                <w:noProof/>
                <w:webHidden/>
              </w:rPr>
              <w:fldChar w:fldCharType="begin"/>
            </w:r>
            <w:r>
              <w:rPr>
                <w:noProof/>
                <w:webHidden/>
              </w:rPr>
              <w:instrText xml:space="preserve"> PAGEREF _Toc240576053 \h </w:instrText>
            </w:r>
            <w:r>
              <w:rPr>
                <w:noProof/>
                <w:webHidden/>
              </w:rPr>
            </w:r>
            <w:r>
              <w:rPr>
                <w:noProof/>
                <w:webHidden/>
              </w:rPr>
              <w:fldChar w:fldCharType="separate"/>
            </w:r>
            <w:r>
              <w:rPr>
                <w:noProof/>
                <w:webHidden/>
              </w:rPr>
              <w:t>11</w:t>
            </w:r>
            <w:r>
              <w:rPr>
                <w:noProof/>
                <w:webHidden/>
              </w:rPr>
              <w:fldChar w:fldCharType="end"/>
            </w:r>
          </w:hyperlink>
        </w:p>
        <w:p w14:paraId="3DF54027" w14:textId="0D8683D7"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054" w:history="1">
            <w:r w:rsidRPr="007C2FB1">
              <w:rPr>
                <w:rStyle w:val="Hipervnculo"/>
                <w:noProof/>
                <w:lang w:val="es-CO"/>
              </w:rPr>
              <w:t>3.1.4</w:t>
            </w:r>
            <w:r>
              <w:rPr>
                <w:rFonts w:asciiTheme="minorHAnsi" w:hAnsiTheme="minorHAnsi"/>
                <w:noProof/>
                <w:kern w:val="2"/>
                <w:sz w:val="24"/>
                <w:szCs w:val="24"/>
                <w:lang w:val="es-CO" w:eastAsia="es-CO"/>
                <w14:ligatures w14:val="standardContextual"/>
              </w:rPr>
              <w:tab/>
            </w:r>
            <w:r w:rsidRPr="007C2FB1">
              <w:rPr>
                <w:rStyle w:val="Hipervnculo"/>
                <w:noProof/>
                <w:lang w:val="es-CO"/>
              </w:rPr>
              <w:t>Gestión e integración de identidad de las entidades de salud</w:t>
            </w:r>
            <w:r>
              <w:rPr>
                <w:noProof/>
                <w:webHidden/>
              </w:rPr>
              <w:tab/>
            </w:r>
            <w:r>
              <w:rPr>
                <w:noProof/>
                <w:webHidden/>
              </w:rPr>
              <w:fldChar w:fldCharType="begin"/>
            </w:r>
            <w:r>
              <w:rPr>
                <w:noProof/>
                <w:webHidden/>
              </w:rPr>
              <w:instrText xml:space="preserve"> PAGEREF _Toc240576054 \h </w:instrText>
            </w:r>
            <w:r>
              <w:rPr>
                <w:noProof/>
                <w:webHidden/>
              </w:rPr>
            </w:r>
            <w:r>
              <w:rPr>
                <w:noProof/>
                <w:webHidden/>
              </w:rPr>
              <w:fldChar w:fldCharType="separate"/>
            </w:r>
            <w:r>
              <w:rPr>
                <w:noProof/>
                <w:webHidden/>
              </w:rPr>
              <w:t>12</w:t>
            </w:r>
            <w:r>
              <w:rPr>
                <w:noProof/>
                <w:webHidden/>
              </w:rPr>
              <w:fldChar w:fldCharType="end"/>
            </w:r>
          </w:hyperlink>
        </w:p>
        <w:p w14:paraId="04AAEF17" w14:textId="51BE27E0"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055" w:history="1">
            <w:r w:rsidRPr="007C2FB1">
              <w:rPr>
                <w:rStyle w:val="Hipervnculo"/>
                <w:noProof/>
                <w:lang w:val="es-CO"/>
              </w:rPr>
              <w:t>3.1.5</w:t>
            </w:r>
            <w:r>
              <w:rPr>
                <w:rFonts w:asciiTheme="minorHAnsi" w:hAnsiTheme="minorHAnsi"/>
                <w:noProof/>
                <w:kern w:val="2"/>
                <w:sz w:val="24"/>
                <w:szCs w:val="24"/>
                <w:lang w:val="es-CO" w:eastAsia="es-CO"/>
                <w14:ligatures w14:val="standardContextual"/>
              </w:rPr>
              <w:tab/>
            </w:r>
            <w:r w:rsidRPr="007C2FB1">
              <w:rPr>
                <w:rStyle w:val="Hipervnculo"/>
                <w:noProof/>
                <w:lang w:val="es-CO"/>
              </w:rPr>
              <w:t>Implementación de capacidades del servidor terminológico</w:t>
            </w:r>
            <w:r>
              <w:rPr>
                <w:noProof/>
                <w:webHidden/>
              </w:rPr>
              <w:tab/>
            </w:r>
            <w:r>
              <w:rPr>
                <w:noProof/>
                <w:webHidden/>
              </w:rPr>
              <w:fldChar w:fldCharType="begin"/>
            </w:r>
            <w:r>
              <w:rPr>
                <w:noProof/>
                <w:webHidden/>
              </w:rPr>
              <w:instrText xml:space="preserve"> PAGEREF _Toc240576055 \h </w:instrText>
            </w:r>
            <w:r>
              <w:rPr>
                <w:noProof/>
                <w:webHidden/>
              </w:rPr>
            </w:r>
            <w:r>
              <w:rPr>
                <w:noProof/>
                <w:webHidden/>
              </w:rPr>
              <w:fldChar w:fldCharType="separate"/>
            </w:r>
            <w:r>
              <w:rPr>
                <w:noProof/>
                <w:webHidden/>
              </w:rPr>
              <w:t>12</w:t>
            </w:r>
            <w:r>
              <w:rPr>
                <w:noProof/>
                <w:webHidden/>
              </w:rPr>
              <w:fldChar w:fldCharType="end"/>
            </w:r>
          </w:hyperlink>
        </w:p>
        <w:p w14:paraId="2CA30472" w14:textId="099805E5"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056" w:history="1">
            <w:r w:rsidRPr="007C2FB1">
              <w:rPr>
                <w:rStyle w:val="Hipervnculo"/>
                <w:noProof/>
              </w:rPr>
              <w:t>3.1.6</w:t>
            </w:r>
            <w:r>
              <w:rPr>
                <w:rFonts w:asciiTheme="minorHAnsi" w:hAnsiTheme="minorHAnsi"/>
                <w:noProof/>
                <w:kern w:val="2"/>
                <w:sz w:val="24"/>
                <w:szCs w:val="24"/>
                <w:lang w:val="es-CO" w:eastAsia="es-CO"/>
                <w14:ligatures w14:val="standardContextual"/>
              </w:rPr>
              <w:tab/>
            </w:r>
            <w:r w:rsidRPr="007C2FB1">
              <w:rPr>
                <w:rStyle w:val="Hipervnculo"/>
                <w:noProof/>
              </w:rPr>
              <w:t>Primera versión del modelo OMOP</w:t>
            </w:r>
            <w:r>
              <w:rPr>
                <w:noProof/>
                <w:webHidden/>
              </w:rPr>
              <w:tab/>
            </w:r>
            <w:r>
              <w:rPr>
                <w:noProof/>
                <w:webHidden/>
              </w:rPr>
              <w:fldChar w:fldCharType="begin"/>
            </w:r>
            <w:r>
              <w:rPr>
                <w:noProof/>
                <w:webHidden/>
              </w:rPr>
              <w:instrText xml:space="preserve"> PAGEREF _Toc240576056 \h </w:instrText>
            </w:r>
            <w:r>
              <w:rPr>
                <w:noProof/>
                <w:webHidden/>
              </w:rPr>
            </w:r>
            <w:r>
              <w:rPr>
                <w:noProof/>
                <w:webHidden/>
              </w:rPr>
              <w:fldChar w:fldCharType="separate"/>
            </w:r>
            <w:r>
              <w:rPr>
                <w:noProof/>
                <w:webHidden/>
              </w:rPr>
              <w:t>13</w:t>
            </w:r>
            <w:r>
              <w:rPr>
                <w:noProof/>
                <w:webHidden/>
              </w:rPr>
              <w:fldChar w:fldCharType="end"/>
            </w:r>
          </w:hyperlink>
        </w:p>
        <w:p w14:paraId="04EE6102" w14:textId="77FEEED6"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057" w:history="1">
            <w:r w:rsidRPr="007C2FB1">
              <w:rPr>
                <w:rStyle w:val="Hipervnculo"/>
                <w:noProof/>
                <w:lang w:val="es-CO"/>
              </w:rPr>
              <w:t>3.1.7</w:t>
            </w:r>
            <w:r>
              <w:rPr>
                <w:rFonts w:asciiTheme="minorHAnsi" w:hAnsiTheme="minorHAnsi"/>
                <w:noProof/>
                <w:kern w:val="2"/>
                <w:sz w:val="24"/>
                <w:szCs w:val="24"/>
                <w:lang w:val="es-CO" w:eastAsia="es-CO"/>
                <w14:ligatures w14:val="standardContextual"/>
              </w:rPr>
              <w:tab/>
            </w:r>
            <w:r w:rsidRPr="007C2FB1">
              <w:rPr>
                <w:rStyle w:val="Hipervnculo"/>
                <w:noProof/>
                <w:lang w:val="es-CO"/>
              </w:rPr>
              <w:t>Gobierno de datos bajo MAGI 2.0</w:t>
            </w:r>
            <w:r>
              <w:rPr>
                <w:noProof/>
                <w:webHidden/>
              </w:rPr>
              <w:tab/>
            </w:r>
            <w:r>
              <w:rPr>
                <w:noProof/>
                <w:webHidden/>
              </w:rPr>
              <w:fldChar w:fldCharType="begin"/>
            </w:r>
            <w:r>
              <w:rPr>
                <w:noProof/>
                <w:webHidden/>
              </w:rPr>
              <w:instrText xml:space="preserve"> PAGEREF _Toc240576057 \h </w:instrText>
            </w:r>
            <w:r>
              <w:rPr>
                <w:noProof/>
                <w:webHidden/>
              </w:rPr>
            </w:r>
            <w:r>
              <w:rPr>
                <w:noProof/>
                <w:webHidden/>
              </w:rPr>
              <w:fldChar w:fldCharType="separate"/>
            </w:r>
            <w:r>
              <w:rPr>
                <w:noProof/>
                <w:webHidden/>
              </w:rPr>
              <w:t>14</w:t>
            </w:r>
            <w:r>
              <w:rPr>
                <w:noProof/>
                <w:webHidden/>
              </w:rPr>
              <w:fldChar w:fldCharType="end"/>
            </w:r>
          </w:hyperlink>
        </w:p>
        <w:p w14:paraId="480C4A2A" w14:textId="2AAD1863"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058" w:history="1">
            <w:r w:rsidRPr="007C2FB1">
              <w:rPr>
                <w:rStyle w:val="Hipervnculo"/>
                <w:noProof/>
                <w:lang w:val="es-CO"/>
              </w:rPr>
              <w:t>3.1.8</w:t>
            </w:r>
            <w:r>
              <w:rPr>
                <w:rFonts w:asciiTheme="minorHAnsi" w:hAnsiTheme="minorHAnsi"/>
                <w:noProof/>
                <w:kern w:val="2"/>
                <w:sz w:val="24"/>
                <w:szCs w:val="24"/>
                <w:lang w:val="es-CO" w:eastAsia="es-CO"/>
                <w14:ligatures w14:val="standardContextual"/>
              </w:rPr>
              <w:tab/>
            </w:r>
            <w:r w:rsidRPr="007C2FB1">
              <w:rPr>
                <w:rStyle w:val="Hipervnculo"/>
                <w:noProof/>
                <w:lang w:val="es-CO"/>
              </w:rPr>
              <w:t>Gobierno de IA</w:t>
            </w:r>
            <w:r>
              <w:rPr>
                <w:noProof/>
                <w:webHidden/>
              </w:rPr>
              <w:tab/>
            </w:r>
            <w:r>
              <w:rPr>
                <w:noProof/>
                <w:webHidden/>
              </w:rPr>
              <w:fldChar w:fldCharType="begin"/>
            </w:r>
            <w:r>
              <w:rPr>
                <w:noProof/>
                <w:webHidden/>
              </w:rPr>
              <w:instrText xml:space="preserve"> PAGEREF _Toc240576058 \h </w:instrText>
            </w:r>
            <w:r>
              <w:rPr>
                <w:noProof/>
                <w:webHidden/>
              </w:rPr>
            </w:r>
            <w:r>
              <w:rPr>
                <w:noProof/>
                <w:webHidden/>
              </w:rPr>
              <w:fldChar w:fldCharType="separate"/>
            </w:r>
            <w:r>
              <w:rPr>
                <w:noProof/>
                <w:webHidden/>
              </w:rPr>
              <w:t>15</w:t>
            </w:r>
            <w:r>
              <w:rPr>
                <w:noProof/>
                <w:webHidden/>
              </w:rPr>
              <w:fldChar w:fldCharType="end"/>
            </w:r>
          </w:hyperlink>
        </w:p>
        <w:p w14:paraId="1A860F31" w14:textId="40C66A32"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059" w:history="1">
            <w:r w:rsidRPr="007C2FB1">
              <w:rPr>
                <w:rStyle w:val="Hipervnculo"/>
                <w:noProof/>
                <w:lang w:val="es-CO"/>
              </w:rPr>
              <w:t>3.1.9</w:t>
            </w:r>
            <w:r>
              <w:rPr>
                <w:rFonts w:asciiTheme="minorHAnsi" w:hAnsiTheme="minorHAnsi"/>
                <w:noProof/>
                <w:kern w:val="2"/>
                <w:sz w:val="24"/>
                <w:szCs w:val="24"/>
                <w:lang w:val="es-CO" w:eastAsia="es-CO"/>
                <w14:ligatures w14:val="standardContextual"/>
              </w:rPr>
              <w:tab/>
            </w:r>
            <w:r w:rsidRPr="007C2FB1">
              <w:rPr>
                <w:rStyle w:val="Hipervnculo"/>
                <w:noProof/>
                <w:lang w:val="es-CO"/>
              </w:rPr>
              <w:t>Observabilidad y operación de la solución</w:t>
            </w:r>
            <w:r>
              <w:rPr>
                <w:noProof/>
                <w:webHidden/>
              </w:rPr>
              <w:tab/>
            </w:r>
            <w:r>
              <w:rPr>
                <w:noProof/>
                <w:webHidden/>
              </w:rPr>
              <w:fldChar w:fldCharType="begin"/>
            </w:r>
            <w:r>
              <w:rPr>
                <w:noProof/>
                <w:webHidden/>
              </w:rPr>
              <w:instrText xml:space="preserve"> PAGEREF _Toc240576059 \h </w:instrText>
            </w:r>
            <w:r>
              <w:rPr>
                <w:noProof/>
                <w:webHidden/>
              </w:rPr>
            </w:r>
            <w:r>
              <w:rPr>
                <w:noProof/>
                <w:webHidden/>
              </w:rPr>
              <w:fldChar w:fldCharType="separate"/>
            </w:r>
            <w:r>
              <w:rPr>
                <w:noProof/>
                <w:webHidden/>
              </w:rPr>
              <w:t>15</w:t>
            </w:r>
            <w:r>
              <w:rPr>
                <w:noProof/>
                <w:webHidden/>
              </w:rPr>
              <w:fldChar w:fldCharType="end"/>
            </w:r>
          </w:hyperlink>
        </w:p>
        <w:p w14:paraId="24018DCA" w14:textId="6336196C"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60" w:history="1">
            <w:r w:rsidRPr="007C2FB1">
              <w:rPr>
                <w:rStyle w:val="Hipervnculo"/>
                <w:noProof/>
              </w:rPr>
              <w:t>3.1.10</w:t>
            </w:r>
            <w:r>
              <w:rPr>
                <w:rFonts w:asciiTheme="minorHAnsi" w:hAnsiTheme="minorHAnsi"/>
                <w:noProof/>
                <w:kern w:val="2"/>
                <w:sz w:val="24"/>
                <w:szCs w:val="24"/>
                <w:lang w:val="es-CO" w:eastAsia="es-CO"/>
                <w14:ligatures w14:val="standardContextual"/>
              </w:rPr>
              <w:tab/>
            </w:r>
            <w:r w:rsidRPr="007C2FB1">
              <w:rPr>
                <w:rStyle w:val="Hipervnculo"/>
                <w:noProof/>
              </w:rPr>
              <w:t>Habilitación para consumo y reutilización</w:t>
            </w:r>
            <w:r>
              <w:rPr>
                <w:noProof/>
                <w:webHidden/>
              </w:rPr>
              <w:tab/>
            </w:r>
            <w:r>
              <w:rPr>
                <w:noProof/>
                <w:webHidden/>
              </w:rPr>
              <w:fldChar w:fldCharType="begin"/>
            </w:r>
            <w:r>
              <w:rPr>
                <w:noProof/>
                <w:webHidden/>
              </w:rPr>
              <w:instrText xml:space="preserve"> PAGEREF _Toc240576060 \h </w:instrText>
            </w:r>
            <w:r>
              <w:rPr>
                <w:noProof/>
                <w:webHidden/>
              </w:rPr>
            </w:r>
            <w:r>
              <w:rPr>
                <w:noProof/>
                <w:webHidden/>
              </w:rPr>
              <w:fldChar w:fldCharType="separate"/>
            </w:r>
            <w:r>
              <w:rPr>
                <w:noProof/>
                <w:webHidden/>
              </w:rPr>
              <w:t>16</w:t>
            </w:r>
            <w:r>
              <w:rPr>
                <w:noProof/>
                <w:webHidden/>
              </w:rPr>
              <w:fldChar w:fldCharType="end"/>
            </w:r>
          </w:hyperlink>
        </w:p>
        <w:p w14:paraId="6AA940B1" w14:textId="454FFD7E"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61" w:history="1">
            <w:r w:rsidRPr="007C2FB1">
              <w:rPr>
                <w:rStyle w:val="Hipervnculo"/>
                <w:noProof/>
                <w:lang w:val="es-CO"/>
              </w:rPr>
              <w:t>3.1.11</w:t>
            </w:r>
            <w:r>
              <w:rPr>
                <w:rFonts w:asciiTheme="minorHAnsi" w:hAnsiTheme="minorHAnsi"/>
                <w:noProof/>
                <w:kern w:val="2"/>
                <w:sz w:val="24"/>
                <w:szCs w:val="24"/>
                <w:lang w:val="es-CO" w:eastAsia="es-CO"/>
                <w14:ligatures w14:val="standardContextual"/>
              </w:rPr>
              <w:tab/>
            </w:r>
            <w:r w:rsidRPr="007C2FB1">
              <w:rPr>
                <w:rStyle w:val="Hipervnculo"/>
                <w:noProof/>
                <w:lang w:val="es-CO"/>
              </w:rPr>
              <w:t>DevSecOps, DataOps y automatización de despliegues</w:t>
            </w:r>
            <w:r>
              <w:rPr>
                <w:noProof/>
                <w:webHidden/>
              </w:rPr>
              <w:tab/>
            </w:r>
            <w:r>
              <w:rPr>
                <w:noProof/>
                <w:webHidden/>
              </w:rPr>
              <w:fldChar w:fldCharType="begin"/>
            </w:r>
            <w:r>
              <w:rPr>
                <w:noProof/>
                <w:webHidden/>
              </w:rPr>
              <w:instrText xml:space="preserve"> PAGEREF _Toc240576061 \h </w:instrText>
            </w:r>
            <w:r>
              <w:rPr>
                <w:noProof/>
                <w:webHidden/>
              </w:rPr>
            </w:r>
            <w:r>
              <w:rPr>
                <w:noProof/>
                <w:webHidden/>
              </w:rPr>
              <w:fldChar w:fldCharType="separate"/>
            </w:r>
            <w:r>
              <w:rPr>
                <w:noProof/>
                <w:webHidden/>
              </w:rPr>
              <w:t>16</w:t>
            </w:r>
            <w:r>
              <w:rPr>
                <w:noProof/>
                <w:webHidden/>
              </w:rPr>
              <w:fldChar w:fldCharType="end"/>
            </w:r>
          </w:hyperlink>
        </w:p>
        <w:p w14:paraId="7A23BCFC" w14:textId="65776A10"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62" w:history="1">
            <w:r w:rsidRPr="007C2FB1">
              <w:rPr>
                <w:rStyle w:val="Hipervnculo"/>
                <w:noProof/>
                <w:lang w:val="es-CO"/>
              </w:rPr>
              <w:t>3.1.12</w:t>
            </w:r>
            <w:r>
              <w:rPr>
                <w:rFonts w:asciiTheme="minorHAnsi" w:hAnsiTheme="minorHAnsi"/>
                <w:noProof/>
                <w:kern w:val="2"/>
                <w:sz w:val="24"/>
                <w:szCs w:val="24"/>
                <w:lang w:val="es-CO" w:eastAsia="es-CO"/>
                <w14:ligatures w14:val="standardContextual"/>
              </w:rPr>
              <w:tab/>
            </w:r>
            <w:r w:rsidRPr="007C2FB1">
              <w:rPr>
                <w:rStyle w:val="Hipervnculo"/>
                <w:noProof/>
                <w:lang w:val="es-CO"/>
              </w:rPr>
              <w:t>Documentación y transferencia de conocimiento</w:t>
            </w:r>
            <w:r>
              <w:rPr>
                <w:noProof/>
                <w:webHidden/>
              </w:rPr>
              <w:tab/>
            </w:r>
            <w:r>
              <w:rPr>
                <w:noProof/>
                <w:webHidden/>
              </w:rPr>
              <w:fldChar w:fldCharType="begin"/>
            </w:r>
            <w:r>
              <w:rPr>
                <w:noProof/>
                <w:webHidden/>
              </w:rPr>
              <w:instrText xml:space="preserve"> PAGEREF _Toc240576062 \h </w:instrText>
            </w:r>
            <w:r>
              <w:rPr>
                <w:noProof/>
                <w:webHidden/>
              </w:rPr>
            </w:r>
            <w:r>
              <w:rPr>
                <w:noProof/>
                <w:webHidden/>
              </w:rPr>
              <w:fldChar w:fldCharType="separate"/>
            </w:r>
            <w:r>
              <w:rPr>
                <w:noProof/>
                <w:webHidden/>
              </w:rPr>
              <w:t>16</w:t>
            </w:r>
            <w:r>
              <w:rPr>
                <w:noProof/>
                <w:webHidden/>
              </w:rPr>
              <w:fldChar w:fldCharType="end"/>
            </w:r>
          </w:hyperlink>
        </w:p>
        <w:p w14:paraId="481604F6" w14:textId="1F32FCA4"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63" w:history="1">
            <w:r w:rsidRPr="007C2FB1">
              <w:rPr>
                <w:rStyle w:val="Hipervnculo"/>
                <w:noProof/>
                <w:lang w:val="es-CO"/>
              </w:rPr>
              <w:t>3.1.13</w:t>
            </w:r>
            <w:r>
              <w:rPr>
                <w:rFonts w:asciiTheme="minorHAnsi" w:hAnsiTheme="minorHAnsi"/>
                <w:noProof/>
                <w:kern w:val="2"/>
                <w:sz w:val="24"/>
                <w:szCs w:val="24"/>
                <w:lang w:val="es-CO" w:eastAsia="es-CO"/>
                <w14:ligatures w14:val="standardContextual"/>
              </w:rPr>
              <w:tab/>
            </w:r>
            <w:r w:rsidRPr="007C2FB1">
              <w:rPr>
                <w:rStyle w:val="Hipervnculo"/>
                <w:noProof/>
                <w:lang w:val="es-CO"/>
              </w:rPr>
              <w:t>Arquitectura de referencia de la solución Dominio Salud</w:t>
            </w:r>
            <w:r>
              <w:rPr>
                <w:noProof/>
                <w:webHidden/>
              </w:rPr>
              <w:tab/>
            </w:r>
            <w:r>
              <w:rPr>
                <w:noProof/>
                <w:webHidden/>
              </w:rPr>
              <w:fldChar w:fldCharType="begin"/>
            </w:r>
            <w:r>
              <w:rPr>
                <w:noProof/>
                <w:webHidden/>
              </w:rPr>
              <w:instrText xml:space="preserve"> PAGEREF _Toc240576063 \h </w:instrText>
            </w:r>
            <w:r>
              <w:rPr>
                <w:noProof/>
                <w:webHidden/>
              </w:rPr>
            </w:r>
            <w:r>
              <w:rPr>
                <w:noProof/>
                <w:webHidden/>
              </w:rPr>
              <w:fldChar w:fldCharType="separate"/>
            </w:r>
            <w:r>
              <w:rPr>
                <w:noProof/>
                <w:webHidden/>
              </w:rPr>
              <w:t>17</w:t>
            </w:r>
            <w:r>
              <w:rPr>
                <w:noProof/>
                <w:webHidden/>
              </w:rPr>
              <w:fldChar w:fldCharType="end"/>
            </w:r>
          </w:hyperlink>
        </w:p>
        <w:p w14:paraId="0FC91D1F" w14:textId="29EC5298"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64" w:history="1">
            <w:r w:rsidRPr="007C2FB1">
              <w:rPr>
                <w:rStyle w:val="Hipervnculo"/>
                <w:noProof/>
                <w:lang w:val="es-CO"/>
              </w:rPr>
              <w:t>3.1.14</w:t>
            </w:r>
            <w:r>
              <w:rPr>
                <w:rFonts w:asciiTheme="minorHAnsi" w:hAnsiTheme="minorHAnsi"/>
                <w:noProof/>
                <w:kern w:val="2"/>
                <w:sz w:val="24"/>
                <w:szCs w:val="24"/>
                <w:lang w:val="es-CO" w:eastAsia="es-CO"/>
                <w14:ligatures w14:val="standardContextual"/>
              </w:rPr>
              <w:tab/>
            </w:r>
            <w:r w:rsidRPr="007C2FB1">
              <w:rPr>
                <w:rStyle w:val="Hipervnculo"/>
                <w:noProof/>
                <w:lang w:val="es-CO"/>
              </w:rPr>
              <w:t>Arquitectura de referencia de la solución servidor terminológico</w:t>
            </w:r>
            <w:r>
              <w:rPr>
                <w:noProof/>
                <w:webHidden/>
              </w:rPr>
              <w:tab/>
            </w:r>
            <w:r>
              <w:rPr>
                <w:noProof/>
                <w:webHidden/>
              </w:rPr>
              <w:fldChar w:fldCharType="begin"/>
            </w:r>
            <w:r>
              <w:rPr>
                <w:noProof/>
                <w:webHidden/>
              </w:rPr>
              <w:instrText xml:space="preserve"> PAGEREF _Toc240576064 \h </w:instrText>
            </w:r>
            <w:r>
              <w:rPr>
                <w:noProof/>
                <w:webHidden/>
              </w:rPr>
            </w:r>
            <w:r>
              <w:rPr>
                <w:noProof/>
                <w:webHidden/>
              </w:rPr>
              <w:fldChar w:fldCharType="separate"/>
            </w:r>
            <w:r>
              <w:rPr>
                <w:noProof/>
                <w:webHidden/>
              </w:rPr>
              <w:t>19</w:t>
            </w:r>
            <w:r>
              <w:rPr>
                <w:noProof/>
                <w:webHidden/>
              </w:rPr>
              <w:fldChar w:fldCharType="end"/>
            </w:r>
          </w:hyperlink>
        </w:p>
        <w:p w14:paraId="316EFA3D" w14:textId="4CCFE2BE"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065" w:history="1">
            <w:r w:rsidRPr="007C2FB1">
              <w:rPr>
                <w:rStyle w:val="Hipervnculo"/>
                <w:noProof/>
              </w:rPr>
              <w:t>3.2</w:t>
            </w:r>
            <w:r>
              <w:rPr>
                <w:rFonts w:asciiTheme="minorHAnsi" w:hAnsiTheme="minorHAnsi"/>
                <w:noProof/>
                <w:kern w:val="2"/>
                <w:sz w:val="24"/>
                <w:szCs w:val="24"/>
                <w:lang w:val="es-CO" w:eastAsia="es-CO"/>
                <w14:ligatures w14:val="standardContextual"/>
              </w:rPr>
              <w:tab/>
            </w:r>
            <w:r w:rsidRPr="007C2FB1">
              <w:rPr>
                <w:rStyle w:val="Hipervnculo"/>
                <w:noProof/>
              </w:rPr>
              <w:t>Plataforma Federada de Inteligencia en Salud - AlejandrIA</w:t>
            </w:r>
            <w:r>
              <w:rPr>
                <w:noProof/>
                <w:webHidden/>
              </w:rPr>
              <w:tab/>
            </w:r>
            <w:r>
              <w:rPr>
                <w:noProof/>
                <w:webHidden/>
              </w:rPr>
              <w:fldChar w:fldCharType="begin"/>
            </w:r>
            <w:r>
              <w:rPr>
                <w:noProof/>
                <w:webHidden/>
              </w:rPr>
              <w:instrText xml:space="preserve"> PAGEREF _Toc240576065 \h </w:instrText>
            </w:r>
            <w:r>
              <w:rPr>
                <w:noProof/>
                <w:webHidden/>
              </w:rPr>
            </w:r>
            <w:r>
              <w:rPr>
                <w:noProof/>
                <w:webHidden/>
              </w:rPr>
              <w:fldChar w:fldCharType="separate"/>
            </w:r>
            <w:r>
              <w:rPr>
                <w:noProof/>
                <w:webHidden/>
              </w:rPr>
              <w:t>20</w:t>
            </w:r>
            <w:r>
              <w:rPr>
                <w:noProof/>
                <w:webHidden/>
              </w:rPr>
              <w:fldChar w:fldCharType="end"/>
            </w:r>
          </w:hyperlink>
        </w:p>
        <w:p w14:paraId="0982D70C" w14:textId="040199DB"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066" w:history="1">
            <w:r w:rsidRPr="007C2FB1">
              <w:rPr>
                <w:rStyle w:val="Hipervnculo"/>
                <w:noProof/>
              </w:rPr>
              <w:t>3.2.1</w:t>
            </w:r>
            <w:r>
              <w:rPr>
                <w:rFonts w:asciiTheme="minorHAnsi" w:hAnsiTheme="minorHAnsi"/>
                <w:noProof/>
                <w:kern w:val="2"/>
                <w:sz w:val="24"/>
                <w:szCs w:val="24"/>
                <w:lang w:val="es-CO" w:eastAsia="es-CO"/>
                <w14:ligatures w14:val="standardContextual"/>
              </w:rPr>
              <w:tab/>
            </w:r>
            <w:r w:rsidRPr="007C2FB1">
              <w:rPr>
                <w:rStyle w:val="Hipervnculo"/>
                <w:noProof/>
              </w:rPr>
              <w:t>Arquitectura fundacional de la plataforma</w:t>
            </w:r>
            <w:r>
              <w:rPr>
                <w:noProof/>
                <w:webHidden/>
              </w:rPr>
              <w:tab/>
            </w:r>
            <w:r>
              <w:rPr>
                <w:noProof/>
                <w:webHidden/>
              </w:rPr>
              <w:fldChar w:fldCharType="begin"/>
            </w:r>
            <w:r>
              <w:rPr>
                <w:noProof/>
                <w:webHidden/>
              </w:rPr>
              <w:instrText xml:space="preserve"> PAGEREF _Toc240576066 \h </w:instrText>
            </w:r>
            <w:r>
              <w:rPr>
                <w:noProof/>
                <w:webHidden/>
              </w:rPr>
            </w:r>
            <w:r>
              <w:rPr>
                <w:noProof/>
                <w:webHidden/>
              </w:rPr>
              <w:fldChar w:fldCharType="separate"/>
            </w:r>
            <w:r>
              <w:rPr>
                <w:noProof/>
                <w:webHidden/>
              </w:rPr>
              <w:t>20</w:t>
            </w:r>
            <w:r>
              <w:rPr>
                <w:noProof/>
                <w:webHidden/>
              </w:rPr>
              <w:fldChar w:fldCharType="end"/>
            </w:r>
          </w:hyperlink>
        </w:p>
        <w:p w14:paraId="7B809583" w14:textId="3640E04E"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067" w:history="1">
            <w:r w:rsidRPr="007C2FB1">
              <w:rPr>
                <w:rStyle w:val="Hipervnculo"/>
                <w:noProof/>
              </w:rPr>
              <w:t>3.2.2</w:t>
            </w:r>
            <w:r>
              <w:rPr>
                <w:rFonts w:asciiTheme="minorHAnsi" w:hAnsiTheme="minorHAnsi"/>
                <w:noProof/>
                <w:kern w:val="2"/>
                <w:sz w:val="24"/>
                <w:szCs w:val="24"/>
                <w:lang w:val="es-CO" w:eastAsia="es-CO"/>
                <w14:ligatures w14:val="standardContextual"/>
              </w:rPr>
              <w:tab/>
            </w:r>
            <w:r w:rsidRPr="007C2FB1">
              <w:rPr>
                <w:rStyle w:val="Hipervnculo"/>
                <w:noProof/>
              </w:rPr>
              <w:t>Modelo de datos federado</w:t>
            </w:r>
            <w:r>
              <w:rPr>
                <w:noProof/>
                <w:webHidden/>
              </w:rPr>
              <w:tab/>
            </w:r>
            <w:r>
              <w:rPr>
                <w:noProof/>
                <w:webHidden/>
              </w:rPr>
              <w:fldChar w:fldCharType="begin"/>
            </w:r>
            <w:r>
              <w:rPr>
                <w:noProof/>
                <w:webHidden/>
              </w:rPr>
              <w:instrText xml:space="preserve"> PAGEREF _Toc240576067 \h </w:instrText>
            </w:r>
            <w:r>
              <w:rPr>
                <w:noProof/>
                <w:webHidden/>
              </w:rPr>
            </w:r>
            <w:r>
              <w:rPr>
                <w:noProof/>
                <w:webHidden/>
              </w:rPr>
              <w:fldChar w:fldCharType="separate"/>
            </w:r>
            <w:r>
              <w:rPr>
                <w:noProof/>
                <w:webHidden/>
              </w:rPr>
              <w:t>21</w:t>
            </w:r>
            <w:r>
              <w:rPr>
                <w:noProof/>
                <w:webHidden/>
              </w:rPr>
              <w:fldChar w:fldCharType="end"/>
            </w:r>
          </w:hyperlink>
        </w:p>
        <w:p w14:paraId="0EF4BE99" w14:textId="3487A081"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068" w:history="1">
            <w:r w:rsidRPr="007C2FB1">
              <w:rPr>
                <w:rStyle w:val="Hipervnculo"/>
                <w:noProof/>
                <w:lang w:val="nl-NL"/>
              </w:rPr>
              <w:t>3.2.3</w:t>
            </w:r>
            <w:r>
              <w:rPr>
                <w:rFonts w:asciiTheme="minorHAnsi" w:hAnsiTheme="minorHAnsi"/>
                <w:noProof/>
                <w:kern w:val="2"/>
                <w:sz w:val="24"/>
                <w:szCs w:val="24"/>
                <w:lang w:val="es-CO" w:eastAsia="es-CO"/>
                <w14:ligatures w14:val="standardContextual"/>
              </w:rPr>
              <w:tab/>
            </w:r>
            <w:r w:rsidRPr="007C2FB1">
              <w:rPr>
                <w:rStyle w:val="Hipervnculo"/>
                <w:noProof/>
                <w:lang w:val="nl-NL"/>
              </w:rPr>
              <w:t>Framework de onboarding de Data Partners</w:t>
            </w:r>
            <w:r>
              <w:rPr>
                <w:noProof/>
                <w:webHidden/>
              </w:rPr>
              <w:tab/>
            </w:r>
            <w:r>
              <w:rPr>
                <w:noProof/>
                <w:webHidden/>
              </w:rPr>
              <w:fldChar w:fldCharType="begin"/>
            </w:r>
            <w:r>
              <w:rPr>
                <w:noProof/>
                <w:webHidden/>
              </w:rPr>
              <w:instrText xml:space="preserve"> PAGEREF _Toc240576068 \h </w:instrText>
            </w:r>
            <w:r>
              <w:rPr>
                <w:noProof/>
                <w:webHidden/>
              </w:rPr>
            </w:r>
            <w:r>
              <w:rPr>
                <w:noProof/>
                <w:webHidden/>
              </w:rPr>
              <w:fldChar w:fldCharType="separate"/>
            </w:r>
            <w:r>
              <w:rPr>
                <w:noProof/>
                <w:webHidden/>
              </w:rPr>
              <w:t>22</w:t>
            </w:r>
            <w:r>
              <w:rPr>
                <w:noProof/>
                <w:webHidden/>
              </w:rPr>
              <w:fldChar w:fldCharType="end"/>
            </w:r>
          </w:hyperlink>
        </w:p>
        <w:p w14:paraId="5E40BEBC" w14:textId="7C6B9F82"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069" w:history="1">
            <w:r w:rsidRPr="007C2FB1">
              <w:rPr>
                <w:rStyle w:val="Hipervnculo"/>
                <w:noProof/>
              </w:rPr>
              <w:t>3.2.4</w:t>
            </w:r>
            <w:r>
              <w:rPr>
                <w:rFonts w:asciiTheme="minorHAnsi" w:hAnsiTheme="minorHAnsi"/>
                <w:noProof/>
                <w:kern w:val="2"/>
                <w:sz w:val="24"/>
                <w:szCs w:val="24"/>
                <w:lang w:val="es-CO" w:eastAsia="es-CO"/>
                <w14:ligatures w14:val="standardContextual"/>
              </w:rPr>
              <w:tab/>
            </w:r>
            <w:r w:rsidRPr="007C2FB1">
              <w:rPr>
                <w:rStyle w:val="Hipervnculo"/>
                <w:noProof/>
              </w:rPr>
              <w:t>Productos de datos</w:t>
            </w:r>
            <w:r>
              <w:rPr>
                <w:noProof/>
                <w:webHidden/>
              </w:rPr>
              <w:tab/>
            </w:r>
            <w:r>
              <w:rPr>
                <w:noProof/>
                <w:webHidden/>
              </w:rPr>
              <w:fldChar w:fldCharType="begin"/>
            </w:r>
            <w:r>
              <w:rPr>
                <w:noProof/>
                <w:webHidden/>
              </w:rPr>
              <w:instrText xml:space="preserve"> PAGEREF _Toc240576069 \h </w:instrText>
            </w:r>
            <w:r>
              <w:rPr>
                <w:noProof/>
                <w:webHidden/>
              </w:rPr>
            </w:r>
            <w:r>
              <w:rPr>
                <w:noProof/>
                <w:webHidden/>
              </w:rPr>
              <w:fldChar w:fldCharType="separate"/>
            </w:r>
            <w:r>
              <w:rPr>
                <w:noProof/>
                <w:webHidden/>
              </w:rPr>
              <w:t>23</w:t>
            </w:r>
            <w:r>
              <w:rPr>
                <w:noProof/>
                <w:webHidden/>
              </w:rPr>
              <w:fldChar w:fldCharType="end"/>
            </w:r>
          </w:hyperlink>
        </w:p>
        <w:p w14:paraId="74E21340" w14:textId="0C5427A1"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070" w:history="1">
            <w:r w:rsidRPr="007C2FB1">
              <w:rPr>
                <w:rStyle w:val="Hipervnculo"/>
                <w:noProof/>
                <w:lang w:val="es-CO"/>
              </w:rPr>
              <w:t>3.2.5</w:t>
            </w:r>
            <w:r>
              <w:rPr>
                <w:rFonts w:asciiTheme="minorHAnsi" w:hAnsiTheme="minorHAnsi"/>
                <w:noProof/>
                <w:kern w:val="2"/>
                <w:sz w:val="24"/>
                <w:szCs w:val="24"/>
                <w:lang w:val="es-CO" w:eastAsia="es-CO"/>
                <w14:ligatures w14:val="standardContextual"/>
              </w:rPr>
              <w:tab/>
            </w:r>
            <w:r w:rsidRPr="007C2FB1">
              <w:rPr>
                <w:rStyle w:val="Hipervnculo"/>
                <w:noProof/>
                <w:lang w:val="es-CO"/>
              </w:rPr>
              <w:t>Capa semántica y Dominio de Conocimiento v1</w:t>
            </w:r>
            <w:r>
              <w:rPr>
                <w:noProof/>
                <w:webHidden/>
              </w:rPr>
              <w:tab/>
            </w:r>
            <w:r>
              <w:rPr>
                <w:noProof/>
                <w:webHidden/>
              </w:rPr>
              <w:fldChar w:fldCharType="begin"/>
            </w:r>
            <w:r>
              <w:rPr>
                <w:noProof/>
                <w:webHidden/>
              </w:rPr>
              <w:instrText xml:space="preserve"> PAGEREF _Toc240576070 \h </w:instrText>
            </w:r>
            <w:r>
              <w:rPr>
                <w:noProof/>
                <w:webHidden/>
              </w:rPr>
            </w:r>
            <w:r>
              <w:rPr>
                <w:noProof/>
                <w:webHidden/>
              </w:rPr>
              <w:fldChar w:fldCharType="separate"/>
            </w:r>
            <w:r>
              <w:rPr>
                <w:noProof/>
                <w:webHidden/>
              </w:rPr>
              <w:t>23</w:t>
            </w:r>
            <w:r>
              <w:rPr>
                <w:noProof/>
                <w:webHidden/>
              </w:rPr>
              <w:fldChar w:fldCharType="end"/>
            </w:r>
          </w:hyperlink>
        </w:p>
        <w:p w14:paraId="2009801A" w14:textId="551B8E6A"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071" w:history="1">
            <w:r w:rsidRPr="007C2FB1">
              <w:rPr>
                <w:rStyle w:val="Hipervnculo"/>
                <w:noProof/>
                <w:lang w:val="es-CO"/>
              </w:rPr>
              <w:t>3.2.6</w:t>
            </w:r>
            <w:r>
              <w:rPr>
                <w:rFonts w:asciiTheme="minorHAnsi" w:hAnsiTheme="minorHAnsi"/>
                <w:noProof/>
                <w:kern w:val="2"/>
                <w:sz w:val="24"/>
                <w:szCs w:val="24"/>
                <w:lang w:val="es-CO" w:eastAsia="es-CO"/>
                <w14:ligatures w14:val="standardContextual"/>
              </w:rPr>
              <w:tab/>
            </w:r>
            <w:r w:rsidRPr="007C2FB1">
              <w:rPr>
                <w:rStyle w:val="Hipervnculo"/>
                <w:noProof/>
                <w:lang w:val="es-CO"/>
              </w:rPr>
              <w:t>Backend y Servicios de plataforma</w:t>
            </w:r>
            <w:r>
              <w:rPr>
                <w:noProof/>
                <w:webHidden/>
              </w:rPr>
              <w:tab/>
            </w:r>
            <w:r>
              <w:rPr>
                <w:noProof/>
                <w:webHidden/>
              </w:rPr>
              <w:fldChar w:fldCharType="begin"/>
            </w:r>
            <w:r>
              <w:rPr>
                <w:noProof/>
                <w:webHidden/>
              </w:rPr>
              <w:instrText xml:space="preserve"> PAGEREF _Toc240576071 \h </w:instrText>
            </w:r>
            <w:r>
              <w:rPr>
                <w:noProof/>
                <w:webHidden/>
              </w:rPr>
            </w:r>
            <w:r>
              <w:rPr>
                <w:noProof/>
                <w:webHidden/>
              </w:rPr>
              <w:fldChar w:fldCharType="separate"/>
            </w:r>
            <w:r>
              <w:rPr>
                <w:noProof/>
                <w:webHidden/>
              </w:rPr>
              <w:t>24</w:t>
            </w:r>
            <w:r>
              <w:rPr>
                <w:noProof/>
                <w:webHidden/>
              </w:rPr>
              <w:fldChar w:fldCharType="end"/>
            </w:r>
          </w:hyperlink>
        </w:p>
        <w:p w14:paraId="2784370B" w14:textId="53A6209E"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072" w:history="1">
            <w:r w:rsidRPr="007C2FB1">
              <w:rPr>
                <w:rStyle w:val="Hipervnculo"/>
                <w:noProof/>
              </w:rPr>
              <w:t>3.2.7</w:t>
            </w:r>
            <w:r>
              <w:rPr>
                <w:rFonts w:asciiTheme="minorHAnsi" w:hAnsiTheme="minorHAnsi"/>
                <w:noProof/>
                <w:kern w:val="2"/>
                <w:sz w:val="24"/>
                <w:szCs w:val="24"/>
                <w:lang w:val="es-CO" w:eastAsia="es-CO"/>
                <w14:ligatures w14:val="standardContextual"/>
              </w:rPr>
              <w:tab/>
            </w:r>
            <w:r w:rsidRPr="007C2FB1">
              <w:rPr>
                <w:rStyle w:val="Hipervnculo"/>
                <w:noProof/>
              </w:rPr>
              <w:t>Capacidades analíticas PHM v1</w:t>
            </w:r>
            <w:r>
              <w:rPr>
                <w:noProof/>
                <w:webHidden/>
              </w:rPr>
              <w:tab/>
            </w:r>
            <w:r>
              <w:rPr>
                <w:noProof/>
                <w:webHidden/>
              </w:rPr>
              <w:fldChar w:fldCharType="begin"/>
            </w:r>
            <w:r>
              <w:rPr>
                <w:noProof/>
                <w:webHidden/>
              </w:rPr>
              <w:instrText xml:space="preserve"> PAGEREF _Toc240576072 \h </w:instrText>
            </w:r>
            <w:r>
              <w:rPr>
                <w:noProof/>
                <w:webHidden/>
              </w:rPr>
            </w:r>
            <w:r>
              <w:rPr>
                <w:noProof/>
                <w:webHidden/>
              </w:rPr>
              <w:fldChar w:fldCharType="separate"/>
            </w:r>
            <w:r>
              <w:rPr>
                <w:noProof/>
                <w:webHidden/>
              </w:rPr>
              <w:t>25</w:t>
            </w:r>
            <w:r>
              <w:rPr>
                <w:noProof/>
                <w:webHidden/>
              </w:rPr>
              <w:fldChar w:fldCharType="end"/>
            </w:r>
          </w:hyperlink>
        </w:p>
        <w:p w14:paraId="1640736C" w14:textId="172EF86E"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073" w:history="1">
            <w:r w:rsidRPr="007C2FB1">
              <w:rPr>
                <w:rStyle w:val="Hipervnculo"/>
                <w:noProof/>
              </w:rPr>
              <w:t>3.2.8</w:t>
            </w:r>
            <w:r>
              <w:rPr>
                <w:rFonts w:asciiTheme="minorHAnsi" w:hAnsiTheme="minorHAnsi"/>
                <w:noProof/>
                <w:kern w:val="2"/>
                <w:sz w:val="24"/>
                <w:szCs w:val="24"/>
                <w:lang w:val="es-CO" w:eastAsia="es-CO"/>
                <w14:ligatures w14:val="standardContextual"/>
              </w:rPr>
              <w:tab/>
            </w:r>
            <w:r w:rsidRPr="007C2FB1">
              <w:rPr>
                <w:rStyle w:val="Hipervnculo"/>
                <w:noProof/>
              </w:rPr>
              <w:t>Capacidades analíticas RWE v1</w:t>
            </w:r>
            <w:r>
              <w:rPr>
                <w:noProof/>
                <w:webHidden/>
              </w:rPr>
              <w:tab/>
            </w:r>
            <w:r>
              <w:rPr>
                <w:noProof/>
                <w:webHidden/>
              </w:rPr>
              <w:fldChar w:fldCharType="begin"/>
            </w:r>
            <w:r>
              <w:rPr>
                <w:noProof/>
                <w:webHidden/>
              </w:rPr>
              <w:instrText xml:space="preserve"> PAGEREF _Toc240576073 \h </w:instrText>
            </w:r>
            <w:r>
              <w:rPr>
                <w:noProof/>
                <w:webHidden/>
              </w:rPr>
            </w:r>
            <w:r>
              <w:rPr>
                <w:noProof/>
                <w:webHidden/>
              </w:rPr>
              <w:fldChar w:fldCharType="separate"/>
            </w:r>
            <w:r>
              <w:rPr>
                <w:noProof/>
                <w:webHidden/>
              </w:rPr>
              <w:t>26</w:t>
            </w:r>
            <w:r>
              <w:rPr>
                <w:noProof/>
                <w:webHidden/>
              </w:rPr>
              <w:fldChar w:fldCharType="end"/>
            </w:r>
          </w:hyperlink>
        </w:p>
        <w:p w14:paraId="4198A238" w14:textId="32B304F9"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074" w:history="1">
            <w:r w:rsidRPr="007C2FB1">
              <w:rPr>
                <w:rStyle w:val="Hipervnculo"/>
                <w:noProof/>
                <w:lang w:val="es-ES"/>
              </w:rPr>
              <w:t>3.2.9</w:t>
            </w:r>
            <w:r>
              <w:rPr>
                <w:rFonts w:asciiTheme="minorHAnsi" w:hAnsiTheme="minorHAnsi"/>
                <w:noProof/>
                <w:kern w:val="2"/>
                <w:sz w:val="24"/>
                <w:szCs w:val="24"/>
                <w:lang w:val="es-CO" w:eastAsia="es-CO"/>
                <w14:ligatures w14:val="standardContextual"/>
              </w:rPr>
              <w:tab/>
            </w:r>
            <w:r w:rsidRPr="007C2FB1">
              <w:rPr>
                <w:rStyle w:val="Hipervnculo"/>
                <w:noProof/>
                <w:lang w:val="es-ES"/>
              </w:rPr>
              <w:t>Agentes inteligentes PHM y RWE v1</w:t>
            </w:r>
            <w:r>
              <w:rPr>
                <w:noProof/>
                <w:webHidden/>
              </w:rPr>
              <w:tab/>
            </w:r>
            <w:r>
              <w:rPr>
                <w:noProof/>
                <w:webHidden/>
              </w:rPr>
              <w:fldChar w:fldCharType="begin"/>
            </w:r>
            <w:r>
              <w:rPr>
                <w:noProof/>
                <w:webHidden/>
              </w:rPr>
              <w:instrText xml:space="preserve"> PAGEREF _Toc240576074 \h </w:instrText>
            </w:r>
            <w:r>
              <w:rPr>
                <w:noProof/>
                <w:webHidden/>
              </w:rPr>
            </w:r>
            <w:r>
              <w:rPr>
                <w:noProof/>
                <w:webHidden/>
              </w:rPr>
              <w:fldChar w:fldCharType="separate"/>
            </w:r>
            <w:r>
              <w:rPr>
                <w:noProof/>
                <w:webHidden/>
              </w:rPr>
              <w:t>26</w:t>
            </w:r>
            <w:r>
              <w:rPr>
                <w:noProof/>
                <w:webHidden/>
              </w:rPr>
              <w:fldChar w:fldCharType="end"/>
            </w:r>
          </w:hyperlink>
        </w:p>
        <w:p w14:paraId="179409B9" w14:textId="6126F144"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75" w:history="1">
            <w:r w:rsidRPr="007C2FB1">
              <w:rPr>
                <w:rStyle w:val="Hipervnculo"/>
                <w:noProof/>
                <w:lang w:val="es-CO"/>
              </w:rPr>
              <w:t>3.2.10</w:t>
            </w:r>
            <w:r>
              <w:rPr>
                <w:rFonts w:asciiTheme="minorHAnsi" w:hAnsiTheme="minorHAnsi"/>
                <w:noProof/>
                <w:kern w:val="2"/>
                <w:sz w:val="24"/>
                <w:szCs w:val="24"/>
                <w:lang w:val="es-CO" w:eastAsia="es-CO"/>
                <w14:ligatures w14:val="standardContextual"/>
              </w:rPr>
              <w:tab/>
            </w:r>
            <w:r w:rsidRPr="007C2FB1">
              <w:rPr>
                <w:rStyle w:val="Hipervnculo"/>
                <w:noProof/>
                <w:lang w:val="es-CO"/>
              </w:rPr>
              <w:t>Panel de Administración de Federación v1</w:t>
            </w:r>
            <w:r>
              <w:rPr>
                <w:noProof/>
                <w:webHidden/>
              </w:rPr>
              <w:tab/>
            </w:r>
            <w:r>
              <w:rPr>
                <w:noProof/>
                <w:webHidden/>
              </w:rPr>
              <w:fldChar w:fldCharType="begin"/>
            </w:r>
            <w:r>
              <w:rPr>
                <w:noProof/>
                <w:webHidden/>
              </w:rPr>
              <w:instrText xml:space="preserve"> PAGEREF _Toc240576075 \h </w:instrText>
            </w:r>
            <w:r>
              <w:rPr>
                <w:noProof/>
                <w:webHidden/>
              </w:rPr>
            </w:r>
            <w:r>
              <w:rPr>
                <w:noProof/>
                <w:webHidden/>
              </w:rPr>
              <w:fldChar w:fldCharType="separate"/>
            </w:r>
            <w:r>
              <w:rPr>
                <w:noProof/>
                <w:webHidden/>
              </w:rPr>
              <w:t>27</w:t>
            </w:r>
            <w:r>
              <w:rPr>
                <w:noProof/>
                <w:webHidden/>
              </w:rPr>
              <w:fldChar w:fldCharType="end"/>
            </w:r>
          </w:hyperlink>
        </w:p>
        <w:p w14:paraId="2545CDB5" w14:textId="35EC709D"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76" w:history="1">
            <w:r w:rsidRPr="007C2FB1">
              <w:rPr>
                <w:rStyle w:val="Hipervnculo"/>
                <w:noProof/>
                <w:lang w:val="es-CO"/>
              </w:rPr>
              <w:t>3.2.11</w:t>
            </w:r>
            <w:r>
              <w:rPr>
                <w:rFonts w:asciiTheme="minorHAnsi" w:hAnsiTheme="minorHAnsi"/>
                <w:noProof/>
                <w:kern w:val="2"/>
                <w:sz w:val="24"/>
                <w:szCs w:val="24"/>
                <w:lang w:val="es-CO" w:eastAsia="es-CO"/>
                <w14:ligatures w14:val="standardContextual"/>
              </w:rPr>
              <w:tab/>
            </w:r>
            <w:r w:rsidRPr="007C2FB1">
              <w:rPr>
                <w:rStyle w:val="Hipervnculo"/>
                <w:noProof/>
                <w:lang w:val="es-CO"/>
              </w:rPr>
              <w:t>Gobierno, seguridad y control de acceso</w:t>
            </w:r>
            <w:r>
              <w:rPr>
                <w:noProof/>
                <w:webHidden/>
              </w:rPr>
              <w:tab/>
            </w:r>
            <w:r>
              <w:rPr>
                <w:noProof/>
                <w:webHidden/>
              </w:rPr>
              <w:fldChar w:fldCharType="begin"/>
            </w:r>
            <w:r>
              <w:rPr>
                <w:noProof/>
                <w:webHidden/>
              </w:rPr>
              <w:instrText xml:space="preserve"> PAGEREF _Toc240576076 \h </w:instrText>
            </w:r>
            <w:r>
              <w:rPr>
                <w:noProof/>
                <w:webHidden/>
              </w:rPr>
            </w:r>
            <w:r>
              <w:rPr>
                <w:noProof/>
                <w:webHidden/>
              </w:rPr>
              <w:fldChar w:fldCharType="separate"/>
            </w:r>
            <w:r>
              <w:rPr>
                <w:noProof/>
                <w:webHidden/>
              </w:rPr>
              <w:t>28</w:t>
            </w:r>
            <w:r>
              <w:rPr>
                <w:noProof/>
                <w:webHidden/>
              </w:rPr>
              <w:fldChar w:fldCharType="end"/>
            </w:r>
          </w:hyperlink>
        </w:p>
        <w:p w14:paraId="01F167E2" w14:textId="5457E345"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77" w:history="1">
            <w:r w:rsidRPr="007C2FB1">
              <w:rPr>
                <w:rStyle w:val="Hipervnculo"/>
                <w:noProof/>
              </w:rPr>
              <w:t>3.2.12</w:t>
            </w:r>
            <w:r>
              <w:rPr>
                <w:rFonts w:asciiTheme="minorHAnsi" w:hAnsiTheme="minorHAnsi"/>
                <w:noProof/>
                <w:kern w:val="2"/>
                <w:sz w:val="24"/>
                <w:szCs w:val="24"/>
                <w:lang w:val="es-CO" w:eastAsia="es-CO"/>
                <w14:ligatures w14:val="standardContextual"/>
              </w:rPr>
              <w:tab/>
            </w:r>
            <w:r w:rsidRPr="007C2FB1">
              <w:rPr>
                <w:rStyle w:val="Hipervnculo"/>
                <w:noProof/>
              </w:rPr>
              <w:t>Observabilidad e industrialización</w:t>
            </w:r>
            <w:r>
              <w:rPr>
                <w:noProof/>
                <w:webHidden/>
              </w:rPr>
              <w:tab/>
            </w:r>
            <w:r>
              <w:rPr>
                <w:noProof/>
                <w:webHidden/>
              </w:rPr>
              <w:fldChar w:fldCharType="begin"/>
            </w:r>
            <w:r>
              <w:rPr>
                <w:noProof/>
                <w:webHidden/>
              </w:rPr>
              <w:instrText xml:space="preserve"> PAGEREF _Toc240576077 \h </w:instrText>
            </w:r>
            <w:r>
              <w:rPr>
                <w:noProof/>
                <w:webHidden/>
              </w:rPr>
            </w:r>
            <w:r>
              <w:rPr>
                <w:noProof/>
                <w:webHidden/>
              </w:rPr>
              <w:fldChar w:fldCharType="separate"/>
            </w:r>
            <w:r>
              <w:rPr>
                <w:noProof/>
                <w:webHidden/>
              </w:rPr>
              <w:t>29</w:t>
            </w:r>
            <w:r>
              <w:rPr>
                <w:noProof/>
                <w:webHidden/>
              </w:rPr>
              <w:fldChar w:fldCharType="end"/>
            </w:r>
          </w:hyperlink>
        </w:p>
        <w:p w14:paraId="252AF563" w14:textId="5BA7C8B6"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78" w:history="1">
            <w:r w:rsidRPr="007C2FB1">
              <w:rPr>
                <w:rStyle w:val="Hipervnculo"/>
                <w:noProof/>
                <w:lang w:val="es-CO"/>
              </w:rPr>
              <w:t>3.2.13</w:t>
            </w:r>
            <w:r>
              <w:rPr>
                <w:rFonts w:asciiTheme="minorHAnsi" w:hAnsiTheme="minorHAnsi"/>
                <w:noProof/>
                <w:kern w:val="2"/>
                <w:sz w:val="24"/>
                <w:szCs w:val="24"/>
                <w:lang w:val="es-CO" w:eastAsia="es-CO"/>
                <w14:ligatures w14:val="standardContextual"/>
              </w:rPr>
              <w:tab/>
            </w:r>
            <w:r w:rsidRPr="007C2FB1">
              <w:rPr>
                <w:rStyle w:val="Hipervnculo"/>
                <w:noProof/>
                <w:lang w:val="es-CO"/>
              </w:rPr>
              <w:t>Validación end-to-end, documentación y transferencia</w:t>
            </w:r>
            <w:r>
              <w:rPr>
                <w:noProof/>
                <w:webHidden/>
              </w:rPr>
              <w:tab/>
            </w:r>
            <w:r>
              <w:rPr>
                <w:noProof/>
                <w:webHidden/>
              </w:rPr>
              <w:fldChar w:fldCharType="begin"/>
            </w:r>
            <w:r>
              <w:rPr>
                <w:noProof/>
                <w:webHidden/>
              </w:rPr>
              <w:instrText xml:space="preserve"> PAGEREF _Toc240576078 \h </w:instrText>
            </w:r>
            <w:r>
              <w:rPr>
                <w:noProof/>
                <w:webHidden/>
              </w:rPr>
            </w:r>
            <w:r>
              <w:rPr>
                <w:noProof/>
                <w:webHidden/>
              </w:rPr>
              <w:fldChar w:fldCharType="separate"/>
            </w:r>
            <w:r>
              <w:rPr>
                <w:noProof/>
                <w:webHidden/>
              </w:rPr>
              <w:t>29</w:t>
            </w:r>
            <w:r>
              <w:rPr>
                <w:noProof/>
                <w:webHidden/>
              </w:rPr>
              <w:fldChar w:fldCharType="end"/>
            </w:r>
          </w:hyperlink>
        </w:p>
        <w:p w14:paraId="7C1497DA" w14:textId="7D40F6F6"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79" w:history="1">
            <w:r w:rsidRPr="007C2FB1">
              <w:rPr>
                <w:rStyle w:val="Hipervnculo"/>
                <w:noProof/>
                <w:lang w:val="es-CO"/>
              </w:rPr>
              <w:t>3.2.14</w:t>
            </w:r>
            <w:r>
              <w:rPr>
                <w:rFonts w:asciiTheme="minorHAnsi" w:hAnsiTheme="minorHAnsi"/>
                <w:noProof/>
                <w:kern w:val="2"/>
                <w:sz w:val="24"/>
                <w:szCs w:val="24"/>
                <w:lang w:val="es-CO" w:eastAsia="es-CO"/>
                <w14:ligatures w14:val="standardContextual"/>
              </w:rPr>
              <w:tab/>
            </w:r>
            <w:r w:rsidRPr="007C2FB1">
              <w:rPr>
                <w:rStyle w:val="Hipervnculo"/>
                <w:noProof/>
                <w:lang w:val="es-CO"/>
              </w:rPr>
              <w:t>Arquitectura de referencia</w:t>
            </w:r>
            <w:r>
              <w:rPr>
                <w:noProof/>
                <w:webHidden/>
              </w:rPr>
              <w:tab/>
            </w:r>
            <w:r>
              <w:rPr>
                <w:noProof/>
                <w:webHidden/>
              </w:rPr>
              <w:fldChar w:fldCharType="begin"/>
            </w:r>
            <w:r>
              <w:rPr>
                <w:noProof/>
                <w:webHidden/>
              </w:rPr>
              <w:instrText xml:space="preserve"> PAGEREF _Toc240576079 \h </w:instrText>
            </w:r>
            <w:r>
              <w:rPr>
                <w:noProof/>
                <w:webHidden/>
              </w:rPr>
            </w:r>
            <w:r>
              <w:rPr>
                <w:noProof/>
                <w:webHidden/>
              </w:rPr>
              <w:fldChar w:fldCharType="separate"/>
            </w:r>
            <w:r>
              <w:rPr>
                <w:noProof/>
                <w:webHidden/>
              </w:rPr>
              <w:t>32</w:t>
            </w:r>
            <w:r>
              <w:rPr>
                <w:noProof/>
                <w:webHidden/>
              </w:rPr>
              <w:fldChar w:fldCharType="end"/>
            </w:r>
          </w:hyperlink>
        </w:p>
        <w:p w14:paraId="3D128294" w14:textId="3B7C187A"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80" w:history="1">
            <w:r w:rsidRPr="007C2FB1">
              <w:rPr>
                <w:rStyle w:val="Hipervnculo"/>
                <w:noProof/>
                <w:lang w:val="es-CO"/>
              </w:rPr>
              <w:t>3.2.15</w:t>
            </w:r>
            <w:r>
              <w:rPr>
                <w:rFonts w:asciiTheme="minorHAnsi" w:hAnsiTheme="minorHAnsi"/>
                <w:noProof/>
                <w:kern w:val="2"/>
                <w:sz w:val="24"/>
                <w:szCs w:val="24"/>
                <w:lang w:val="es-CO" w:eastAsia="es-CO"/>
                <w14:ligatures w14:val="standardContextual"/>
              </w:rPr>
              <w:tab/>
            </w:r>
            <w:r w:rsidRPr="007C2FB1">
              <w:rPr>
                <w:rStyle w:val="Hipervnculo"/>
                <w:noProof/>
                <w:lang w:val="es-CO"/>
              </w:rPr>
              <w:t>Frontend y Acceso</w:t>
            </w:r>
            <w:r>
              <w:rPr>
                <w:noProof/>
                <w:webHidden/>
              </w:rPr>
              <w:tab/>
            </w:r>
            <w:r>
              <w:rPr>
                <w:noProof/>
                <w:webHidden/>
              </w:rPr>
              <w:fldChar w:fldCharType="begin"/>
            </w:r>
            <w:r>
              <w:rPr>
                <w:noProof/>
                <w:webHidden/>
              </w:rPr>
              <w:instrText xml:space="preserve"> PAGEREF _Toc240576080 \h </w:instrText>
            </w:r>
            <w:r>
              <w:rPr>
                <w:noProof/>
                <w:webHidden/>
              </w:rPr>
            </w:r>
            <w:r>
              <w:rPr>
                <w:noProof/>
                <w:webHidden/>
              </w:rPr>
              <w:fldChar w:fldCharType="separate"/>
            </w:r>
            <w:r>
              <w:rPr>
                <w:noProof/>
                <w:webHidden/>
              </w:rPr>
              <w:t>33</w:t>
            </w:r>
            <w:r>
              <w:rPr>
                <w:noProof/>
                <w:webHidden/>
              </w:rPr>
              <w:fldChar w:fldCharType="end"/>
            </w:r>
          </w:hyperlink>
        </w:p>
        <w:p w14:paraId="0A282F53" w14:textId="4B566DF1"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81" w:history="1">
            <w:r w:rsidRPr="007C2FB1">
              <w:rPr>
                <w:rStyle w:val="Hipervnculo"/>
                <w:noProof/>
                <w:lang w:val="es-CO"/>
              </w:rPr>
              <w:t>3.2.16</w:t>
            </w:r>
            <w:r>
              <w:rPr>
                <w:rFonts w:asciiTheme="minorHAnsi" w:hAnsiTheme="minorHAnsi"/>
                <w:noProof/>
                <w:kern w:val="2"/>
                <w:sz w:val="24"/>
                <w:szCs w:val="24"/>
                <w:lang w:val="es-CO" w:eastAsia="es-CO"/>
                <w14:ligatures w14:val="standardContextual"/>
              </w:rPr>
              <w:tab/>
            </w:r>
            <w:r w:rsidRPr="007C2FB1">
              <w:rPr>
                <w:rStyle w:val="Hipervnculo"/>
                <w:noProof/>
                <w:lang w:val="es-CO"/>
              </w:rPr>
              <w:t>APIs y Backend</w:t>
            </w:r>
            <w:r>
              <w:rPr>
                <w:noProof/>
                <w:webHidden/>
              </w:rPr>
              <w:tab/>
            </w:r>
            <w:r>
              <w:rPr>
                <w:noProof/>
                <w:webHidden/>
              </w:rPr>
              <w:fldChar w:fldCharType="begin"/>
            </w:r>
            <w:r>
              <w:rPr>
                <w:noProof/>
                <w:webHidden/>
              </w:rPr>
              <w:instrText xml:space="preserve"> PAGEREF _Toc240576081 \h </w:instrText>
            </w:r>
            <w:r>
              <w:rPr>
                <w:noProof/>
                <w:webHidden/>
              </w:rPr>
            </w:r>
            <w:r>
              <w:rPr>
                <w:noProof/>
                <w:webHidden/>
              </w:rPr>
              <w:fldChar w:fldCharType="separate"/>
            </w:r>
            <w:r>
              <w:rPr>
                <w:noProof/>
                <w:webHidden/>
              </w:rPr>
              <w:t>34</w:t>
            </w:r>
            <w:r>
              <w:rPr>
                <w:noProof/>
                <w:webHidden/>
              </w:rPr>
              <w:fldChar w:fldCharType="end"/>
            </w:r>
          </w:hyperlink>
        </w:p>
        <w:p w14:paraId="42AC4889" w14:textId="0914FBCE"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82" w:history="1">
            <w:r w:rsidRPr="007C2FB1">
              <w:rPr>
                <w:rStyle w:val="Hipervnculo"/>
                <w:noProof/>
                <w:lang w:val="es-CO"/>
              </w:rPr>
              <w:t>3.2.17</w:t>
            </w:r>
            <w:r>
              <w:rPr>
                <w:rFonts w:asciiTheme="minorHAnsi" w:hAnsiTheme="minorHAnsi"/>
                <w:noProof/>
                <w:kern w:val="2"/>
                <w:sz w:val="24"/>
                <w:szCs w:val="24"/>
                <w:lang w:val="es-CO" w:eastAsia="es-CO"/>
                <w14:ligatures w14:val="standardContextual"/>
              </w:rPr>
              <w:tab/>
            </w:r>
            <w:r w:rsidRPr="007C2FB1">
              <w:rPr>
                <w:rStyle w:val="Hipervnculo"/>
                <w:noProof/>
                <w:lang w:val="es-CO"/>
              </w:rPr>
              <w:t>Motor Analítico y de Datos</w:t>
            </w:r>
            <w:r>
              <w:rPr>
                <w:noProof/>
                <w:webHidden/>
              </w:rPr>
              <w:tab/>
            </w:r>
            <w:r>
              <w:rPr>
                <w:noProof/>
                <w:webHidden/>
              </w:rPr>
              <w:fldChar w:fldCharType="begin"/>
            </w:r>
            <w:r>
              <w:rPr>
                <w:noProof/>
                <w:webHidden/>
              </w:rPr>
              <w:instrText xml:space="preserve"> PAGEREF _Toc240576082 \h </w:instrText>
            </w:r>
            <w:r>
              <w:rPr>
                <w:noProof/>
                <w:webHidden/>
              </w:rPr>
            </w:r>
            <w:r>
              <w:rPr>
                <w:noProof/>
                <w:webHidden/>
              </w:rPr>
              <w:fldChar w:fldCharType="separate"/>
            </w:r>
            <w:r>
              <w:rPr>
                <w:noProof/>
                <w:webHidden/>
              </w:rPr>
              <w:t>36</w:t>
            </w:r>
            <w:r>
              <w:rPr>
                <w:noProof/>
                <w:webHidden/>
              </w:rPr>
              <w:fldChar w:fldCharType="end"/>
            </w:r>
          </w:hyperlink>
        </w:p>
        <w:p w14:paraId="66679140" w14:textId="564F8100"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83" w:history="1">
            <w:r w:rsidRPr="007C2FB1">
              <w:rPr>
                <w:rStyle w:val="Hipervnculo"/>
                <w:noProof/>
              </w:rPr>
              <w:t>3.2.18</w:t>
            </w:r>
            <w:r>
              <w:rPr>
                <w:rFonts w:asciiTheme="minorHAnsi" w:hAnsiTheme="minorHAnsi"/>
                <w:noProof/>
                <w:kern w:val="2"/>
                <w:sz w:val="24"/>
                <w:szCs w:val="24"/>
                <w:lang w:val="es-CO" w:eastAsia="es-CO"/>
                <w14:ligatures w14:val="standardContextual"/>
              </w:rPr>
              <w:tab/>
            </w:r>
            <w:r w:rsidRPr="007C2FB1">
              <w:rPr>
                <w:rStyle w:val="Hipervnculo"/>
                <w:noProof/>
              </w:rPr>
              <w:t>Gobierno de Plataforma</w:t>
            </w:r>
            <w:r>
              <w:rPr>
                <w:noProof/>
                <w:webHidden/>
              </w:rPr>
              <w:tab/>
            </w:r>
            <w:r>
              <w:rPr>
                <w:noProof/>
                <w:webHidden/>
              </w:rPr>
              <w:fldChar w:fldCharType="begin"/>
            </w:r>
            <w:r>
              <w:rPr>
                <w:noProof/>
                <w:webHidden/>
              </w:rPr>
              <w:instrText xml:space="preserve"> PAGEREF _Toc240576083 \h </w:instrText>
            </w:r>
            <w:r>
              <w:rPr>
                <w:noProof/>
                <w:webHidden/>
              </w:rPr>
            </w:r>
            <w:r>
              <w:rPr>
                <w:noProof/>
                <w:webHidden/>
              </w:rPr>
              <w:fldChar w:fldCharType="separate"/>
            </w:r>
            <w:r>
              <w:rPr>
                <w:noProof/>
                <w:webHidden/>
              </w:rPr>
              <w:t>37</w:t>
            </w:r>
            <w:r>
              <w:rPr>
                <w:noProof/>
                <w:webHidden/>
              </w:rPr>
              <w:fldChar w:fldCharType="end"/>
            </w:r>
          </w:hyperlink>
        </w:p>
        <w:p w14:paraId="2E3C2A27" w14:textId="0D2182FF"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84" w:history="1">
            <w:r w:rsidRPr="007C2FB1">
              <w:rPr>
                <w:rStyle w:val="Hipervnculo"/>
                <w:noProof/>
                <w:lang w:val="es-CO"/>
              </w:rPr>
              <w:t>3.2.19</w:t>
            </w:r>
            <w:r>
              <w:rPr>
                <w:rFonts w:asciiTheme="minorHAnsi" w:hAnsiTheme="minorHAnsi"/>
                <w:noProof/>
                <w:kern w:val="2"/>
                <w:sz w:val="24"/>
                <w:szCs w:val="24"/>
                <w:lang w:val="es-CO" w:eastAsia="es-CO"/>
                <w14:ligatures w14:val="standardContextual"/>
              </w:rPr>
              <w:tab/>
            </w:r>
            <w:r w:rsidRPr="007C2FB1">
              <w:rPr>
                <w:rStyle w:val="Hipervnculo"/>
                <w:noProof/>
                <w:lang w:val="es-CO"/>
              </w:rPr>
              <w:t>Modelos Analíticos</w:t>
            </w:r>
            <w:r>
              <w:rPr>
                <w:noProof/>
                <w:webHidden/>
              </w:rPr>
              <w:tab/>
            </w:r>
            <w:r>
              <w:rPr>
                <w:noProof/>
                <w:webHidden/>
              </w:rPr>
              <w:fldChar w:fldCharType="begin"/>
            </w:r>
            <w:r>
              <w:rPr>
                <w:noProof/>
                <w:webHidden/>
              </w:rPr>
              <w:instrText xml:space="preserve"> PAGEREF _Toc240576084 \h </w:instrText>
            </w:r>
            <w:r>
              <w:rPr>
                <w:noProof/>
                <w:webHidden/>
              </w:rPr>
            </w:r>
            <w:r>
              <w:rPr>
                <w:noProof/>
                <w:webHidden/>
              </w:rPr>
              <w:fldChar w:fldCharType="separate"/>
            </w:r>
            <w:r>
              <w:rPr>
                <w:noProof/>
                <w:webHidden/>
              </w:rPr>
              <w:t>41</w:t>
            </w:r>
            <w:r>
              <w:rPr>
                <w:noProof/>
                <w:webHidden/>
              </w:rPr>
              <w:fldChar w:fldCharType="end"/>
            </w:r>
          </w:hyperlink>
        </w:p>
        <w:p w14:paraId="5529F534" w14:textId="15A95D4E"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85" w:history="1">
            <w:r w:rsidRPr="007C2FB1">
              <w:rPr>
                <w:rStyle w:val="Hipervnculo"/>
                <w:noProof/>
                <w:lang w:val="es-CO"/>
              </w:rPr>
              <w:t>3.2.20</w:t>
            </w:r>
            <w:r>
              <w:rPr>
                <w:rFonts w:asciiTheme="minorHAnsi" w:hAnsiTheme="minorHAnsi"/>
                <w:noProof/>
                <w:kern w:val="2"/>
                <w:sz w:val="24"/>
                <w:szCs w:val="24"/>
                <w:lang w:val="es-CO" w:eastAsia="es-CO"/>
                <w14:ligatures w14:val="standardContextual"/>
              </w:rPr>
              <w:tab/>
            </w:r>
            <w:r w:rsidRPr="007C2FB1">
              <w:rPr>
                <w:rStyle w:val="Hipervnculo"/>
                <w:noProof/>
                <w:lang w:val="es-CO"/>
              </w:rPr>
              <w:t>Agentes Inteligentes</w:t>
            </w:r>
            <w:r>
              <w:rPr>
                <w:noProof/>
                <w:webHidden/>
              </w:rPr>
              <w:tab/>
            </w:r>
            <w:r>
              <w:rPr>
                <w:noProof/>
                <w:webHidden/>
              </w:rPr>
              <w:fldChar w:fldCharType="begin"/>
            </w:r>
            <w:r>
              <w:rPr>
                <w:noProof/>
                <w:webHidden/>
              </w:rPr>
              <w:instrText xml:space="preserve"> PAGEREF _Toc240576085 \h </w:instrText>
            </w:r>
            <w:r>
              <w:rPr>
                <w:noProof/>
                <w:webHidden/>
              </w:rPr>
            </w:r>
            <w:r>
              <w:rPr>
                <w:noProof/>
                <w:webHidden/>
              </w:rPr>
              <w:fldChar w:fldCharType="separate"/>
            </w:r>
            <w:r>
              <w:rPr>
                <w:noProof/>
                <w:webHidden/>
              </w:rPr>
              <w:t>42</w:t>
            </w:r>
            <w:r>
              <w:rPr>
                <w:noProof/>
                <w:webHidden/>
              </w:rPr>
              <w:fldChar w:fldCharType="end"/>
            </w:r>
          </w:hyperlink>
        </w:p>
        <w:p w14:paraId="45B0C054" w14:textId="01B8C997"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86" w:history="1">
            <w:r w:rsidRPr="007C2FB1">
              <w:rPr>
                <w:rStyle w:val="Hipervnculo"/>
                <w:noProof/>
                <w:lang w:val="es-CO"/>
              </w:rPr>
              <w:t>3.2.21</w:t>
            </w:r>
            <w:r>
              <w:rPr>
                <w:rFonts w:asciiTheme="minorHAnsi" w:hAnsiTheme="minorHAnsi"/>
                <w:noProof/>
                <w:kern w:val="2"/>
                <w:sz w:val="24"/>
                <w:szCs w:val="24"/>
                <w:lang w:val="es-CO" w:eastAsia="es-CO"/>
                <w14:ligatures w14:val="standardContextual"/>
              </w:rPr>
              <w:tab/>
            </w:r>
            <w:r w:rsidRPr="007C2FB1">
              <w:rPr>
                <w:rStyle w:val="Hipervnculo"/>
                <w:noProof/>
                <w:lang w:val="es-CO"/>
              </w:rPr>
              <w:t>Herramientas</w:t>
            </w:r>
            <w:r>
              <w:rPr>
                <w:noProof/>
                <w:webHidden/>
              </w:rPr>
              <w:tab/>
            </w:r>
            <w:r>
              <w:rPr>
                <w:noProof/>
                <w:webHidden/>
              </w:rPr>
              <w:fldChar w:fldCharType="begin"/>
            </w:r>
            <w:r>
              <w:rPr>
                <w:noProof/>
                <w:webHidden/>
              </w:rPr>
              <w:instrText xml:space="preserve"> PAGEREF _Toc240576086 \h </w:instrText>
            </w:r>
            <w:r>
              <w:rPr>
                <w:noProof/>
                <w:webHidden/>
              </w:rPr>
            </w:r>
            <w:r>
              <w:rPr>
                <w:noProof/>
                <w:webHidden/>
              </w:rPr>
              <w:fldChar w:fldCharType="separate"/>
            </w:r>
            <w:r>
              <w:rPr>
                <w:noProof/>
                <w:webHidden/>
              </w:rPr>
              <w:t>42</w:t>
            </w:r>
            <w:r>
              <w:rPr>
                <w:noProof/>
                <w:webHidden/>
              </w:rPr>
              <w:fldChar w:fldCharType="end"/>
            </w:r>
          </w:hyperlink>
        </w:p>
        <w:p w14:paraId="28CF3AB2" w14:textId="72D38432"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87" w:history="1">
            <w:r w:rsidRPr="007C2FB1">
              <w:rPr>
                <w:rStyle w:val="Hipervnculo"/>
                <w:noProof/>
                <w:lang w:val="es-CO"/>
              </w:rPr>
              <w:t>3.2.22</w:t>
            </w:r>
            <w:r>
              <w:rPr>
                <w:rFonts w:asciiTheme="minorHAnsi" w:hAnsiTheme="minorHAnsi"/>
                <w:noProof/>
                <w:kern w:val="2"/>
                <w:sz w:val="24"/>
                <w:szCs w:val="24"/>
                <w:lang w:val="es-CO" w:eastAsia="es-CO"/>
                <w14:ligatures w14:val="standardContextual"/>
              </w:rPr>
              <w:tab/>
            </w:r>
            <w:r w:rsidRPr="007C2FB1">
              <w:rPr>
                <w:rStyle w:val="Hipervnculo"/>
                <w:noProof/>
                <w:lang w:val="es-CO"/>
              </w:rPr>
              <w:t>Modelo de Datos Federado</w:t>
            </w:r>
            <w:r>
              <w:rPr>
                <w:noProof/>
                <w:webHidden/>
              </w:rPr>
              <w:tab/>
            </w:r>
            <w:r>
              <w:rPr>
                <w:noProof/>
                <w:webHidden/>
              </w:rPr>
              <w:fldChar w:fldCharType="begin"/>
            </w:r>
            <w:r>
              <w:rPr>
                <w:noProof/>
                <w:webHidden/>
              </w:rPr>
              <w:instrText xml:space="preserve"> PAGEREF _Toc240576087 \h </w:instrText>
            </w:r>
            <w:r>
              <w:rPr>
                <w:noProof/>
                <w:webHidden/>
              </w:rPr>
            </w:r>
            <w:r>
              <w:rPr>
                <w:noProof/>
                <w:webHidden/>
              </w:rPr>
              <w:fldChar w:fldCharType="separate"/>
            </w:r>
            <w:r>
              <w:rPr>
                <w:noProof/>
                <w:webHidden/>
              </w:rPr>
              <w:t>43</w:t>
            </w:r>
            <w:r>
              <w:rPr>
                <w:noProof/>
                <w:webHidden/>
              </w:rPr>
              <w:fldChar w:fldCharType="end"/>
            </w:r>
          </w:hyperlink>
        </w:p>
        <w:p w14:paraId="310B92E2" w14:textId="497F499E"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88" w:history="1">
            <w:r w:rsidRPr="007C2FB1">
              <w:rPr>
                <w:rStyle w:val="Hipervnculo"/>
                <w:noProof/>
                <w:lang w:val="es-CO"/>
              </w:rPr>
              <w:t>3.2.23</w:t>
            </w:r>
            <w:r>
              <w:rPr>
                <w:rFonts w:asciiTheme="minorHAnsi" w:hAnsiTheme="minorHAnsi"/>
                <w:noProof/>
                <w:kern w:val="2"/>
                <w:sz w:val="24"/>
                <w:szCs w:val="24"/>
                <w:lang w:val="es-CO" w:eastAsia="es-CO"/>
                <w14:ligatures w14:val="standardContextual"/>
              </w:rPr>
              <w:tab/>
            </w:r>
            <w:r w:rsidRPr="007C2FB1">
              <w:rPr>
                <w:rStyle w:val="Hipervnculo"/>
                <w:noProof/>
                <w:lang w:val="es-CO"/>
              </w:rPr>
              <w:t>Prerrequisitos y consideraciones para la federación de datos</w:t>
            </w:r>
            <w:r>
              <w:rPr>
                <w:noProof/>
                <w:webHidden/>
              </w:rPr>
              <w:tab/>
            </w:r>
            <w:r>
              <w:rPr>
                <w:noProof/>
                <w:webHidden/>
              </w:rPr>
              <w:fldChar w:fldCharType="begin"/>
            </w:r>
            <w:r>
              <w:rPr>
                <w:noProof/>
                <w:webHidden/>
              </w:rPr>
              <w:instrText xml:space="preserve"> PAGEREF _Toc240576088 \h </w:instrText>
            </w:r>
            <w:r>
              <w:rPr>
                <w:noProof/>
                <w:webHidden/>
              </w:rPr>
            </w:r>
            <w:r>
              <w:rPr>
                <w:noProof/>
                <w:webHidden/>
              </w:rPr>
              <w:fldChar w:fldCharType="separate"/>
            </w:r>
            <w:r>
              <w:rPr>
                <w:noProof/>
                <w:webHidden/>
              </w:rPr>
              <w:t>45</w:t>
            </w:r>
            <w:r>
              <w:rPr>
                <w:noProof/>
                <w:webHidden/>
              </w:rPr>
              <w:fldChar w:fldCharType="end"/>
            </w:r>
          </w:hyperlink>
        </w:p>
        <w:p w14:paraId="240EC83D" w14:textId="09EC5E4F"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89" w:history="1">
            <w:r w:rsidRPr="007C2FB1">
              <w:rPr>
                <w:rStyle w:val="Hipervnculo"/>
                <w:noProof/>
                <w:lang w:val="es-CO"/>
              </w:rPr>
              <w:t>3.2.24</w:t>
            </w:r>
            <w:r>
              <w:rPr>
                <w:rFonts w:asciiTheme="minorHAnsi" w:hAnsiTheme="minorHAnsi"/>
                <w:noProof/>
                <w:kern w:val="2"/>
                <w:sz w:val="24"/>
                <w:szCs w:val="24"/>
                <w:lang w:val="es-CO" w:eastAsia="es-CO"/>
                <w14:ligatures w14:val="standardContextual"/>
              </w:rPr>
              <w:tab/>
            </w:r>
            <w:r w:rsidRPr="007C2FB1">
              <w:rPr>
                <w:rStyle w:val="Hipervnculo"/>
                <w:noProof/>
                <w:lang w:val="es-CO"/>
              </w:rPr>
              <w:t>Borderless Lakehouse / Cross-Cloud Lakehouse</w:t>
            </w:r>
            <w:r>
              <w:rPr>
                <w:noProof/>
                <w:webHidden/>
              </w:rPr>
              <w:tab/>
            </w:r>
            <w:r>
              <w:rPr>
                <w:noProof/>
                <w:webHidden/>
              </w:rPr>
              <w:fldChar w:fldCharType="begin"/>
            </w:r>
            <w:r>
              <w:rPr>
                <w:noProof/>
                <w:webHidden/>
              </w:rPr>
              <w:instrText xml:space="preserve"> PAGEREF _Toc240576089 \h </w:instrText>
            </w:r>
            <w:r>
              <w:rPr>
                <w:noProof/>
                <w:webHidden/>
              </w:rPr>
            </w:r>
            <w:r>
              <w:rPr>
                <w:noProof/>
                <w:webHidden/>
              </w:rPr>
              <w:fldChar w:fldCharType="separate"/>
            </w:r>
            <w:r>
              <w:rPr>
                <w:noProof/>
                <w:webHidden/>
              </w:rPr>
              <w:t>47</w:t>
            </w:r>
            <w:r>
              <w:rPr>
                <w:noProof/>
                <w:webHidden/>
              </w:rPr>
              <w:fldChar w:fldCharType="end"/>
            </w:r>
          </w:hyperlink>
        </w:p>
        <w:p w14:paraId="6624815B" w14:textId="041F6F6A"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90" w:history="1">
            <w:r w:rsidRPr="007C2FB1">
              <w:rPr>
                <w:rStyle w:val="Hipervnculo"/>
                <w:noProof/>
                <w:lang w:val="es-CO"/>
              </w:rPr>
              <w:t>3.2.25</w:t>
            </w:r>
            <w:r>
              <w:rPr>
                <w:rFonts w:asciiTheme="minorHAnsi" w:hAnsiTheme="minorHAnsi"/>
                <w:noProof/>
                <w:kern w:val="2"/>
                <w:sz w:val="24"/>
                <w:szCs w:val="24"/>
                <w:lang w:val="es-CO" w:eastAsia="es-CO"/>
                <w14:ligatures w14:val="standardContextual"/>
              </w:rPr>
              <w:tab/>
            </w:r>
            <w:r w:rsidRPr="007C2FB1">
              <w:rPr>
                <w:rStyle w:val="Hipervnculo"/>
                <w:noProof/>
                <w:lang w:val="es-CO"/>
              </w:rPr>
              <w:t>Prerrequisitos técnicos del Data Partner</w:t>
            </w:r>
            <w:r>
              <w:rPr>
                <w:noProof/>
                <w:webHidden/>
              </w:rPr>
              <w:tab/>
            </w:r>
            <w:r>
              <w:rPr>
                <w:noProof/>
                <w:webHidden/>
              </w:rPr>
              <w:fldChar w:fldCharType="begin"/>
            </w:r>
            <w:r>
              <w:rPr>
                <w:noProof/>
                <w:webHidden/>
              </w:rPr>
              <w:instrText xml:space="preserve"> PAGEREF _Toc240576090 \h </w:instrText>
            </w:r>
            <w:r>
              <w:rPr>
                <w:noProof/>
                <w:webHidden/>
              </w:rPr>
            </w:r>
            <w:r>
              <w:rPr>
                <w:noProof/>
                <w:webHidden/>
              </w:rPr>
              <w:fldChar w:fldCharType="separate"/>
            </w:r>
            <w:r>
              <w:rPr>
                <w:noProof/>
                <w:webHidden/>
              </w:rPr>
              <w:t>47</w:t>
            </w:r>
            <w:r>
              <w:rPr>
                <w:noProof/>
                <w:webHidden/>
              </w:rPr>
              <w:fldChar w:fldCharType="end"/>
            </w:r>
          </w:hyperlink>
        </w:p>
        <w:p w14:paraId="21837EEA" w14:textId="74038C59"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91" w:history="1">
            <w:r w:rsidRPr="007C2FB1">
              <w:rPr>
                <w:rStyle w:val="Hipervnculo"/>
                <w:noProof/>
                <w:lang w:val="es-CO"/>
              </w:rPr>
              <w:t>3.2.26</w:t>
            </w:r>
            <w:r>
              <w:rPr>
                <w:rFonts w:asciiTheme="minorHAnsi" w:hAnsiTheme="minorHAnsi"/>
                <w:noProof/>
                <w:kern w:val="2"/>
                <w:sz w:val="24"/>
                <w:szCs w:val="24"/>
                <w:lang w:val="es-CO" w:eastAsia="es-CO"/>
                <w14:ligatures w14:val="standardContextual"/>
              </w:rPr>
              <w:tab/>
            </w:r>
            <w:r w:rsidRPr="007C2FB1">
              <w:rPr>
                <w:rStyle w:val="Hipervnculo"/>
                <w:noProof/>
                <w:lang w:val="es-CO"/>
              </w:rPr>
              <w:t>La conectividad podrá establecerse mediante:</w:t>
            </w:r>
            <w:r>
              <w:rPr>
                <w:noProof/>
                <w:webHidden/>
              </w:rPr>
              <w:tab/>
            </w:r>
            <w:r>
              <w:rPr>
                <w:noProof/>
                <w:webHidden/>
              </w:rPr>
              <w:fldChar w:fldCharType="begin"/>
            </w:r>
            <w:r>
              <w:rPr>
                <w:noProof/>
                <w:webHidden/>
              </w:rPr>
              <w:instrText xml:space="preserve"> PAGEREF _Toc240576091 \h </w:instrText>
            </w:r>
            <w:r>
              <w:rPr>
                <w:noProof/>
                <w:webHidden/>
              </w:rPr>
            </w:r>
            <w:r>
              <w:rPr>
                <w:noProof/>
                <w:webHidden/>
              </w:rPr>
              <w:fldChar w:fldCharType="separate"/>
            </w:r>
            <w:r>
              <w:rPr>
                <w:noProof/>
                <w:webHidden/>
              </w:rPr>
              <w:t>49</w:t>
            </w:r>
            <w:r>
              <w:rPr>
                <w:noProof/>
                <w:webHidden/>
              </w:rPr>
              <w:fldChar w:fldCharType="end"/>
            </w:r>
          </w:hyperlink>
        </w:p>
        <w:p w14:paraId="4CA89E57" w14:textId="030F00CD"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92" w:history="1">
            <w:r w:rsidRPr="007C2FB1">
              <w:rPr>
                <w:rStyle w:val="Hipervnculo"/>
                <w:noProof/>
              </w:rPr>
              <w:t>3.2.27</w:t>
            </w:r>
            <w:r>
              <w:rPr>
                <w:rFonts w:asciiTheme="minorHAnsi" w:hAnsiTheme="minorHAnsi"/>
                <w:noProof/>
                <w:kern w:val="2"/>
                <w:sz w:val="24"/>
                <w:szCs w:val="24"/>
                <w:lang w:val="es-CO" w:eastAsia="es-CO"/>
                <w14:ligatures w14:val="standardContextual"/>
              </w:rPr>
              <w:tab/>
            </w:r>
            <w:r w:rsidRPr="007C2FB1">
              <w:rPr>
                <w:rStyle w:val="Hipervnculo"/>
                <w:noProof/>
              </w:rPr>
              <w:t>Autenticación y autorización</w:t>
            </w:r>
            <w:r>
              <w:rPr>
                <w:noProof/>
                <w:webHidden/>
              </w:rPr>
              <w:tab/>
            </w:r>
            <w:r>
              <w:rPr>
                <w:noProof/>
                <w:webHidden/>
              </w:rPr>
              <w:fldChar w:fldCharType="begin"/>
            </w:r>
            <w:r>
              <w:rPr>
                <w:noProof/>
                <w:webHidden/>
              </w:rPr>
              <w:instrText xml:space="preserve"> PAGEREF _Toc240576092 \h </w:instrText>
            </w:r>
            <w:r>
              <w:rPr>
                <w:noProof/>
                <w:webHidden/>
              </w:rPr>
            </w:r>
            <w:r>
              <w:rPr>
                <w:noProof/>
                <w:webHidden/>
              </w:rPr>
              <w:fldChar w:fldCharType="separate"/>
            </w:r>
            <w:r>
              <w:rPr>
                <w:noProof/>
                <w:webHidden/>
              </w:rPr>
              <w:t>49</w:t>
            </w:r>
            <w:r>
              <w:rPr>
                <w:noProof/>
                <w:webHidden/>
              </w:rPr>
              <w:fldChar w:fldCharType="end"/>
            </w:r>
          </w:hyperlink>
        </w:p>
        <w:p w14:paraId="7BCF4672" w14:textId="67C52240"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93" w:history="1">
            <w:r w:rsidRPr="007C2FB1">
              <w:rPr>
                <w:rStyle w:val="Hipervnculo"/>
                <w:noProof/>
              </w:rPr>
              <w:t>3.2.28</w:t>
            </w:r>
            <w:r>
              <w:rPr>
                <w:rFonts w:asciiTheme="minorHAnsi" w:hAnsiTheme="minorHAnsi"/>
                <w:noProof/>
                <w:kern w:val="2"/>
                <w:sz w:val="24"/>
                <w:szCs w:val="24"/>
                <w:lang w:val="es-CO" w:eastAsia="es-CO"/>
                <w14:ligatures w14:val="standardContextual"/>
              </w:rPr>
              <w:tab/>
            </w:r>
            <w:r w:rsidRPr="007C2FB1">
              <w:rPr>
                <w:rStyle w:val="Hipervnculo"/>
                <w:noProof/>
              </w:rPr>
              <w:t>BigQuery Omni Patrón alternativo</w:t>
            </w:r>
            <w:r>
              <w:rPr>
                <w:noProof/>
                <w:webHidden/>
              </w:rPr>
              <w:tab/>
            </w:r>
            <w:r>
              <w:rPr>
                <w:noProof/>
                <w:webHidden/>
              </w:rPr>
              <w:fldChar w:fldCharType="begin"/>
            </w:r>
            <w:r>
              <w:rPr>
                <w:noProof/>
                <w:webHidden/>
              </w:rPr>
              <w:instrText xml:space="preserve"> PAGEREF _Toc240576093 \h </w:instrText>
            </w:r>
            <w:r>
              <w:rPr>
                <w:noProof/>
                <w:webHidden/>
              </w:rPr>
            </w:r>
            <w:r>
              <w:rPr>
                <w:noProof/>
                <w:webHidden/>
              </w:rPr>
              <w:fldChar w:fldCharType="separate"/>
            </w:r>
            <w:r>
              <w:rPr>
                <w:noProof/>
                <w:webHidden/>
              </w:rPr>
              <w:t>50</w:t>
            </w:r>
            <w:r>
              <w:rPr>
                <w:noProof/>
                <w:webHidden/>
              </w:rPr>
              <w:fldChar w:fldCharType="end"/>
            </w:r>
          </w:hyperlink>
        </w:p>
        <w:p w14:paraId="59CE7142" w14:textId="29467E60"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094" w:history="1">
            <w:r w:rsidRPr="007C2FB1">
              <w:rPr>
                <w:rStyle w:val="Hipervnculo"/>
                <w:noProof/>
              </w:rPr>
              <w:t>3.2.29</w:t>
            </w:r>
            <w:r>
              <w:rPr>
                <w:rFonts w:asciiTheme="minorHAnsi" w:hAnsiTheme="minorHAnsi"/>
                <w:noProof/>
                <w:kern w:val="2"/>
                <w:sz w:val="24"/>
                <w:szCs w:val="24"/>
                <w:lang w:val="es-CO" w:eastAsia="es-CO"/>
                <w14:ligatures w14:val="standardContextual"/>
              </w:rPr>
              <w:tab/>
            </w:r>
            <w:r w:rsidRPr="007C2FB1">
              <w:rPr>
                <w:rStyle w:val="Hipervnculo"/>
                <w:noProof/>
              </w:rPr>
              <w:t>Aprendizaje federado</w:t>
            </w:r>
            <w:r>
              <w:rPr>
                <w:noProof/>
                <w:webHidden/>
              </w:rPr>
              <w:tab/>
            </w:r>
            <w:r>
              <w:rPr>
                <w:noProof/>
                <w:webHidden/>
              </w:rPr>
              <w:fldChar w:fldCharType="begin"/>
            </w:r>
            <w:r>
              <w:rPr>
                <w:noProof/>
                <w:webHidden/>
              </w:rPr>
              <w:instrText xml:space="preserve"> PAGEREF _Toc240576094 \h </w:instrText>
            </w:r>
            <w:r>
              <w:rPr>
                <w:noProof/>
                <w:webHidden/>
              </w:rPr>
            </w:r>
            <w:r>
              <w:rPr>
                <w:noProof/>
                <w:webHidden/>
              </w:rPr>
              <w:fldChar w:fldCharType="separate"/>
            </w:r>
            <w:r>
              <w:rPr>
                <w:noProof/>
                <w:webHidden/>
              </w:rPr>
              <w:t>50</w:t>
            </w:r>
            <w:r>
              <w:rPr>
                <w:noProof/>
                <w:webHidden/>
              </w:rPr>
              <w:fldChar w:fldCharType="end"/>
            </w:r>
          </w:hyperlink>
        </w:p>
        <w:p w14:paraId="5FDBD5E7" w14:textId="6F467259" w:rsidR="002E6ACD" w:rsidRDefault="002E6ACD">
          <w:pPr>
            <w:pStyle w:val="TDC1"/>
            <w:tabs>
              <w:tab w:val="left" w:pos="420"/>
            </w:tabs>
            <w:rPr>
              <w:rFonts w:asciiTheme="minorHAnsi" w:hAnsiTheme="minorHAnsi"/>
              <w:noProof/>
              <w:kern w:val="2"/>
              <w:sz w:val="24"/>
              <w:szCs w:val="24"/>
              <w:lang w:val="es-CO" w:eastAsia="es-CO"/>
              <w14:ligatures w14:val="standardContextual"/>
            </w:rPr>
          </w:pPr>
          <w:hyperlink w:anchor="_Toc240576095" w:history="1">
            <w:r w:rsidRPr="007C2FB1">
              <w:rPr>
                <w:rStyle w:val="Hipervnculo"/>
                <w:noProof/>
              </w:rPr>
              <w:t>4</w:t>
            </w:r>
            <w:r>
              <w:rPr>
                <w:rFonts w:asciiTheme="minorHAnsi" w:hAnsiTheme="minorHAnsi"/>
                <w:noProof/>
                <w:kern w:val="2"/>
                <w:sz w:val="24"/>
                <w:szCs w:val="24"/>
                <w:lang w:val="es-CO" w:eastAsia="es-CO"/>
                <w14:ligatures w14:val="standardContextual"/>
              </w:rPr>
              <w:tab/>
            </w:r>
            <w:r w:rsidRPr="007C2FB1">
              <w:rPr>
                <w:rStyle w:val="Hipervnculo"/>
                <w:noProof/>
              </w:rPr>
              <w:t>Entregables</w:t>
            </w:r>
            <w:r>
              <w:rPr>
                <w:noProof/>
                <w:webHidden/>
              </w:rPr>
              <w:tab/>
            </w:r>
            <w:r>
              <w:rPr>
                <w:noProof/>
                <w:webHidden/>
              </w:rPr>
              <w:fldChar w:fldCharType="begin"/>
            </w:r>
            <w:r>
              <w:rPr>
                <w:noProof/>
                <w:webHidden/>
              </w:rPr>
              <w:instrText xml:space="preserve"> PAGEREF _Toc240576095 \h </w:instrText>
            </w:r>
            <w:r>
              <w:rPr>
                <w:noProof/>
                <w:webHidden/>
              </w:rPr>
            </w:r>
            <w:r>
              <w:rPr>
                <w:noProof/>
                <w:webHidden/>
              </w:rPr>
              <w:fldChar w:fldCharType="separate"/>
            </w:r>
            <w:r>
              <w:rPr>
                <w:noProof/>
                <w:webHidden/>
              </w:rPr>
              <w:t>51</w:t>
            </w:r>
            <w:r>
              <w:rPr>
                <w:noProof/>
                <w:webHidden/>
              </w:rPr>
              <w:fldChar w:fldCharType="end"/>
            </w:r>
          </w:hyperlink>
        </w:p>
        <w:p w14:paraId="0FA9F276" w14:textId="47134601"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096" w:history="1">
            <w:r w:rsidRPr="007C2FB1">
              <w:rPr>
                <w:rStyle w:val="Hipervnculo"/>
                <w:noProof/>
              </w:rPr>
              <w:t>4.1</w:t>
            </w:r>
            <w:r>
              <w:rPr>
                <w:rFonts w:asciiTheme="minorHAnsi" w:hAnsiTheme="minorHAnsi"/>
                <w:noProof/>
                <w:kern w:val="2"/>
                <w:sz w:val="24"/>
                <w:szCs w:val="24"/>
                <w:lang w:val="es-CO" w:eastAsia="es-CO"/>
                <w14:ligatures w14:val="standardContextual"/>
              </w:rPr>
              <w:tab/>
            </w:r>
            <w:r w:rsidRPr="007C2FB1">
              <w:rPr>
                <w:rStyle w:val="Hipervnculo"/>
                <w:noProof/>
              </w:rPr>
              <w:t>Entregables Fundación del Dominio de Datos de Salud</w:t>
            </w:r>
            <w:r>
              <w:rPr>
                <w:noProof/>
                <w:webHidden/>
              </w:rPr>
              <w:tab/>
            </w:r>
            <w:r>
              <w:rPr>
                <w:noProof/>
                <w:webHidden/>
              </w:rPr>
              <w:fldChar w:fldCharType="begin"/>
            </w:r>
            <w:r>
              <w:rPr>
                <w:noProof/>
                <w:webHidden/>
              </w:rPr>
              <w:instrText xml:space="preserve"> PAGEREF _Toc240576096 \h </w:instrText>
            </w:r>
            <w:r>
              <w:rPr>
                <w:noProof/>
                <w:webHidden/>
              </w:rPr>
            </w:r>
            <w:r>
              <w:rPr>
                <w:noProof/>
                <w:webHidden/>
              </w:rPr>
              <w:fldChar w:fldCharType="separate"/>
            </w:r>
            <w:r>
              <w:rPr>
                <w:noProof/>
                <w:webHidden/>
              </w:rPr>
              <w:t>51</w:t>
            </w:r>
            <w:r>
              <w:rPr>
                <w:noProof/>
                <w:webHidden/>
              </w:rPr>
              <w:fldChar w:fldCharType="end"/>
            </w:r>
          </w:hyperlink>
        </w:p>
        <w:p w14:paraId="05C74FCB" w14:textId="20558A4A"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097" w:history="1">
            <w:r w:rsidRPr="007C2FB1">
              <w:rPr>
                <w:rStyle w:val="Hipervnculo"/>
                <w:noProof/>
              </w:rPr>
              <w:t>4.2</w:t>
            </w:r>
            <w:r>
              <w:rPr>
                <w:rFonts w:asciiTheme="minorHAnsi" w:hAnsiTheme="minorHAnsi"/>
                <w:noProof/>
                <w:kern w:val="2"/>
                <w:sz w:val="24"/>
                <w:szCs w:val="24"/>
                <w:lang w:val="es-CO" w:eastAsia="es-CO"/>
                <w14:ligatures w14:val="standardContextual"/>
              </w:rPr>
              <w:tab/>
            </w:r>
            <w:r w:rsidRPr="007C2FB1">
              <w:rPr>
                <w:rStyle w:val="Hipervnculo"/>
                <w:noProof/>
              </w:rPr>
              <w:t>Entregables Plataforma Federada de Inteligencia en Salud - AlejandrIA</w:t>
            </w:r>
            <w:r>
              <w:rPr>
                <w:noProof/>
                <w:webHidden/>
              </w:rPr>
              <w:tab/>
            </w:r>
            <w:r>
              <w:rPr>
                <w:noProof/>
                <w:webHidden/>
              </w:rPr>
              <w:fldChar w:fldCharType="begin"/>
            </w:r>
            <w:r>
              <w:rPr>
                <w:noProof/>
                <w:webHidden/>
              </w:rPr>
              <w:instrText xml:space="preserve"> PAGEREF _Toc240576097 \h </w:instrText>
            </w:r>
            <w:r>
              <w:rPr>
                <w:noProof/>
                <w:webHidden/>
              </w:rPr>
            </w:r>
            <w:r>
              <w:rPr>
                <w:noProof/>
                <w:webHidden/>
              </w:rPr>
              <w:fldChar w:fldCharType="separate"/>
            </w:r>
            <w:r>
              <w:rPr>
                <w:noProof/>
                <w:webHidden/>
              </w:rPr>
              <w:t>53</w:t>
            </w:r>
            <w:r>
              <w:rPr>
                <w:noProof/>
                <w:webHidden/>
              </w:rPr>
              <w:fldChar w:fldCharType="end"/>
            </w:r>
          </w:hyperlink>
        </w:p>
        <w:p w14:paraId="4A4CD7B1" w14:textId="7B6D0F97" w:rsidR="002E6ACD" w:rsidRDefault="002E6ACD">
          <w:pPr>
            <w:pStyle w:val="TDC1"/>
            <w:tabs>
              <w:tab w:val="left" w:pos="420"/>
            </w:tabs>
            <w:rPr>
              <w:rFonts w:asciiTheme="minorHAnsi" w:hAnsiTheme="minorHAnsi"/>
              <w:noProof/>
              <w:kern w:val="2"/>
              <w:sz w:val="24"/>
              <w:szCs w:val="24"/>
              <w:lang w:val="es-CO" w:eastAsia="es-CO"/>
              <w14:ligatures w14:val="standardContextual"/>
            </w:rPr>
          </w:pPr>
          <w:hyperlink w:anchor="_Toc240576098" w:history="1">
            <w:r w:rsidRPr="007C2FB1">
              <w:rPr>
                <w:rStyle w:val="Hipervnculo"/>
                <w:noProof/>
              </w:rPr>
              <w:t>5</w:t>
            </w:r>
            <w:r>
              <w:rPr>
                <w:rFonts w:asciiTheme="minorHAnsi" w:hAnsiTheme="minorHAnsi"/>
                <w:noProof/>
                <w:kern w:val="2"/>
                <w:sz w:val="24"/>
                <w:szCs w:val="24"/>
                <w:lang w:val="es-CO" w:eastAsia="es-CO"/>
                <w14:ligatures w14:val="standardContextual"/>
              </w:rPr>
              <w:tab/>
            </w:r>
            <w:r w:rsidRPr="007C2FB1">
              <w:rPr>
                <w:rStyle w:val="Hipervnculo"/>
                <w:noProof/>
              </w:rPr>
              <w:t>Cronograma e hitos</w:t>
            </w:r>
            <w:r>
              <w:rPr>
                <w:noProof/>
                <w:webHidden/>
              </w:rPr>
              <w:tab/>
            </w:r>
            <w:r>
              <w:rPr>
                <w:noProof/>
                <w:webHidden/>
              </w:rPr>
              <w:fldChar w:fldCharType="begin"/>
            </w:r>
            <w:r>
              <w:rPr>
                <w:noProof/>
                <w:webHidden/>
              </w:rPr>
              <w:instrText xml:space="preserve"> PAGEREF _Toc240576098 \h </w:instrText>
            </w:r>
            <w:r>
              <w:rPr>
                <w:noProof/>
                <w:webHidden/>
              </w:rPr>
            </w:r>
            <w:r>
              <w:rPr>
                <w:noProof/>
                <w:webHidden/>
              </w:rPr>
              <w:fldChar w:fldCharType="separate"/>
            </w:r>
            <w:r>
              <w:rPr>
                <w:noProof/>
                <w:webHidden/>
              </w:rPr>
              <w:t>59</w:t>
            </w:r>
            <w:r>
              <w:rPr>
                <w:noProof/>
                <w:webHidden/>
              </w:rPr>
              <w:fldChar w:fldCharType="end"/>
            </w:r>
          </w:hyperlink>
        </w:p>
        <w:p w14:paraId="00FB7CF1" w14:textId="5D35E53B"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099" w:history="1">
            <w:r w:rsidRPr="007C2FB1">
              <w:rPr>
                <w:rStyle w:val="Hipervnculo"/>
                <w:noProof/>
              </w:rPr>
              <w:t>5.1</w:t>
            </w:r>
            <w:r>
              <w:rPr>
                <w:rFonts w:asciiTheme="minorHAnsi" w:hAnsiTheme="minorHAnsi"/>
                <w:noProof/>
                <w:kern w:val="2"/>
                <w:sz w:val="24"/>
                <w:szCs w:val="24"/>
                <w:lang w:val="es-CO" w:eastAsia="es-CO"/>
                <w14:ligatures w14:val="standardContextual"/>
              </w:rPr>
              <w:tab/>
            </w:r>
            <w:r w:rsidRPr="007C2FB1">
              <w:rPr>
                <w:rStyle w:val="Hipervnculo"/>
                <w:noProof/>
              </w:rPr>
              <w:t>Cronograma e hitos Fundación del Dominio de datos de Salud</w:t>
            </w:r>
            <w:r>
              <w:rPr>
                <w:noProof/>
                <w:webHidden/>
              </w:rPr>
              <w:tab/>
            </w:r>
            <w:r>
              <w:rPr>
                <w:noProof/>
                <w:webHidden/>
              </w:rPr>
              <w:fldChar w:fldCharType="begin"/>
            </w:r>
            <w:r>
              <w:rPr>
                <w:noProof/>
                <w:webHidden/>
              </w:rPr>
              <w:instrText xml:space="preserve"> PAGEREF _Toc240576099 \h </w:instrText>
            </w:r>
            <w:r>
              <w:rPr>
                <w:noProof/>
                <w:webHidden/>
              </w:rPr>
            </w:r>
            <w:r>
              <w:rPr>
                <w:noProof/>
                <w:webHidden/>
              </w:rPr>
              <w:fldChar w:fldCharType="separate"/>
            </w:r>
            <w:r>
              <w:rPr>
                <w:noProof/>
                <w:webHidden/>
              </w:rPr>
              <w:t>59</w:t>
            </w:r>
            <w:r>
              <w:rPr>
                <w:noProof/>
                <w:webHidden/>
              </w:rPr>
              <w:fldChar w:fldCharType="end"/>
            </w:r>
          </w:hyperlink>
        </w:p>
        <w:p w14:paraId="4AF4E2A5" w14:textId="0171E8A5"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00" w:history="1">
            <w:r w:rsidRPr="007C2FB1">
              <w:rPr>
                <w:rStyle w:val="Hipervnculo"/>
                <w:noProof/>
              </w:rPr>
              <w:t>5.2</w:t>
            </w:r>
            <w:r>
              <w:rPr>
                <w:rFonts w:asciiTheme="minorHAnsi" w:hAnsiTheme="minorHAnsi"/>
                <w:noProof/>
                <w:kern w:val="2"/>
                <w:sz w:val="24"/>
                <w:szCs w:val="24"/>
                <w:lang w:val="es-CO" w:eastAsia="es-CO"/>
                <w14:ligatures w14:val="standardContextual"/>
              </w:rPr>
              <w:tab/>
            </w:r>
            <w:r w:rsidRPr="007C2FB1">
              <w:rPr>
                <w:rStyle w:val="Hipervnculo"/>
                <w:noProof/>
              </w:rPr>
              <w:t>Cronograma e hitos Plataforma Federada de Inteligencia en Salud - AlejandrIA</w:t>
            </w:r>
            <w:r>
              <w:rPr>
                <w:noProof/>
                <w:webHidden/>
              </w:rPr>
              <w:tab/>
            </w:r>
            <w:r>
              <w:rPr>
                <w:noProof/>
                <w:webHidden/>
              </w:rPr>
              <w:fldChar w:fldCharType="begin"/>
            </w:r>
            <w:r>
              <w:rPr>
                <w:noProof/>
                <w:webHidden/>
              </w:rPr>
              <w:instrText xml:space="preserve"> PAGEREF _Toc240576100 \h </w:instrText>
            </w:r>
            <w:r>
              <w:rPr>
                <w:noProof/>
                <w:webHidden/>
              </w:rPr>
            </w:r>
            <w:r>
              <w:rPr>
                <w:noProof/>
                <w:webHidden/>
              </w:rPr>
              <w:fldChar w:fldCharType="separate"/>
            </w:r>
            <w:r>
              <w:rPr>
                <w:noProof/>
                <w:webHidden/>
              </w:rPr>
              <w:t>59</w:t>
            </w:r>
            <w:r>
              <w:rPr>
                <w:noProof/>
                <w:webHidden/>
              </w:rPr>
              <w:fldChar w:fldCharType="end"/>
            </w:r>
          </w:hyperlink>
        </w:p>
        <w:p w14:paraId="2FA7BD85" w14:textId="58C2D9BB"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01" w:history="1">
            <w:r w:rsidRPr="007C2FB1">
              <w:rPr>
                <w:rStyle w:val="Hipervnculo"/>
                <w:noProof/>
              </w:rPr>
              <w:t>5.3</w:t>
            </w:r>
            <w:r>
              <w:rPr>
                <w:rFonts w:asciiTheme="minorHAnsi" w:hAnsiTheme="minorHAnsi"/>
                <w:noProof/>
                <w:kern w:val="2"/>
                <w:sz w:val="24"/>
                <w:szCs w:val="24"/>
                <w:lang w:val="es-CO" w:eastAsia="es-CO"/>
                <w14:ligatures w14:val="standardContextual"/>
              </w:rPr>
              <w:tab/>
            </w:r>
            <w:r w:rsidRPr="007C2FB1">
              <w:rPr>
                <w:rStyle w:val="Hipervnculo"/>
                <w:noProof/>
              </w:rPr>
              <w:t>Visión de evolución de AlejandrIA – No vinculante</w:t>
            </w:r>
            <w:r>
              <w:rPr>
                <w:noProof/>
                <w:webHidden/>
              </w:rPr>
              <w:tab/>
            </w:r>
            <w:r>
              <w:rPr>
                <w:noProof/>
                <w:webHidden/>
              </w:rPr>
              <w:fldChar w:fldCharType="begin"/>
            </w:r>
            <w:r>
              <w:rPr>
                <w:noProof/>
                <w:webHidden/>
              </w:rPr>
              <w:instrText xml:space="preserve"> PAGEREF _Toc240576101 \h </w:instrText>
            </w:r>
            <w:r>
              <w:rPr>
                <w:noProof/>
                <w:webHidden/>
              </w:rPr>
            </w:r>
            <w:r>
              <w:rPr>
                <w:noProof/>
                <w:webHidden/>
              </w:rPr>
              <w:fldChar w:fldCharType="separate"/>
            </w:r>
            <w:r>
              <w:rPr>
                <w:noProof/>
                <w:webHidden/>
              </w:rPr>
              <w:t>63</w:t>
            </w:r>
            <w:r>
              <w:rPr>
                <w:noProof/>
                <w:webHidden/>
              </w:rPr>
              <w:fldChar w:fldCharType="end"/>
            </w:r>
          </w:hyperlink>
        </w:p>
        <w:p w14:paraId="511E53A2" w14:textId="00D0FDB8" w:rsidR="002E6ACD" w:rsidRDefault="002E6ACD">
          <w:pPr>
            <w:pStyle w:val="TDC1"/>
            <w:tabs>
              <w:tab w:val="left" w:pos="420"/>
            </w:tabs>
            <w:rPr>
              <w:rFonts w:asciiTheme="minorHAnsi" w:hAnsiTheme="minorHAnsi"/>
              <w:noProof/>
              <w:kern w:val="2"/>
              <w:sz w:val="24"/>
              <w:szCs w:val="24"/>
              <w:lang w:val="es-CO" w:eastAsia="es-CO"/>
              <w14:ligatures w14:val="standardContextual"/>
            </w:rPr>
          </w:pPr>
          <w:hyperlink w:anchor="_Toc240576102" w:history="1">
            <w:r w:rsidRPr="007C2FB1">
              <w:rPr>
                <w:rStyle w:val="Hipervnculo"/>
                <w:noProof/>
              </w:rPr>
              <w:t>6</w:t>
            </w:r>
            <w:r>
              <w:rPr>
                <w:rFonts w:asciiTheme="minorHAnsi" w:hAnsiTheme="minorHAnsi"/>
                <w:noProof/>
                <w:kern w:val="2"/>
                <w:sz w:val="24"/>
                <w:szCs w:val="24"/>
                <w:lang w:val="es-CO" w:eastAsia="es-CO"/>
                <w14:ligatures w14:val="standardContextual"/>
              </w:rPr>
              <w:tab/>
            </w:r>
            <w:r w:rsidRPr="007C2FB1">
              <w:rPr>
                <w:rStyle w:val="Hipervnculo"/>
                <w:noProof/>
              </w:rPr>
              <w:t>Roles y responsabilidades</w:t>
            </w:r>
            <w:r>
              <w:rPr>
                <w:noProof/>
                <w:webHidden/>
              </w:rPr>
              <w:tab/>
            </w:r>
            <w:r>
              <w:rPr>
                <w:noProof/>
                <w:webHidden/>
              </w:rPr>
              <w:fldChar w:fldCharType="begin"/>
            </w:r>
            <w:r>
              <w:rPr>
                <w:noProof/>
                <w:webHidden/>
              </w:rPr>
              <w:instrText xml:space="preserve"> PAGEREF _Toc240576102 \h </w:instrText>
            </w:r>
            <w:r>
              <w:rPr>
                <w:noProof/>
                <w:webHidden/>
              </w:rPr>
            </w:r>
            <w:r>
              <w:rPr>
                <w:noProof/>
                <w:webHidden/>
              </w:rPr>
              <w:fldChar w:fldCharType="separate"/>
            </w:r>
            <w:r>
              <w:rPr>
                <w:noProof/>
                <w:webHidden/>
              </w:rPr>
              <w:t>65</w:t>
            </w:r>
            <w:r>
              <w:rPr>
                <w:noProof/>
                <w:webHidden/>
              </w:rPr>
              <w:fldChar w:fldCharType="end"/>
            </w:r>
          </w:hyperlink>
        </w:p>
        <w:p w14:paraId="137B5029" w14:textId="24B371D4"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03" w:history="1">
            <w:r w:rsidRPr="007C2FB1">
              <w:rPr>
                <w:rStyle w:val="Hipervnculo"/>
                <w:noProof/>
              </w:rPr>
              <w:t>6.1</w:t>
            </w:r>
            <w:r>
              <w:rPr>
                <w:rFonts w:asciiTheme="minorHAnsi" w:hAnsiTheme="minorHAnsi"/>
                <w:noProof/>
                <w:kern w:val="2"/>
                <w:sz w:val="24"/>
                <w:szCs w:val="24"/>
                <w:lang w:val="es-CO" w:eastAsia="es-CO"/>
                <w14:ligatures w14:val="standardContextual"/>
              </w:rPr>
              <w:tab/>
            </w:r>
            <w:r w:rsidRPr="007C2FB1">
              <w:rPr>
                <w:rStyle w:val="Hipervnculo"/>
                <w:noProof/>
              </w:rPr>
              <w:t>Objetivo del modelo de trabajo</w:t>
            </w:r>
            <w:r>
              <w:rPr>
                <w:noProof/>
                <w:webHidden/>
              </w:rPr>
              <w:tab/>
            </w:r>
            <w:r>
              <w:rPr>
                <w:noProof/>
                <w:webHidden/>
              </w:rPr>
              <w:fldChar w:fldCharType="begin"/>
            </w:r>
            <w:r>
              <w:rPr>
                <w:noProof/>
                <w:webHidden/>
              </w:rPr>
              <w:instrText xml:space="preserve"> PAGEREF _Toc240576103 \h </w:instrText>
            </w:r>
            <w:r>
              <w:rPr>
                <w:noProof/>
                <w:webHidden/>
              </w:rPr>
            </w:r>
            <w:r>
              <w:rPr>
                <w:noProof/>
                <w:webHidden/>
              </w:rPr>
              <w:fldChar w:fldCharType="separate"/>
            </w:r>
            <w:r>
              <w:rPr>
                <w:noProof/>
                <w:webHidden/>
              </w:rPr>
              <w:t>65</w:t>
            </w:r>
            <w:r>
              <w:rPr>
                <w:noProof/>
                <w:webHidden/>
              </w:rPr>
              <w:fldChar w:fldCharType="end"/>
            </w:r>
          </w:hyperlink>
        </w:p>
        <w:p w14:paraId="7CBEF45B" w14:textId="2EE0BF04"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04" w:history="1">
            <w:r w:rsidRPr="007C2FB1">
              <w:rPr>
                <w:rStyle w:val="Hipervnculo"/>
                <w:noProof/>
              </w:rPr>
              <w:t>6.2</w:t>
            </w:r>
            <w:r>
              <w:rPr>
                <w:rFonts w:asciiTheme="minorHAnsi" w:hAnsiTheme="minorHAnsi"/>
                <w:noProof/>
                <w:kern w:val="2"/>
                <w:sz w:val="24"/>
                <w:szCs w:val="24"/>
                <w:lang w:val="es-CO" w:eastAsia="es-CO"/>
                <w14:ligatures w14:val="standardContextual"/>
              </w:rPr>
              <w:tab/>
            </w:r>
            <w:r w:rsidRPr="007C2FB1">
              <w:rPr>
                <w:rStyle w:val="Hipervnculo"/>
                <w:noProof/>
              </w:rPr>
              <w:t>Modelo general de células</w:t>
            </w:r>
            <w:r>
              <w:rPr>
                <w:noProof/>
                <w:webHidden/>
              </w:rPr>
              <w:tab/>
            </w:r>
            <w:r>
              <w:rPr>
                <w:noProof/>
                <w:webHidden/>
              </w:rPr>
              <w:fldChar w:fldCharType="begin"/>
            </w:r>
            <w:r>
              <w:rPr>
                <w:noProof/>
                <w:webHidden/>
              </w:rPr>
              <w:instrText xml:space="preserve"> PAGEREF _Toc240576104 \h </w:instrText>
            </w:r>
            <w:r>
              <w:rPr>
                <w:noProof/>
                <w:webHidden/>
              </w:rPr>
            </w:r>
            <w:r>
              <w:rPr>
                <w:noProof/>
                <w:webHidden/>
              </w:rPr>
              <w:fldChar w:fldCharType="separate"/>
            </w:r>
            <w:r>
              <w:rPr>
                <w:noProof/>
                <w:webHidden/>
              </w:rPr>
              <w:t>65</w:t>
            </w:r>
            <w:r>
              <w:rPr>
                <w:noProof/>
                <w:webHidden/>
              </w:rPr>
              <w:fldChar w:fldCharType="end"/>
            </w:r>
          </w:hyperlink>
        </w:p>
        <w:p w14:paraId="44B1417E" w14:textId="27836F94"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05" w:history="1">
            <w:r w:rsidRPr="007C2FB1">
              <w:rPr>
                <w:rStyle w:val="Hipervnculo"/>
                <w:noProof/>
              </w:rPr>
              <w:t>6.3</w:t>
            </w:r>
            <w:r>
              <w:rPr>
                <w:rFonts w:asciiTheme="minorHAnsi" w:hAnsiTheme="minorHAnsi"/>
                <w:noProof/>
                <w:kern w:val="2"/>
                <w:sz w:val="24"/>
                <w:szCs w:val="24"/>
                <w:lang w:val="es-CO" w:eastAsia="es-CO"/>
                <w14:ligatures w14:val="standardContextual"/>
              </w:rPr>
              <w:tab/>
            </w:r>
            <w:r w:rsidRPr="007C2FB1">
              <w:rPr>
                <w:rStyle w:val="Hipervnculo"/>
                <w:noProof/>
              </w:rPr>
              <w:t>Célula de Data Partner / Fundación del Dominio de Datos de Salud</w:t>
            </w:r>
            <w:r>
              <w:rPr>
                <w:noProof/>
                <w:webHidden/>
              </w:rPr>
              <w:tab/>
            </w:r>
            <w:r>
              <w:rPr>
                <w:noProof/>
                <w:webHidden/>
              </w:rPr>
              <w:fldChar w:fldCharType="begin"/>
            </w:r>
            <w:r>
              <w:rPr>
                <w:noProof/>
                <w:webHidden/>
              </w:rPr>
              <w:instrText xml:space="preserve"> PAGEREF _Toc240576105 \h </w:instrText>
            </w:r>
            <w:r>
              <w:rPr>
                <w:noProof/>
                <w:webHidden/>
              </w:rPr>
            </w:r>
            <w:r>
              <w:rPr>
                <w:noProof/>
                <w:webHidden/>
              </w:rPr>
              <w:fldChar w:fldCharType="separate"/>
            </w:r>
            <w:r>
              <w:rPr>
                <w:noProof/>
                <w:webHidden/>
              </w:rPr>
              <w:t>66</w:t>
            </w:r>
            <w:r>
              <w:rPr>
                <w:noProof/>
                <w:webHidden/>
              </w:rPr>
              <w:fldChar w:fldCharType="end"/>
            </w:r>
          </w:hyperlink>
        </w:p>
        <w:p w14:paraId="5F2A511E" w14:textId="08CACC78"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106" w:history="1">
            <w:r w:rsidRPr="007C2FB1">
              <w:rPr>
                <w:rStyle w:val="Hipervnculo"/>
                <w:noProof/>
              </w:rPr>
              <w:t>6.3.1</w:t>
            </w:r>
            <w:r>
              <w:rPr>
                <w:rFonts w:asciiTheme="minorHAnsi" w:hAnsiTheme="minorHAnsi"/>
                <w:noProof/>
                <w:kern w:val="2"/>
                <w:sz w:val="24"/>
                <w:szCs w:val="24"/>
                <w:lang w:val="es-CO" w:eastAsia="es-CO"/>
                <w14:ligatures w14:val="standardContextual"/>
              </w:rPr>
              <w:tab/>
            </w:r>
            <w:r w:rsidRPr="007C2FB1">
              <w:rPr>
                <w:rStyle w:val="Hipervnculo"/>
                <w:noProof/>
              </w:rPr>
              <w:t>Propósito</w:t>
            </w:r>
            <w:r>
              <w:rPr>
                <w:noProof/>
                <w:webHidden/>
              </w:rPr>
              <w:tab/>
            </w:r>
            <w:r>
              <w:rPr>
                <w:noProof/>
                <w:webHidden/>
              </w:rPr>
              <w:fldChar w:fldCharType="begin"/>
            </w:r>
            <w:r>
              <w:rPr>
                <w:noProof/>
                <w:webHidden/>
              </w:rPr>
              <w:instrText xml:space="preserve"> PAGEREF _Toc240576106 \h </w:instrText>
            </w:r>
            <w:r>
              <w:rPr>
                <w:noProof/>
                <w:webHidden/>
              </w:rPr>
            </w:r>
            <w:r>
              <w:rPr>
                <w:noProof/>
                <w:webHidden/>
              </w:rPr>
              <w:fldChar w:fldCharType="separate"/>
            </w:r>
            <w:r>
              <w:rPr>
                <w:noProof/>
                <w:webHidden/>
              </w:rPr>
              <w:t>66</w:t>
            </w:r>
            <w:r>
              <w:rPr>
                <w:noProof/>
                <w:webHidden/>
              </w:rPr>
              <w:fldChar w:fldCharType="end"/>
            </w:r>
          </w:hyperlink>
        </w:p>
        <w:p w14:paraId="7576DDA3" w14:textId="5727C1A8"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107" w:history="1">
            <w:r w:rsidRPr="007C2FB1">
              <w:rPr>
                <w:rStyle w:val="Hipervnculo"/>
                <w:noProof/>
              </w:rPr>
              <w:t>6.3.2</w:t>
            </w:r>
            <w:r>
              <w:rPr>
                <w:rFonts w:asciiTheme="minorHAnsi" w:hAnsiTheme="minorHAnsi"/>
                <w:noProof/>
                <w:kern w:val="2"/>
                <w:sz w:val="24"/>
                <w:szCs w:val="24"/>
                <w:lang w:val="es-CO" w:eastAsia="es-CO"/>
                <w14:ligatures w14:val="standardContextual"/>
              </w:rPr>
              <w:tab/>
            </w:r>
            <w:r w:rsidRPr="007C2FB1">
              <w:rPr>
                <w:rStyle w:val="Hipervnculo"/>
                <w:noProof/>
              </w:rPr>
              <w:t>Responsabilidades principales</w:t>
            </w:r>
            <w:r>
              <w:rPr>
                <w:noProof/>
                <w:webHidden/>
              </w:rPr>
              <w:tab/>
            </w:r>
            <w:r>
              <w:rPr>
                <w:noProof/>
                <w:webHidden/>
              </w:rPr>
              <w:fldChar w:fldCharType="begin"/>
            </w:r>
            <w:r>
              <w:rPr>
                <w:noProof/>
                <w:webHidden/>
              </w:rPr>
              <w:instrText xml:space="preserve"> PAGEREF _Toc240576107 \h </w:instrText>
            </w:r>
            <w:r>
              <w:rPr>
                <w:noProof/>
                <w:webHidden/>
              </w:rPr>
            </w:r>
            <w:r>
              <w:rPr>
                <w:noProof/>
                <w:webHidden/>
              </w:rPr>
              <w:fldChar w:fldCharType="separate"/>
            </w:r>
            <w:r>
              <w:rPr>
                <w:noProof/>
                <w:webHidden/>
              </w:rPr>
              <w:t>66</w:t>
            </w:r>
            <w:r>
              <w:rPr>
                <w:noProof/>
                <w:webHidden/>
              </w:rPr>
              <w:fldChar w:fldCharType="end"/>
            </w:r>
          </w:hyperlink>
        </w:p>
        <w:p w14:paraId="6C21AC13" w14:textId="679B0562"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108" w:history="1">
            <w:r w:rsidRPr="007C2FB1">
              <w:rPr>
                <w:rStyle w:val="Hipervnculo"/>
                <w:noProof/>
              </w:rPr>
              <w:t>6.3.3</w:t>
            </w:r>
            <w:r>
              <w:rPr>
                <w:rFonts w:asciiTheme="minorHAnsi" w:hAnsiTheme="minorHAnsi"/>
                <w:noProof/>
                <w:kern w:val="2"/>
                <w:sz w:val="24"/>
                <w:szCs w:val="24"/>
                <w:lang w:val="es-CO" w:eastAsia="es-CO"/>
                <w14:ligatures w14:val="standardContextual"/>
              </w:rPr>
              <w:tab/>
            </w:r>
            <w:r w:rsidRPr="007C2FB1">
              <w:rPr>
                <w:rStyle w:val="Hipervnculo"/>
                <w:noProof/>
              </w:rPr>
              <w:t>Roles sugeridos NTT DATA</w:t>
            </w:r>
            <w:r>
              <w:rPr>
                <w:noProof/>
                <w:webHidden/>
              </w:rPr>
              <w:tab/>
            </w:r>
            <w:r>
              <w:rPr>
                <w:noProof/>
                <w:webHidden/>
              </w:rPr>
              <w:fldChar w:fldCharType="begin"/>
            </w:r>
            <w:r>
              <w:rPr>
                <w:noProof/>
                <w:webHidden/>
              </w:rPr>
              <w:instrText xml:space="preserve"> PAGEREF _Toc240576108 \h </w:instrText>
            </w:r>
            <w:r>
              <w:rPr>
                <w:noProof/>
                <w:webHidden/>
              </w:rPr>
            </w:r>
            <w:r>
              <w:rPr>
                <w:noProof/>
                <w:webHidden/>
              </w:rPr>
              <w:fldChar w:fldCharType="separate"/>
            </w:r>
            <w:r>
              <w:rPr>
                <w:noProof/>
                <w:webHidden/>
              </w:rPr>
              <w:t>66</w:t>
            </w:r>
            <w:r>
              <w:rPr>
                <w:noProof/>
                <w:webHidden/>
              </w:rPr>
              <w:fldChar w:fldCharType="end"/>
            </w:r>
          </w:hyperlink>
        </w:p>
        <w:p w14:paraId="62D34A77" w14:textId="13EA4F8D"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109" w:history="1">
            <w:r w:rsidRPr="007C2FB1">
              <w:rPr>
                <w:rStyle w:val="Hipervnculo"/>
                <w:noProof/>
                <w:lang w:val="es-CO"/>
              </w:rPr>
              <w:t>6.3.4</w:t>
            </w:r>
            <w:r>
              <w:rPr>
                <w:rFonts w:asciiTheme="minorHAnsi" w:hAnsiTheme="minorHAnsi"/>
                <w:noProof/>
                <w:kern w:val="2"/>
                <w:sz w:val="24"/>
                <w:szCs w:val="24"/>
                <w:lang w:val="es-CO" w:eastAsia="es-CO"/>
                <w14:ligatures w14:val="standardContextual"/>
              </w:rPr>
              <w:tab/>
            </w:r>
            <w:r w:rsidRPr="007C2FB1">
              <w:rPr>
                <w:rStyle w:val="Hipervnculo"/>
                <w:noProof/>
                <w:lang w:val="es-CO"/>
              </w:rPr>
              <w:t>Aporte de valor en la etapa fundacional</w:t>
            </w:r>
            <w:r>
              <w:rPr>
                <w:noProof/>
                <w:webHidden/>
              </w:rPr>
              <w:tab/>
            </w:r>
            <w:r>
              <w:rPr>
                <w:noProof/>
                <w:webHidden/>
              </w:rPr>
              <w:fldChar w:fldCharType="begin"/>
            </w:r>
            <w:r>
              <w:rPr>
                <w:noProof/>
                <w:webHidden/>
              </w:rPr>
              <w:instrText xml:space="preserve"> PAGEREF _Toc240576109 \h </w:instrText>
            </w:r>
            <w:r>
              <w:rPr>
                <w:noProof/>
                <w:webHidden/>
              </w:rPr>
            </w:r>
            <w:r>
              <w:rPr>
                <w:noProof/>
                <w:webHidden/>
              </w:rPr>
              <w:fldChar w:fldCharType="separate"/>
            </w:r>
            <w:r>
              <w:rPr>
                <w:noProof/>
                <w:webHidden/>
              </w:rPr>
              <w:t>67</w:t>
            </w:r>
            <w:r>
              <w:rPr>
                <w:noProof/>
                <w:webHidden/>
              </w:rPr>
              <w:fldChar w:fldCharType="end"/>
            </w:r>
          </w:hyperlink>
        </w:p>
        <w:p w14:paraId="5EDC90EB" w14:textId="0AE17EF7"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10" w:history="1">
            <w:r w:rsidRPr="007C2FB1">
              <w:rPr>
                <w:rStyle w:val="Hipervnculo"/>
                <w:noProof/>
                <w:lang w:val="pt-BR"/>
              </w:rPr>
              <w:t>6.4</w:t>
            </w:r>
            <w:r>
              <w:rPr>
                <w:rFonts w:asciiTheme="minorHAnsi" w:hAnsiTheme="minorHAnsi"/>
                <w:noProof/>
                <w:kern w:val="2"/>
                <w:sz w:val="24"/>
                <w:szCs w:val="24"/>
                <w:lang w:val="es-CO" w:eastAsia="es-CO"/>
                <w14:ligatures w14:val="standardContextual"/>
              </w:rPr>
              <w:tab/>
            </w:r>
            <w:r w:rsidRPr="007C2FB1">
              <w:rPr>
                <w:rStyle w:val="Hipervnculo"/>
                <w:noProof/>
                <w:lang w:val="pt-BR"/>
              </w:rPr>
              <w:t>Célula de Casos de Uso o Implementadora</w:t>
            </w:r>
            <w:r>
              <w:rPr>
                <w:noProof/>
                <w:webHidden/>
              </w:rPr>
              <w:tab/>
            </w:r>
            <w:r>
              <w:rPr>
                <w:noProof/>
                <w:webHidden/>
              </w:rPr>
              <w:fldChar w:fldCharType="begin"/>
            </w:r>
            <w:r>
              <w:rPr>
                <w:noProof/>
                <w:webHidden/>
              </w:rPr>
              <w:instrText xml:space="preserve"> PAGEREF _Toc240576110 \h </w:instrText>
            </w:r>
            <w:r>
              <w:rPr>
                <w:noProof/>
                <w:webHidden/>
              </w:rPr>
            </w:r>
            <w:r>
              <w:rPr>
                <w:noProof/>
                <w:webHidden/>
              </w:rPr>
              <w:fldChar w:fldCharType="separate"/>
            </w:r>
            <w:r>
              <w:rPr>
                <w:noProof/>
                <w:webHidden/>
              </w:rPr>
              <w:t>67</w:t>
            </w:r>
            <w:r>
              <w:rPr>
                <w:noProof/>
                <w:webHidden/>
              </w:rPr>
              <w:fldChar w:fldCharType="end"/>
            </w:r>
          </w:hyperlink>
        </w:p>
        <w:p w14:paraId="4EB07178" w14:textId="6271C22B"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111" w:history="1">
            <w:r w:rsidRPr="007C2FB1">
              <w:rPr>
                <w:rStyle w:val="Hipervnculo"/>
                <w:noProof/>
              </w:rPr>
              <w:t>6.4.1</w:t>
            </w:r>
            <w:r>
              <w:rPr>
                <w:rFonts w:asciiTheme="minorHAnsi" w:hAnsiTheme="minorHAnsi"/>
                <w:noProof/>
                <w:kern w:val="2"/>
                <w:sz w:val="24"/>
                <w:szCs w:val="24"/>
                <w:lang w:val="es-CO" w:eastAsia="es-CO"/>
                <w14:ligatures w14:val="standardContextual"/>
              </w:rPr>
              <w:tab/>
            </w:r>
            <w:r w:rsidRPr="007C2FB1">
              <w:rPr>
                <w:rStyle w:val="Hipervnculo"/>
                <w:noProof/>
              </w:rPr>
              <w:t>Propósito</w:t>
            </w:r>
            <w:r>
              <w:rPr>
                <w:noProof/>
                <w:webHidden/>
              </w:rPr>
              <w:tab/>
            </w:r>
            <w:r>
              <w:rPr>
                <w:noProof/>
                <w:webHidden/>
              </w:rPr>
              <w:fldChar w:fldCharType="begin"/>
            </w:r>
            <w:r>
              <w:rPr>
                <w:noProof/>
                <w:webHidden/>
              </w:rPr>
              <w:instrText xml:space="preserve"> PAGEREF _Toc240576111 \h </w:instrText>
            </w:r>
            <w:r>
              <w:rPr>
                <w:noProof/>
                <w:webHidden/>
              </w:rPr>
            </w:r>
            <w:r>
              <w:rPr>
                <w:noProof/>
                <w:webHidden/>
              </w:rPr>
              <w:fldChar w:fldCharType="separate"/>
            </w:r>
            <w:r>
              <w:rPr>
                <w:noProof/>
                <w:webHidden/>
              </w:rPr>
              <w:t>67</w:t>
            </w:r>
            <w:r>
              <w:rPr>
                <w:noProof/>
                <w:webHidden/>
              </w:rPr>
              <w:fldChar w:fldCharType="end"/>
            </w:r>
          </w:hyperlink>
        </w:p>
        <w:p w14:paraId="61FDEA39" w14:textId="567A32C2"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112" w:history="1">
            <w:r w:rsidRPr="007C2FB1">
              <w:rPr>
                <w:rStyle w:val="Hipervnculo"/>
                <w:noProof/>
              </w:rPr>
              <w:t>6.4.2</w:t>
            </w:r>
            <w:r>
              <w:rPr>
                <w:rFonts w:asciiTheme="minorHAnsi" w:hAnsiTheme="minorHAnsi"/>
                <w:noProof/>
                <w:kern w:val="2"/>
                <w:sz w:val="24"/>
                <w:szCs w:val="24"/>
                <w:lang w:val="es-CO" w:eastAsia="es-CO"/>
                <w14:ligatures w14:val="standardContextual"/>
              </w:rPr>
              <w:tab/>
            </w:r>
            <w:r w:rsidRPr="007C2FB1">
              <w:rPr>
                <w:rStyle w:val="Hipervnculo"/>
                <w:noProof/>
              </w:rPr>
              <w:t>Responsabilidades principales</w:t>
            </w:r>
            <w:r>
              <w:rPr>
                <w:noProof/>
                <w:webHidden/>
              </w:rPr>
              <w:tab/>
            </w:r>
            <w:r>
              <w:rPr>
                <w:noProof/>
                <w:webHidden/>
              </w:rPr>
              <w:fldChar w:fldCharType="begin"/>
            </w:r>
            <w:r>
              <w:rPr>
                <w:noProof/>
                <w:webHidden/>
              </w:rPr>
              <w:instrText xml:space="preserve"> PAGEREF _Toc240576112 \h </w:instrText>
            </w:r>
            <w:r>
              <w:rPr>
                <w:noProof/>
                <w:webHidden/>
              </w:rPr>
            </w:r>
            <w:r>
              <w:rPr>
                <w:noProof/>
                <w:webHidden/>
              </w:rPr>
              <w:fldChar w:fldCharType="separate"/>
            </w:r>
            <w:r>
              <w:rPr>
                <w:noProof/>
                <w:webHidden/>
              </w:rPr>
              <w:t>68</w:t>
            </w:r>
            <w:r>
              <w:rPr>
                <w:noProof/>
                <w:webHidden/>
              </w:rPr>
              <w:fldChar w:fldCharType="end"/>
            </w:r>
          </w:hyperlink>
        </w:p>
        <w:p w14:paraId="650F808B" w14:textId="1FA3D72A"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113" w:history="1">
            <w:r w:rsidRPr="007C2FB1">
              <w:rPr>
                <w:rStyle w:val="Hipervnculo"/>
                <w:noProof/>
              </w:rPr>
              <w:t>6.4.3</w:t>
            </w:r>
            <w:r>
              <w:rPr>
                <w:rFonts w:asciiTheme="minorHAnsi" w:hAnsiTheme="minorHAnsi"/>
                <w:noProof/>
                <w:kern w:val="2"/>
                <w:sz w:val="24"/>
                <w:szCs w:val="24"/>
                <w:lang w:val="es-CO" w:eastAsia="es-CO"/>
                <w14:ligatures w14:val="standardContextual"/>
              </w:rPr>
              <w:tab/>
            </w:r>
            <w:r w:rsidRPr="007C2FB1">
              <w:rPr>
                <w:rStyle w:val="Hipervnculo"/>
                <w:noProof/>
              </w:rPr>
              <w:t>Roles sugeridos NTT DATA</w:t>
            </w:r>
            <w:r>
              <w:rPr>
                <w:noProof/>
                <w:webHidden/>
              </w:rPr>
              <w:tab/>
            </w:r>
            <w:r>
              <w:rPr>
                <w:noProof/>
                <w:webHidden/>
              </w:rPr>
              <w:fldChar w:fldCharType="begin"/>
            </w:r>
            <w:r>
              <w:rPr>
                <w:noProof/>
                <w:webHidden/>
              </w:rPr>
              <w:instrText xml:space="preserve"> PAGEREF _Toc240576113 \h </w:instrText>
            </w:r>
            <w:r>
              <w:rPr>
                <w:noProof/>
                <w:webHidden/>
              </w:rPr>
            </w:r>
            <w:r>
              <w:rPr>
                <w:noProof/>
                <w:webHidden/>
              </w:rPr>
              <w:fldChar w:fldCharType="separate"/>
            </w:r>
            <w:r>
              <w:rPr>
                <w:noProof/>
                <w:webHidden/>
              </w:rPr>
              <w:t>68</w:t>
            </w:r>
            <w:r>
              <w:rPr>
                <w:noProof/>
                <w:webHidden/>
              </w:rPr>
              <w:fldChar w:fldCharType="end"/>
            </w:r>
          </w:hyperlink>
        </w:p>
        <w:p w14:paraId="1EC34DA8" w14:textId="7DA59EFA"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114" w:history="1">
            <w:r w:rsidRPr="007C2FB1">
              <w:rPr>
                <w:rStyle w:val="Hipervnculo"/>
                <w:noProof/>
                <w:lang w:val="es-CO"/>
              </w:rPr>
              <w:t>6.4.4</w:t>
            </w:r>
            <w:r>
              <w:rPr>
                <w:rFonts w:asciiTheme="minorHAnsi" w:hAnsiTheme="minorHAnsi"/>
                <w:noProof/>
                <w:kern w:val="2"/>
                <w:sz w:val="24"/>
                <w:szCs w:val="24"/>
                <w:lang w:val="es-CO" w:eastAsia="es-CO"/>
                <w14:ligatures w14:val="standardContextual"/>
              </w:rPr>
              <w:tab/>
            </w:r>
            <w:r w:rsidRPr="007C2FB1">
              <w:rPr>
                <w:rStyle w:val="Hipervnculo"/>
                <w:noProof/>
                <w:lang w:val="es-CO"/>
              </w:rPr>
              <w:t>Aporte de valor en la etapa fundacional</w:t>
            </w:r>
            <w:r>
              <w:rPr>
                <w:noProof/>
                <w:webHidden/>
              </w:rPr>
              <w:tab/>
            </w:r>
            <w:r>
              <w:rPr>
                <w:noProof/>
                <w:webHidden/>
              </w:rPr>
              <w:fldChar w:fldCharType="begin"/>
            </w:r>
            <w:r>
              <w:rPr>
                <w:noProof/>
                <w:webHidden/>
              </w:rPr>
              <w:instrText xml:space="preserve"> PAGEREF _Toc240576114 \h </w:instrText>
            </w:r>
            <w:r>
              <w:rPr>
                <w:noProof/>
                <w:webHidden/>
              </w:rPr>
            </w:r>
            <w:r>
              <w:rPr>
                <w:noProof/>
                <w:webHidden/>
              </w:rPr>
              <w:fldChar w:fldCharType="separate"/>
            </w:r>
            <w:r>
              <w:rPr>
                <w:noProof/>
                <w:webHidden/>
              </w:rPr>
              <w:t>69</w:t>
            </w:r>
            <w:r>
              <w:rPr>
                <w:noProof/>
                <w:webHidden/>
              </w:rPr>
              <w:fldChar w:fldCharType="end"/>
            </w:r>
          </w:hyperlink>
        </w:p>
        <w:p w14:paraId="4586F4DB" w14:textId="479C8DDC"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115" w:history="1">
            <w:r w:rsidRPr="007C2FB1">
              <w:rPr>
                <w:rStyle w:val="Hipervnculo"/>
                <w:noProof/>
              </w:rPr>
              <w:t>6.4.5</w:t>
            </w:r>
            <w:r>
              <w:rPr>
                <w:rFonts w:asciiTheme="minorHAnsi" w:hAnsiTheme="minorHAnsi"/>
                <w:noProof/>
                <w:kern w:val="2"/>
                <w:sz w:val="24"/>
                <w:szCs w:val="24"/>
                <w:lang w:val="es-CO" w:eastAsia="es-CO"/>
                <w14:ligatures w14:val="standardContextual"/>
              </w:rPr>
              <w:tab/>
            </w:r>
            <w:r w:rsidRPr="007C2FB1">
              <w:rPr>
                <w:rStyle w:val="Hipervnculo"/>
                <w:noProof/>
              </w:rPr>
              <w:t>Entregables esperados</w:t>
            </w:r>
            <w:r>
              <w:rPr>
                <w:noProof/>
                <w:webHidden/>
              </w:rPr>
              <w:tab/>
            </w:r>
            <w:r>
              <w:rPr>
                <w:noProof/>
                <w:webHidden/>
              </w:rPr>
              <w:fldChar w:fldCharType="begin"/>
            </w:r>
            <w:r>
              <w:rPr>
                <w:noProof/>
                <w:webHidden/>
              </w:rPr>
              <w:instrText xml:space="preserve"> PAGEREF _Toc240576115 \h </w:instrText>
            </w:r>
            <w:r>
              <w:rPr>
                <w:noProof/>
                <w:webHidden/>
              </w:rPr>
            </w:r>
            <w:r>
              <w:rPr>
                <w:noProof/>
                <w:webHidden/>
              </w:rPr>
              <w:fldChar w:fldCharType="separate"/>
            </w:r>
            <w:r>
              <w:rPr>
                <w:noProof/>
                <w:webHidden/>
              </w:rPr>
              <w:t>69</w:t>
            </w:r>
            <w:r>
              <w:rPr>
                <w:noProof/>
                <w:webHidden/>
              </w:rPr>
              <w:fldChar w:fldCharType="end"/>
            </w:r>
          </w:hyperlink>
        </w:p>
        <w:p w14:paraId="656C52B1" w14:textId="48575255"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16" w:history="1">
            <w:r w:rsidRPr="007C2FB1">
              <w:rPr>
                <w:rStyle w:val="Hipervnculo"/>
                <w:noProof/>
              </w:rPr>
              <w:t>6.5</w:t>
            </w:r>
            <w:r>
              <w:rPr>
                <w:rFonts w:asciiTheme="minorHAnsi" w:hAnsiTheme="minorHAnsi"/>
                <w:noProof/>
                <w:kern w:val="2"/>
                <w:sz w:val="24"/>
                <w:szCs w:val="24"/>
                <w:lang w:val="es-CO" w:eastAsia="es-CO"/>
                <w14:ligatures w14:val="standardContextual"/>
              </w:rPr>
              <w:tab/>
            </w:r>
            <w:r w:rsidRPr="007C2FB1">
              <w:rPr>
                <w:rStyle w:val="Hipervnculo"/>
                <w:noProof/>
              </w:rPr>
              <w:t>Equipo SURA requerido</w:t>
            </w:r>
            <w:r>
              <w:rPr>
                <w:noProof/>
                <w:webHidden/>
              </w:rPr>
              <w:tab/>
            </w:r>
            <w:r>
              <w:rPr>
                <w:noProof/>
                <w:webHidden/>
              </w:rPr>
              <w:fldChar w:fldCharType="begin"/>
            </w:r>
            <w:r>
              <w:rPr>
                <w:noProof/>
                <w:webHidden/>
              </w:rPr>
              <w:instrText xml:space="preserve"> PAGEREF _Toc240576116 \h </w:instrText>
            </w:r>
            <w:r>
              <w:rPr>
                <w:noProof/>
                <w:webHidden/>
              </w:rPr>
            </w:r>
            <w:r>
              <w:rPr>
                <w:noProof/>
                <w:webHidden/>
              </w:rPr>
              <w:fldChar w:fldCharType="separate"/>
            </w:r>
            <w:r>
              <w:rPr>
                <w:noProof/>
                <w:webHidden/>
              </w:rPr>
              <w:t>70</w:t>
            </w:r>
            <w:r>
              <w:rPr>
                <w:noProof/>
                <w:webHidden/>
              </w:rPr>
              <w:fldChar w:fldCharType="end"/>
            </w:r>
          </w:hyperlink>
        </w:p>
        <w:p w14:paraId="07AD480A" w14:textId="30CBB049" w:rsidR="002E6ACD" w:rsidRDefault="002E6ACD">
          <w:pPr>
            <w:pStyle w:val="TDC3"/>
            <w:tabs>
              <w:tab w:val="left" w:pos="1200"/>
              <w:tab w:val="right" w:leader="dot" w:pos="8828"/>
            </w:tabs>
            <w:rPr>
              <w:rFonts w:asciiTheme="minorHAnsi" w:hAnsiTheme="minorHAnsi"/>
              <w:noProof/>
              <w:kern w:val="2"/>
              <w:sz w:val="24"/>
              <w:szCs w:val="24"/>
              <w:lang w:val="es-CO" w:eastAsia="es-CO"/>
              <w14:ligatures w14:val="standardContextual"/>
            </w:rPr>
          </w:pPr>
          <w:hyperlink w:anchor="_Toc240576117" w:history="1">
            <w:r w:rsidRPr="007C2FB1">
              <w:rPr>
                <w:rStyle w:val="Hipervnculo"/>
                <w:noProof/>
              </w:rPr>
              <w:t>6.5.1</w:t>
            </w:r>
            <w:r>
              <w:rPr>
                <w:rFonts w:asciiTheme="minorHAnsi" w:hAnsiTheme="minorHAnsi"/>
                <w:noProof/>
                <w:kern w:val="2"/>
                <w:sz w:val="24"/>
                <w:szCs w:val="24"/>
                <w:lang w:val="es-CO" w:eastAsia="es-CO"/>
                <w14:ligatures w14:val="standardContextual"/>
              </w:rPr>
              <w:tab/>
            </w:r>
            <w:r w:rsidRPr="007C2FB1">
              <w:rPr>
                <w:rStyle w:val="Hipervnculo"/>
                <w:noProof/>
              </w:rPr>
              <w:t>Roles principales de SURA</w:t>
            </w:r>
            <w:r>
              <w:rPr>
                <w:noProof/>
                <w:webHidden/>
              </w:rPr>
              <w:tab/>
            </w:r>
            <w:r>
              <w:rPr>
                <w:noProof/>
                <w:webHidden/>
              </w:rPr>
              <w:fldChar w:fldCharType="begin"/>
            </w:r>
            <w:r>
              <w:rPr>
                <w:noProof/>
                <w:webHidden/>
              </w:rPr>
              <w:instrText xml:space="preserve"> PAGEREF _Toc240576117 \h </w:instrText>
            </w:r>
            <w:r>
              <w:rPr>
                <w:noProof/>
                <w:webHidden/>
              </w:rPr>
            </w:r>
            <w:r>
              <w:rPr>
                <w:noProof/>
                <w:webHidden/>
              </w:rPr>
              <w:fldChar w:fldCharType="separate"/>
            </w:r>
            <w:r>
              <w:rPr>
                <w:noProof/>
                <w:webHidden/>
              </w:rPr>
              <w:t>70</w:t>
            </w:r>
            <w:r>
              <w:rPr>
                <w:noProof/>
                <w:webHidden/>
              </w:rPr>
              <w:fldChar w:fldCharType="end"/>
            </w:r>
          </w:hyperlink>
        </w:p>
        <w:p w14:paraId="1DB16527" w14:textId="7A3C5CBD"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18" w:history="1">
            <w:r w:rsidRPr="007C2FB1">
              <w:rPr>
                <w:rStyle w:val="Hipervnculo"/>
                <w:noProof/>
              </w:rPr>
              <w:t>6.6</w:t>
            </w:r>
            <w:r>
              <w:rPr>
                <w:rFonts w:asciiTheme="minorHAnsi" w:hAnsiTheme="minorHAnsi"/>
                <w:noProof/>
                <w:kern w:val="2"/>
                <w:sz w:val="24"/>
                <w:szCs w:val="24"/>
                <w:lang w:val="es-CO" w:eastAsia="es-CO"/>
                <w14:ligatures w14:val="standardContextual"/>
              </w:rPr>
              <w:tab/>
            </w:r>
            <w:r w:rsidRPr="007C2FB1">
              <w:rPr>
                <w:rStyle w:val="Hipervnculo"/>
                <w:noProof/>
              </w:rPr>
              <w:t>Relación entre células y equipo SURA</w:t>
            </w:r>
            <w:r>
              <w:rPr>
                <w:noProof/>
                <w:webHidden/>
              </w:rPr>
              <w:tab/>
            </w:r>
            <w:r>
              <w:rPr>
                <w:noProof/>
                <w:webHidden/>
              </w:rPr>
              <w:fldChar w:fldCharType="begin"/>
            </w:r>
            <w:r>
              <w:rPr>
                <w:noProof/>
                <w:webHidden/>
              </w:rPr>
              <w:instrText xml:space="preserve"> PAGEREF _Toc240576118 \h </w:instrText>
            </w:r>
            <w:r>
              <w:rPr>
                <w:noProof/>
                <w:webHidden/>
              </w:rPr>
            </w:r>
            <w:r>
              <w:rPr>
                <w:noProof/>
                <w:webHidden/>
              </w:rPr>
              <w:fldChar w:fldCharType="separate"/>
            </w:r>
            <w:r>
              <w:rPr>
                <w:noProof/>
                <w:webHidden/>
              </w:rPr>
              <w:t>73</w:t>
            </w:r>
            <w:r>
              <w:rPr>
                <w:noProof/>
                <w:webHidden/>
              </w:rPr>
              <w:fldChar w:fldCharType="end"/>
            </w:r>
          </w:hyperlink>
        </w:p>
        <w:p w14:paraId="39824184" w14:textId="4898D6DD"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19" w:history="1">
            <w:r w:rsidRPr="007C2FB1">
              <w:rPr>
                <w:rStyle w:val="Hipervnculo"/>
                <w:noProof/>
              </w:rPr>
              <w:t>6.7</w:t>
            </w:r>
            <w:r>
              <w:rPr>
                <w:rFonts w:asciiTheme="minorHAnsi" w:hAnsiTheme="minorHAnsi"/>
                <w:noProof/>
                <w:kern w:val="2"/>
                <w:sz w:val="24"/>
                <w:szCs w:val="24"/>
                <w:lang w:val="es-CO" w:eastAsia="es-CO"/>
                <w14:ligatures w14:val="standardContextual"/>
              </w:rPr>
              <w:tab/>
            </w:r>
            <w:r w:rsidRPr="007C2FB1">
              <w:rPr>
                <w:rStyle w:val="Hipervnculo"/>
                <w:noProof/>
              </w:rPr>
              <w:t>Responsabilidades</w:t>
            </w:r>
            <w:r>
              <w:rPr>
                <w:noProof/>
                <w:webHidden/>
              </w:rPr>
              <w:tab/>
            </w:r>
            <w:r>
              <w:rPr>
                <w:noProof/>
                <w:webHidden/>
              </w:rPr>
              <w:fldChar w:fldCharType="begin"/>
            </w:r>
            <w:r>
              <w:rPr>
                <w:noProof/>
                <w:webHidden/>
              </w:rPr>
              <w:instrText xml:space="preserve"> PAGEREF _Toc240576119 \h </w:instrText>
            </w:r>
            <w:r>
              <w:rPr>
                <w:noProof/>
                <w:webHidden/>
              </w:rPr>
            </w:r>
            <w:r>
              <w:rPr>
                <w:noProof/>
                <w:webHidden/>
              </w:rPr>
              <w:fldChar w:fldCharType="separate"/>
            </w:r>
            <w:r>
              <w:rPr>
                <w:noProof/>
                <w:webHidden/>
              </w:rPr>
              <w:t>73</w:t>
            </w:r>
            <w:r>
              <w:rPr>
                <w:noProof/>
                <w:webHidden/>
              </w:rPr>
              <w:fldChar w:fldCharType="end"/>
            </w:r>
          </w:hyperlink>
        </w:p>
        <w:p w14:paraId="55182F35" w14:textId="4C174C5E"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20" w:history="1">
            <w:r w:rsidRPr="007C2FB1">
              <w:rPr>
                <w:rStyle w:val="Hipervnculo"/>
                <w:noProof/>
              </w:rPr>
              <w:t>6.8</w:t>
            </w:r>
            <w:r>
              <w:rPr>
                <w:rFonts w:asciiTheme="minorHAnsi" w:hAnsiTheme="minorHAnsi"/>
                <w:noProof/>
                <w:kern w:val="2"/>
                <w:sz w:val="24"/>
                <w:szCs w:val="24"/>
                <w:lang w:val="es-CO" w:eastAsia="es-CO"/>
                <w14:ligatures w14:val="standardContextual"/>
              </w:rPr>
              <w:tab/>
            </w:r>
            <w:r w:rsidRPr="007C2FB1">
              <w:rPr>
                <w:rStyle w:val="Hipervnculo"/>
                <w:noProof/>
              </w:rPr>
              <w:t>Aporte de valor integrado para la etapa fundacional</w:t>
            </w:r>
            <w:r>
              <w:rPr>
                <w:noProof/>
                <w:webHidden/>
              </w:rPr>
              <w:tab/>
            </w:r>
            <w:r>
              <w:rPr>
                <w:noProof/>
                <w:webHidden/>
              </w:rPr>
              <w:fldChar w:fldCharType="begin"/>
            </w:r>
            <w:r>
              <w:rPr>
                <w:noProof/>
                <w:webHidden/>
              </w:rPr>
              <w:instrText xml:space="preserve"> PAGEREF _Toc240576120 \h </w:instrText>
            </w:r>
            <w:r>
              <w:rPr>
                <w:noProof/>
                <w:webHidden/>
              </w:rPr>
            </w:r>
            <w:r>
              <w:rPr>
                <w:noProof/>
                <w:webHidden/>
              </w:rPr>
              <w:fldChar w:fldCharType="separate"/>
            </w:r>
            <w:r>
              <w:rPr>
                <w:noProof/>
                <w:webHidden/>
              </w:rPr>
              <w:t>74</w:t>
            </w:r>
            <w:r>
              <w:rPr>
                <w:noProof/>
                <w:webHidden/>
              </w:rPr>
              <w:fldChar w:fldCharType="end"/>
            </w:r>
          </w:hyperlink>
        </w:p>
        <w:p w14:paraId="1BD7DE52" w14:textId="19D36F76" w:rsidR="002E6ACD" w:rsidRDefault="002E6ACD">
          <w:pPr>
            <w:pStyle w:val="TDC1"/>
            <w:tabs>
              <w:tab w:val="left" w:pos="420"/>
            </w:tabs>
            <w:rPr>
              <w:rFonts w:asciiTheme="minorHAnsi" w:hAnsiTheme="minorHAnsi"/>
              <w:noProof/>
              <w:kern w:val="2"/>
              <w:sz w:val="24"/>
              <w:szCs w:val="24"/>
              <w:lang w:val="es-CO" w:eastAsia="es-CO"/>
              <w14:ligatures w14:val="standardContextual"/>
            </w:rPr>
          </w:pPr>
          <w:hyperlink w:anchor="_Toc240576121" w:history="1">
            <w:r w:rsidRPr="007C2FB1">
              <w:rPr>
                <w:rStyle w:val="Hipervnculo"/>
                <w:noProof/>
              </w:rPr>
              <w:t>7</w:t>
            </w:r>
            <w:r>
              <w:rPr>
                <w:rFonts w:asciiTheme="minorHAnsi" w:hAnsiTheme="minorHAnsi"/>
                <w:noProof/>
                <w:kern w:val="2"/>
                <w:sz w:val="24"/>
                <w:szCs w:val="24"/>
                <w:lang w:val="es-CO" w:eastAsia="es-CO"/>
                <w14:ligatures w14:val="standardContextual"/>
              </w:rPr>
              <w:tab/>
            </w:r>
            <w:r w:rsidRPr="007C2FB1">
              <w:rPr>
                <w:rStyle w:val="Hipervnculo"/>
                <w:noProof/>
              </w:rPr>
              <w:t>Supuestos y consideraciones</w:t>
            </w:r>
            <w:r>
              <w:rPr>
                <w:noProof/>
                <w:webHidden/>
              </w:rPr>
              <w:tab/>
            </w:r>
            <w:r>
              <w:rPr>
                <w:noProof/>
                <w:webHidden/>
              </w:rPr>
              <w:fldChar w:fldCharType="begin"/>
            </w:r>
            <w:r>
              <w:rPr>
                <w:noProof/>
                <w:webHidden/>
              </w:rPr>
              <w:instrText xml:space="preserve"> PAGEREF _Toc240576121 \h </w:instrText>
            </w:r>
            <w:r>
              <w:rPr>
                <w:noProof/>
                <w:webHidden/>
              </w:rPr>
            </w:r>
            <w:r>
              <w:rPr>
                <w:noProof/>
                <w:webHidden/>
              </w:rPr>
              <w:fldChar w:fldCharType="separate"/>
            </w:r>
            <w:r>
              <w:rPr>
                <w:noProof/>
                <w:webHidden/>
              </w:rPr>
              <w:t>74</w:t>
            </w:r>
            <w:r>
              <w:rPr>
                <w:noProof/>
                <w:webHidden/>
              </w:rPr>
              <w:fldChar w:fldCharType="end"/>
            </w:r>
          </w:hyperlink>
        </w:p>
        <w:p w14:paraId="4378B001" w14:textId="2CF490FB"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22" w:history="1">
            <w:r w:rsidRPr="007C2FB1">
              <w:rPr>
                <w:rStyle w:val="Hipervnculo"/>
                <w:noProof/>
              </w:rPr>
              <w:t>7.1</w:t>
            </w:r>
            <w:r>
              <w:rPr>
                <w:rFonts w:asciiTheme="minorHAnsi" w:hAnsiTheme="minorHAnsi"/>
                <w:noProof/>
                <w:kern w:val="2"/>
                <w:sz w:val="24"/>
                <w:szCs w:val="24"/>
                <w:lang w:val="es-CO" w:eastAsia="es-CO"/>
                <w14:ligatures w14:val="standardContextual"/>
              </w:rPr>
              <w:tab/>
            </w:r>
            <w:r w:rsidRPr="007C2FB1">
              <w:rPr>
                <w:rStyle w:val="Hipervnculo"/>
                <w:noProof/>
              </w:rPr>
              <w:t>Premisas y supuestos generales</w:t>
            </w:r>
            <w:r>
              <w:rPr>
                <w:noProof/>
                <w:webHidden/>
              </w:rPr>
              <w:tab/>
            </w:r>
            <w:r>
              <w:rPr>
                <w:noProof/>
                <w:webHidden/>
              </w:rPr>
              <w:fldChar w:fldCharType="begin"/>
            </w:r>
            <w:r>
              <w:rPr>
                <w:noProof/>
                <w:webHidden/>
              </w:rPr>
              <w:instrText xml:space="preserve"> PAGEREF _Toc240576122 \h </w:instrText>
            </w:r>
            <w:r>
              <w:rPr>
                <w:noProof/>
                <w:webHidden/>
              </w:rPr>
            </w:r>
            <w:r>
              <w:rPr>
                <w:noProof/>
                <w:webHidden/>
              </w:rPr>
              <w:fldChar w:fldCharType="separate"/>
            </w:r>
            <w:r>
              <w:rPr>
                <w:noProof/>
                <w:webHidden/>
              </w:rPr>
              <w:t>74</w:t>
            </w:r>
            <w:r>
              <w:rPr>
                <w:noProof/>
                <w:webHidden/>
              </w:rPr>
              <w:fldChar w:fldCharType="end"/>
            </w:r>
          </w:hyperlink>
        </w:p>
        <w:p w14:paraId="0804E365" w14:textId="42E0D42E"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23" w:history="1">
            <w:r w:rsidRPr="007C2FB1">
              <w:rPr>
                <w:rStyle w:val="Hipervnculo"/>
                <w:noProof/>
              </w:rPr>
              <w:t>7.2</w:t>
            </w:r>
            <w:r>
              <w:rPr>
                <w:rFonts w:asciiTheme="minorHAnsi" w:hAnsiTheme="minorHAnsi"/>
                <w:noProof/>
                <w:kern w:val="2"/>
                <w:sz w:val="24"/>
                <w:szCs w:val="24"/>
                <w:lang w:val="es-CO" w:eastAsia="es-CO"/>
                <w14:ligatures w14:val="standardContextual"/>
              </w:rPr>
              <w:tab/>
            </w:r>
            <w:r w:rsidRPr="007C2FB1">
              <w:rPr>
                <w:rStyle w:val="Hipervnculo"/>
                <w:noProof/>
              </w:rPr>
              <w:t>Premisas operativas y de Gobierno</w:t>
            </w:r>
            <w:r>
              <w:rPr>
                <w:noProof/>
                <w:webHidden/>
              </w:rPr>
              <w:tab/>
            </w:r>
            <w:r>
              <w:rPr>
                <w:noProof/>
                <w:webHidden/>
              </w:rPr>
              <w:fldChar w:fldCharType="begin"/>
            </w:r>
            <w:r>
              <w:rPr>
                <w:noProof/>
                <w:webHidden/>
              </w:rPr>
              <w:instrText xml:space="preserve"> PAGEREF _Toc240576123 \h </w:instrText>
            </w:r>
            <w:r>
              <w:rPr>
                <w:noProof/>
                <w:webHidden/>
              </w:rPr>
            </w:r>
            <w:r>
              <w:rPr>
                <w:noProof/>
                <w:webHidden/>
              </w:rPr>
              <w:fldChar w:fldCharType="separate"/>
            </w:r>
            <w:r>
              <w:rPr>
                <w:noProof/>
                <w:webHidden/>
              </w:rPr>
              <w:t>76</w:t>
            </w:r>
            <w:r>
              <w:rPr>
                <w:noProof/>
                <w:webHidden/>
              </w:rPr>
              <w:fldChar w:fldCharType="end"/>
            </w:r>
          </w:hyperlink>
        </w:p>
        <w:p w14:paraId="3E9442AD" w14:textId="0CBFD38D"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24" w:history="1">
            <w:r w:rsidRPr="007C2FB1">
              <w:rPr>
                <w:rStyle w:val="Hipervnculo"/>
                <w:noProof/>
              </w:rPr>
              <w:t>7.3</w:t>
            </w:r>
            <w:r>
              <w:rPr>
                <w:rFonts w:asciiTheme="minorHAnsi" w:hAnsiTheme="minorHAnsi"/>
                <w:noProof/>
                <w:kern w:val="2"/>
                <w:sz w:val="24"/>
                <w:szCs w:val="24"/>
                <w:lang w:val="es-CO" w:eastAsia="es-CO"/>
                <w14:ligatures w14:val="standardContextual"/>
              </w:rPr>
              <w:tab/>
            </w:r>
            <w:r w:rsidRPr="007C2FB1">
              <w:rPr>
                <w:rStyle w:val="Hipervnculo"/>
                <w:noProof/>
              </w:rPr>
              <w:t>Supuestos operativos</w:t>
            </w:r>
            <w:r>
              <w:rPr>
                <w:noProof/>
                <w:webHidden/>
              </w:rPr>
              <w:tab/>
            </w:r>
            <w:r>
              <w:rPr>
                <w:noProof/>
                <w:webHidden/>
              </w:rPr>
              <w:fldChar w:fldCharType="begin"/>
            </w:r>
            <w:r>
              <w:rPr>
                <w:noProof/>
                <w:webHidden/>
              </w:rPr>
              <w:instrText xml:space="preserve"> PAGEREF _Toc240576124 \h </w:instrText>
            </w:r>
            <w:r>
              <w:rPr>
                <w:noProof/>
                <w:webHidden/>
              </w:rPr>
            </w:r>
            <w:r>
              <w:rPr>
                <w:noProof/>
                <w:webHidden/>
              </w:rPr>
              <w:fldChar w:fldCharType="separate"/>
            </w:r>
            <w:r>
              <w:rPr>
                <w:noProof/>
                <w:webHidden/>
              </w:rPr>
              <w:t>76</w:t>
            </w:r>
            <w:r>
              <w:rPr>
                <w:noProof/>
                <w:webHidden/>
              </w:rPr>
              <w:fldChar w:fldCharType="end"/>
            </w:r>
          </w:hyperlink>
        </w:p>
        <w:p w14:paraId="58CECE66" w14:textId="09EB981A"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25" w:history="1">
            <w:r w:rsidRPr="007C2FB1">
              <w:rPr>
                <w:rStyle w:val="Hipervnculo"/>
                <w:noProof/>
              </w:rPr>
              <w:t>7.4</w:t>
            </w:r>
            <w:r>
              <w:rPr>
                <w:rFonts w:asciiTheme="minorHAnsi" w:hAnsiTheme="minorHAnsi"/>
                <w:noProof/>
                <w:kern w:val="2"/>
                <w:sz w:val="24"/>
                <w:szCs w:val="24"/>
                <w:lang w:val="es-CO" w:eastAsia="es-CO"/>
                <w14:ligatures w14:val="standardContextual"/>
              </w:rPr>
              <w:tab/>
            </w:r>
            <w:r w:rsidRPr="007C2FB1">
              <w:rPr>
                <w:rStyle w:val="Hipervnculo"/>
                <w:noProof/>
              </w:rPr>
              <w:t>Premisas contractuales y responsabilidades</w:t>
            </w:r>
            <w:r>
              <w:rPr>
                <w:noProof/>
                <w:webHidden/>
              </w:rPr>
              <w:tab/>
            </w:r>
            <w:r>
              <w:rPr>
                <w:noProof/>
                <w:webHidden/>
              </w:rPr>
              <w:fldChar w:fldCharType="begin"/>
            </w:r>
            <w:r>
              <w:rPr>
                <w:noProof/>
                <w:webHidden/>
              </w:rPr>
              <w:instrText xml:space="preserve"> PAGEREF _Toc240576125 \h </w:instrText>
            </w:r>
            <w:r>
              <w:rPr>
                <w:noProof/>
                <w:webHidden/>
              </w:rPr>
            </w:r>
            <w:r>
              <w:rPr>
                <w:noProof/>
                <w:webHidden/>
              </w:rPr>
              <w:fldChar w:fldCharType="separate"/>
            </w:r>
            <w:r>
              <w:rPr>
                <w:noProof/>
                <w:webHidden/>
              </w:rPr>
              <w:t>77</w:t>
            </w:r>
            <w:r>
              <w:rPr>
                <w:noProof/>
                <w:webHidden/>
              </w:rPr>
              <w:fldChar w:fldCharType="end"/>
            </w:r>
          </w:hyperlink>
        </w:p>
        <w:p w14:paraId="10D0F9F2" w14:textId="05E8D735"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26" w:history="1">
            <w:r w:rsidRPr="007C2FB1">
              <w:rPr>
                <w:rStyle w:val="Hipervnculo"/>
                <w:noProof/>
              </w:rPr>
              <w:t>7.5</w:t>
            </w:r>
            <w:r>
              <w:rPr>
                <w:rFonts w:asciiTheme="minorHAnsi" w:hAnsiTheme="minorHAnsi"/>
                <w:noProof/>
                <w:kern w:val="2"/>
                <w:sz w:val="24"/>
                <w:szCs w:val="24"/>
                <w:lang w:val="es-CO" w:eastAsia="es-CO"/>
                <w14:ligatures w14:val="standardContextual"/>
              </w:rPr>
              <w:tab/>
            </w:r>
            <w:r w:rsidRPr="007C2FB1">
              <w:rPr>
                <w:rStyle w:val="Hipervnculo"/>
                <w:noProof/>
              </w:rPr>
              <w:t>Responsabilidades y condiciones de ejecución</w:t>
            </w:r>
            <w:r>
              <w:rPr>
                <w:noProof/>
                <w:webHidden/>
              </w:rPr>
              <w:tab/>
            </w:r>
            <w:r>
              <w:rPr>
                <w:noProof/>
                <w:webHidden/>
              </w:rPr>
              <w:fldChar w:fldCharType="begin"/>
            </w:r>
            <w:r>
              <w:rPr>
                <w:noProof/>
                <w:webHidden/>
              </w:rPr>
              <w:instrText xml:space="preserve"> PAGEREF _Toc240576126 \h </w:instrText>
            </w:r>
            <w:r>
              <w:rPr>
                <w:noProof/>
                <w:webHidden/>
              </w:rPr>
            </w:r>
            <w:r>
              <w:rPr>
                <w:noProof/>
                <w:webHidden/>
              </w:rPr>
              <w:fldChar w:fldCharType="separate"/>
            </w:r>
            <w:r>
              <w:rPr>
                <w:noProof/>
                <w:webHidden/>
              </w:rPr>
              <w:t>78</w:t>
            </w:r>
            <w:r>
              <w:rPr>
                <w:noProof/>
                <w:webHidden/>
              </w:rPr>
              <w:fldChar w:fldCharType="end"/>
            </w:r>
          </w:hyperlink>
        </w:p>
        <w:p w14:paraId="3C11790E" w14:textId="74220AE6"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27" w:history="1">
            <w:r w:rsidRPr="007C2FB1">
              <w:rPr>
                <w:rStyle w:val="Hipervnculo"/>
                <w:noProof/>
              </w:rPr>
              <w:t>7.6</w:t>
            </w:r>
            <w:r>
              <w:rPr>
                <w:rFonts w:asciiTheme="minorHAnsi" w:hAnsiTheme="minorHAnsi"/>
                <w:noProof/>
                <w:kern w:val="2"/>
                <w:sz w:val="24"/>
                <w:szCs w:val="24"/>
                <w:lang w:val="es-CO" w:eastAsia="es-CO"/>
                <w14:ligatures w14:val="standardContextual"/>
              </w:rPr>
              <w:tab/>
            </w:r>
            <w:r w:rsidRPr="007C2FB1">
              <w:rPr>
                <w:rStyle w:val="Hipervnculo"/>
                <w:noProof/>
              </w:rPr>
              <w:t>Supuestos base de la propuesta</w:t>
            </w:r>
            <w:r>
              <w:rPr>
                <w:noProof/>
                <w:webHidden/>
              </w:rPr>
              <w:tab/>
            </w:r>
            <w:r>
              <w:rPr>
                <w:noProof/>
                <w:webHidden/>
              </w:rPr>
              <w:fldChar w:fldCharType="begin"/>
            </w:r>
            <w:r>
              <w:rPr>
                <w:noProof/>
                <w:webHidden/>
              </w:rPr>
              <w:instrText xml:space="preserve"> PAGEREF _Toc240576127 \h </w:instrText>
            </w:r>
            <w:r>
              <w:rPr>
                <w:noProof/>
                <w:webHidden/>
              </w:rPr>
            </w:r>
            <w:r>
              <w:rPr>
                <w:noProof/>
                <w:webHidden/>
              </w:rPr>
              <w:fldChar w:fldCharType="separate"/>
            </w:r>
            <w:r>
              <w:rPr>
                <w:noProof/>
                <w:webHidden/>
              </w:rPr>
              <w:t>80</w:t>
            </w:r>
            <w:r>
              <w:rPr>
                <w:noProof/>
                <w:webHidden/>
              </w:rPr>
              <w:fldChar w:fldCharType="end"/>
            </w:r>
          </w:hyperlink>
        </w:p>
        <w:p w14:paraId="055DD426" w14:textId="4A7098C7"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28" w:history="1">
            <w:r w:rsidRPr="007C2FB1">
              <w:rPr>
                <w:rStyle w:val="Hipervnculo"/>
                <w:noProof/>
              </w:rPr>
              <w:t>7.7</w:t>
            </w:r>
            <w:r>
              <w:rPr>
                <w:rFonts w:asciiTheme="minorHAnsi" w:hAnsiTheme="minorHAnsi"/>
                <w:noProof/>
                <w:kern w:val="2"/>
                <w:sz w:val="24"/>
                <w:szCs w:val="24"/>
                <w:lang w:val="es-CO" w:eastAsia="es-CO"/>
                <w14:ligatures w14:val="standardContextual"/>
              </w:rPr>
              <w:tab/>
            </w:r>
            <w:r w:rsidRPr="007C2FB1">
              <w:rPr>
                <w:rStyle w:val="Hipervnculo"/>
                <w:noProof/>
              </w:rPr>
              <w:t>Supuestos y premisas de alcance técnico - Fundación del Dominio de datos Salud</w:t>
            </w:r>
            <w:r>
              <w:rPr>
                <w:noProof/>
                <w:webHidden/>
              </w:rPr>
              <w:tab/>
            </w:r>
            <w:r>
              <w:rPr>
                <w:noProof/>
                <w:webHidden/>
              </w:rPr>
              <w:fldChar w:fldCharType="begin"/>
            </w:r>
            <w:r>
              <w:rPr>
                <w:noProof/>
                <w:webHidden/>
              </w:rPr>
              <w:instrText xml:space="preserve"> PAGEREF _Toc240576128 \h </w:instrText>
            </w:r>
            <w:r>
              <w:rPr>
                <w:noProof/>
                <w:webHidden/>
              </w:rPr>
            </w:r>
            <w:r>
              <w:rPr>
                <w:noProof/>
                <w:webHidden/>
              </w:rPr>
              <w:fldChar w:fldCharType="separate"/>
            </w:r>
            <w:r>
              <w:rPr>
                <w:noProof/>
                <w:webHidden/>
              </w:rPr>
              <w:t>81</w:t>
            </w:r>
            <w:r>
              <w:rPr>
                <w:noProof/>
                <w:webHidden/>
              </w:rPr>
              <w:fldChar w:fldCharType="end"/>
            </w:r>
          </w:hyperlink>
        </w:p>
        <w:p w14:paraId="7BA062E9" w14:textId="4BEA44CE"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29" w:history="1">
            <w:r w:rsidRPr="007C2FB1">
              <w:rPr>
                <w:rStyle w:val="Hipervnculo"/>
                <w:noProof/>
              </w:rPr>
              <w:t>7.8</w:t>
            </w:r>
            <w:r>
              <w:rPr>
                <w:rFonts w:asciiTheme="minorHAnsi" w:hAnsiTheme="minorHAnsi"/>
                <w:noProof/>
                <w:kern w:val="2"/>
                <w:sz w:val="24"/>
                <w:szCs w:val="24"/>
                <w:lang w:val="es-CO" w:eastAsia="es-CO"/>
                <w14:ligatures w14:val="standardContextual"/>
              </w:rPr>
              <w:tab/>
            </w:r>
            <w:r w:rsidRPr="007C2FB1">
              <w:rPr>
                <w:rStyle w:val="Hipervnculo"/>
                <w:noProof/>
              </w:rPr>
              <w:t>Supuestos y premisas de alcance técnico - Plataforma Federada de Inteligencia en Salud – AlejandrIA</w:t>
            </w:r>
            <w:r>
              <w:rPr>
                <w:noProof/>
                <w:webHidden/>
              </w:rPr>
              <w:tab/>
            </w:r>
            <w:r>
              <w:rPr>
                <w:noProof/>
                <w:webHidden/>
              </w:rPr>
              <w:fldChar w:fldCharType="begin"/>
            </w:r>
            <w:r>
              <w:rPr>
                <w:noProof/>
                <w:webHidden/>
              </w:rPr>
              <w:instrText xml:space="preserve"> PAGEREF _Toc240576129 \h </w:instrText>
            </w:r>
            <w:r>
              <w:rPr>
                <w:noProof/>
                <w:webHidden/>
              </w:rPr>
            </w:r>
            <w:r>
              <w:rPr>
                <w:noProof/>
                <w:webHidden/>
              </w:rPr>
              <w:fldChar w:fldCharType="separate"/>
            </w:r>
            <w:r>
              <w:rPr>
                <w:noProof/>
                <w:webHidden/>
              </w:rPr>
              <w:t>83</w:t>
            </w:r>
            <w:r>
              <w:rPr>
                <w:noProof/>
                <w:webHidden/>
              </w:rPr>
              <w:fldChar w:fldCharType="end"/>
            </w:r>
          </w:hyperlink>
        </w:p>
        <w:p w14:paraId="52FF6BD2" w14:textId="42B857CE"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30" w:history="1">
            <w:r w:rsidRPr="007C2FB1">
              <w:rPr>
                <w:rStyle w:val="Hipervnculo"/>
                <w:noProof/>
              </w:rPr>
              <w:t>7.9</w:t>
            </w:r>
            <w:r>
              <w:rPr>
                <w:rFonts w:asciiTheme="minorHAnsi" w:hAnsiTheme="minorHAnsi"/>
                <w:noProof/>
                <w:kern w:val="2"/>
                <w:sz w:val="24"/>
                <w:szCs w:val="24"/>
                <w:lang w:val="es-CO" w:eastAsia="es-CO"/>
                <w14:ligatures w14:val="standardContextual"/>
              </w:rPr>
              <w:tab/>
            </w:r>
            <w:r w:rsidRPr="007C2FB1">
              <w:rPr>
                <w:rStyle w:val="Hipervnculo"/>
                <w:noProof/>
              </w:rPr>
              <w:t>Modelo de entrega</w:t>
            </w:r>
            <w:r>
              <w:rPr>
                <w:noProof/>
                <w:webHidden/>
              </w:rPr>
              <w:tab/>
            </w:r>
            <w:r>
              <w:rPr>
                <w:noProof/>
                <w:webHidden/>
              </w:rPr>
              <w:fldChar w:fldCharType="begin"/>
            </w:r>
            <w:r>
              <w:rPr>
                <w:noProof/>
                <w:webHidden/>
              </w:rPr>
              <w:instrText xml:space="preserve"> PAGEREF _Toc240576130 \h </w:instrText>
            </w:r>
            <w:r>
              <w:rPr>
                <w:noProof/>
                <w:webHidden/>
              </w:rPr>
            </w:r>
            <w:r>
              <w:rPr>
                <w:noProof/>
                <w:webHidden/>
              </w:rPr>
              <w:fldChar w:fldCharType="separate"/>
            </w:r>
            <w:r>
              <w:rPr>
                <w:noProof/>
                <w:webHidden/>
              </w:rPr>
              <w:t>84</w:t>
            </w:r>
            <w:r>
              <w:rPr>
                <w:noProof/>
                <w:webHidden/>
              </w:rPr>
              <w:fldChar w:fldCharType="end"/>
            </w:r>
          </w:hyperlink>
        </w:p>
        <w:p w14:paraId="2BD835C6" w14:textId="59C8F71B"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31" w:history="1">
            <w:r w:rsidRPr="007C2FB1">
              <w:rPr>
                <w:rStyle w:val="Hipervnculo"/>
                <w:noProof/>
              </w:rPr>
              <w:t>7.10</w:t>
            </w:r>
            <w:r>
              <w:rPr>
                <w:rFonts w:asciiTheme="minorHAnsi" w:hAnsiTheme="minorHAnsi"/>
                <w:noProof/>
                <w:kern w:val="2"/>
                <w:sz w:val="24"/>
                <w:szCs w:val="24"/>
                <w:lang w:val="es-CO" w:eastAsia="es-CO"/>
                <w14:ligatures w14:val="standardContextual"/>
              </w:rPr>
              <w:tab/>
            </w:r>
            <w:r w:rsidRPr="007C2FB1">
              <w:rPr>
                <w:rStyle w:val="Hipervnculo"/>
                <w:noProof/>
              </w:rPr>
              <w:t>Infraestructura y plataforma</w:t>
            </w:r>
            <w:r>
              <w:rPr>
                <w:noProof/>
                <w:webHidden/>
              </w:rPr>
              <w:tab/>
            </w:r>
            <w:r>
              <w:rPr>
                <w:noProof/>
                <w:webHidden/>
              </w:rPr>
              <w:fldChar w:fldCharType="begin"/>
            </w:r>
            <w:r>
              <w:rPr>
                <w:noProof/>
                <w:webHidden/>
              </w:rPr>
              <w:instrText xml:space="preserve"> PAGEREF _Toc240576131 \h </w:instrText>
            </w:r>
            <w:r>
              <w:rPr>
                <w:noProof/>
                <w:webHidden/>
              </w:rPr>
            </w:r>
            <w:r>
              <w:rPr>
                <w:noProof/>
                <w:webHidden/>
              </w:rPr>
              <w:fldChar w:fldCharType="separate"/>
            </w:r>
            <w:r>
              <w:rPr>
                <w:noProof/>
                <w:webHidden/>
              </w:rPr>
              <w:t>84</w:t>
            </w:r>
            <w:r>
              <w:rPr>
                <w:noProof/>
                <w:webHidden/>
              </w:rPr>
              <w:fldChar w:fldCharType="end"/>
            </w:r>
          </w:hyperlink>
        </w:p>
        <w:p w14:paraId="2093C8A5" w14:textId="1BDB6A68"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132" w:history="1">
            <w:r w:rsidRPr="007C2FB1">
              <w:rPr>
                <w:rStyle w:val="Hipervnculo"/>
                <w:noProof/>
                <w:lang w:val="es-CO"/>
              </w:rPr>
              <w:t>7.10.1</w:t>
            </w:r>
            <w:r>
              <w:rPr>
                <w:rFonts w:asciiTheme="minorHAnsi" w:hAnsiTheme="minorHAnsi"/>
                <w:noProof/>
                <w:kern w:val="2"/>
                <w:sz w:val="24"/>
                <w:szCs w:val="24"/>
                <w:lang w:val="es-CO" w:eastAsia="es-CO"/>
                <w14:ligatures w14:val="standardContextual"/>
              </w:rPr>
              <w:tab/>
            </w:r>
            <w:r w:rsidRPr="007C2FB1">
              <w:rPr>
                <w:rStyle w:val="Hipervnculo"/>
                <w:noProof/>
                <w:lang w:val="es-CO"/>
              </w:rPr>
              <w:t>Accesos y gobierno</w:t>
            </w:r>
            <w:r>
              <w:rPr>
                <w:noProof/>
                <w:webHidden/>
              </w:rPr>
              <w:tab/>
            </w:r>
            <w:r>
              <w:rPr>
                <w:noProof/>
                <w:webHidden/>
              </w:rPr>
              <w:fldChar w:fldCharType="begin"/>
            </w:r>
            <w:r>
              <w:rPr>
                <w:noProof/>
                <w:webHidden/>
              </w:rPr>
              <w:instrText xml:space="preserve"> PAGEREF _Toc240576132 \h </w:instrText>
            </w:r>
            <w:r>
              <w:rPr>
                <w:noProof/>
                <w:webHidden/>
              </w:rPr>
            </w:r>
            <w:r>
              <w:rPr>
                <w:noProof/>
                <w:webHidden/>
              </w:rPr>
              <w:fldChar w:fldCharType="separate"/>
            </w:r>
            <w:r>
              <w:rPr>
                <w:noProof/>
                <w:webHidden/>
              </w:rPr>
              <w:t>85</w:t>
            </w:r>
            <w:r>
              <w:rPr>
                <w:noProof/>
                <w:webHidden/>
              </w:rPr>
              <w:fldChar w:fldCharType="end"/>
            </w:r>
          </w:hyperlink>
        </w:p>
        <w:p w14:paraId="60852201" w14:textId="1A67ECE4"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133" w:history="1">
            <w:r w:rsidRPr="007C2FB1">
              <w:rPr>
                <w:rStyle w:val="Hipervnculo"/>
                <w:noProof/>
                <w:lang w:val="es-CO"/>
              </w:rPr>
              <w:t>7.10.2</w:t>
            </w:r>
            <w:r>
              <w:rPr>
                <w:rFonts w:asciiTheme="minorHAnsi" w:hAnsiTheme="minorHAnsi"/>
                <w:noProof/>
                <w:kern w:val="2"/>
                <w:sz w:val="24"/>
                <w:szCs w:val="24"/>
                <w:lang w:val="es-CO" w:eastAsia="es-CO"/>
                <w14:ligatures w14:val="standardContextual"/>
              </w:rPr>
              <w:tab/>
            </w:r>
            <w:r w:rsidRPr="007C2FB1">
              <w:rPr>
                <w:rStyle w:val="Hipervnculo"/>
                <w:noProof/>
                <w:lang w:val="es-CO"/>
              </w:rPr>
              <w:t>Integraciones y dependencias externas</w:t>
            </w:r>
            <w:r>
              <w:rPr>
                <w:noProof/>
                <w:webHidden/>
              </w:rPr>
              <w:tab/>
            </w:r>
            <w:r>
              <w:rPr>
                <w:noProof/>
                <w:webHidden/>
              </w:rPr>
              <w:fldChar w:fldCharType="begin"/>
            </w:r>
            <w:r>
              <w:rPr>
                <w:noProof/>
                <w:webHidden/>
              </w:rPr>
              <w:instrText xml:space="preserve"> PAGEREF _Toc240576133 \h </w:instrText>
            </w:r>
            <w:r>
              <w:rPr>
                <w:noProof/>
                <w:webHidden/>
              </w:rPr>
            </w:r>
            <w:r>
              <w:rPr>
                <w:noProof/>
                <w:webHidden/>
              </w:rPr>
              <w:fldChar w:fldCharType="separate"/>
            </w:r>
            <w:r>
              <w:rPr>
                <w:noProof/>
                <w:webHidden/>
              </w:rPr>
              <w:t>85</w:t>
            </w:r>
            <w:r>
              <w:rPr>
                <w:noProof/>
                <w:webHidden/>
              </w:rPr>
              <w:fldChar w:fldCharType="end"/>
            </w:r>
          </w:hyperlink>
        </w:p>
        <w:p w14:paraId="6E7665D0" w14:textId="7C06900D"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134" w:history="1">
            <w:r w:rsidRPr="007C2FB1">
              <w:rPr>
                <w:rStyle w:val="Hipervnculo"/>
                <w:noProof/>
                <w:lang w:val="es-CO"/>
              </w:rPr>
              <w:t>7.10.3</w:t>
            </w:r>
            <w:r>
              <w:rPr>
                <w:rFonts w:asciiTheme="minorHAnsi" w:hAnsiTheme="minorHAnsi"/>
                <w:noProof/>
                <w:kern w:val="2"/>
                <w:sz w:val="24"/>
                <w:szCs w:val="24"/>
                <w:lang w:val="es-CO" w:eastAsia="es-CO"/>
                <w14:ligatures w14:val="standardContextual"/>
              </w:rPr>
              <w:tab/>
            </w:r>
            <w:r w:rsidRPr="007C2FB1">
              <w:rPr>
                <w:rStyle w:val="Hipervnculo"/>
                <w:noProof/>
                <w:lang w:val="es-CO"/>
              </w:rPr>
              <w:t>Alcance de la consultoría NTT DATA</w:t>
            </w:r>
            <w:r>
              <w:rPr>
                <w:noProof/>
                <w:webHidden/>
              </w:rPr>
              <w:tab/>
            </w:r>
            <w:r>
              <w:rPr>
                <w:noProof/>
                <w:webHidden/>
              </w:rPr>
              <w:fldChar w:fldCharType="begin"/>
            </w:r>
            <w:r>
              <w:rPr>
                <w:noProof/>
                <w:webHidden/>
              </w:rPr>
              <w:instrText xml:space="preserve"> PAGEREF _Toc240576134 \h </w:instrText>
            </w:r>
            <w:r>
              <w:rPr>
                <w:noProof/>
                <w:webHidden/>
              </w:rPr>
            </w:r>
            <w:r>
              <w:rPr>
                <w:noProof/>
                <w:webHidden/>
              </w:rPr>
              <w:fldChar w:fldCharType="separate"/>
            </w:r>
            <w:r>
              <w:rPr>
                <w:noProof/>
                <w:webHidden/>
              </w:rPr>
              <w:t>86</w:t>
            </w:r>
            <w:r>
              <w:rPr>
                <w:noProof/>
                <w:webHidden/>
              </w:rPr>
              <w:fldChar w:fldCharType="end"/>
            </w:r>
          </w:hyperlink>
        </w:p>
        <w:p w14:paraId="4F2CDA84" w14:textId="51B94791"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35" w:history="1">
            <w:r w:rsidRPr="007C2FB1">
              <w:rPr>
                <w:rStyle w:val="Hipervnculo"/>
                <w:noProof/>
              </w:rPr>
              <w:t>7.11</w:t>
            </w:r>
            <w:r>
              <w:rPr>
                <w:rFonts w:asciiTheme="minorHAnsi" w:hAnsiTheme="minorHAnsi"/>
                <w:noProof/>
                <w:kern w:val="2"/>
                <w:sz w:val="24"/>
                <w:szCs w:val="24"/>
                <w:lang w:val="es-CO" w:eastAsia="es-CO"/>
                <w14:ligatures w14:val="standardContextual"/>
              </w:rPr>
              <w:tab/>
            </w:r>
            <w:r w:rsidRPr="007C2FB1">
              <w:rPr>
                <w:rStyle w:val="Hipervnculo"/>
                <w:noProof/>
              </w:rPr>
              <w:t>Supuestos de ejecución</w:t>
            </w:r>
            <w:r>
              <w:rPr>
                <w:noProof/>
                <w:webHidden/>
              </w:rPr>
              <w:tab/>
            </w:r>
            <w:r>
              <w:rPr>
                <w:noProof/>
                <w:webHidden/>
              </w:rPr>
              <w:fldChar w:fldCharType="begin"/>
            </w:r>
            <w:r>
              <w:rPr>
                <w:noProof/>
                <w:webHidden/>
              </w:rPr>
              <w:instrText xml:space="preserve"> PAGEREF _Toc240576135 \h </w:instrText>
            </w:r>
            <w:r>
              <w:rPr>
                <w:noProof/>
                <w:webHidden/>
              </w:rPr>
            </w:r>
            <w:r>
              <w:rPr>
                <w:noProof/>
                <w:webHidden/>
              </w:rPr>
              <w:fldChar w:fldCharType="separate"/>
            </w:r>
            <w:r>
              <w:rPr>
                <w:noProof/>
                <w:webHidden/>
              </w:rPr>
              <w:t>86</w:t>
            </w:r>
            <w:r>
              <w:rPr>
                <w:noProof/>
                <w:webHidden/>
              </w:rPr>
              <w:fldChar w:fldCharType="end"/>
            </w:r>
          </w:hyperlink>
        </w:p>
        <w:p w14:paraId="06C7E0D5" w14:textId="073E291A"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36" w:history="1">
            <w:r w:rsidRPr="007C2FB1">
              <w:rPr>
                <w:rStyle w:val="Hipervnculo"/>
                <w:noProof/>
              </w:rPr>
              <w:t>7.12</w:t>
            </w:r>
            <w:r>
              <w:rPr>
                <w:rFonts w:asciiTheme="minorHAnsi" w:hAnsiTheme="minorHAnsi"/>
                <w:noProof/>
                <w:kern w:val="2"/>
                <w:sz w:val="24"/>
                <w:szCs w:val="24"/>
                <w:lang w:val="es-CO" w:eastAsia="es-CO"/>
                <w14:ligatures w14:val="standardContextual"/>
              </w:rPr>
              <w:tab/>
            </w:r>
            <w:r w:rsidRPr="007C2FB1">
              <w:rPr>
                <w:rStyle w:val="Hipervnculo"/>
                <w:noProof/>
              </w:rPr>
              <w:t>Riesgos que el cliente debe gestionar</w:t>
            </w:r>
            <w:r>
              <w:rPr>
                <w:noProof/>
                <w:webHidden/>
              </w:rPr>
              <w:tab/>
            </w:r>
            <w:r>
              <w:rPr>
                <w:noProof/>
                <w:webHidden/>
              </w:rPr>
              <w:fldChar w:fldCharType="begin"/>
            </w:r>
            <w:r>
              <w:rPr>
                <w:noProof/>
                <w:webHidden/>
              </w:rPr>
              <w:instrText xml:space="preserve"> PAGEREF _Toc240576136 \h </w:instrText>
            </w:r>
            <w:r>
              <w:rPr>
                <w:noProof/>
                <w:webHidden/>
              </w:rPr>
            </w:r>
            <w:r>
              <w:rPr>
                <w:noProof/>
                <w:webHidden/>
              </w:rPr>
              <w:fldChar w:fldCharType="separate"/>
            </w:r>
            <w:r>
              <w:rPr>
                <w:noProof/>
                <w:webHidden/>
              </w:rPr>
              <w:t>87</w:t>
            </w:r>
            <w:r>
              <w:rPr>
                <w:noProof/>
                <w:webHidden/>
              </w:rPr>
              <w:fldChar w:fldCharType="end"/>
            </w:r>
          </w:hyperlink>
        </w:p>
        <w:p w14:paraId="3D090DEA" w14:textId="108487CD" w:rsidR="002E6ACD" w:rsidRDefault="002E6ACD">
          <w:pPr>
            <w:pStyle w:val="TDC1"/>
            <w:tabs>
              <w:tab w:val="left" w:pos="420"/>
            </w:tabs>
            <w:rPr>
              <w:rFonts w:asciiTheme="minorHAnsi" w:hAnsiTheme="minorHAnsi"/>
              <w:noProof/>
              <w:kern w:val="2"/>
              <w:sz w:val="24"/>
              <w:szCs w:val="24"/>
              <w:lang w:val="es-CO" w:eastAsia="es-CO"/>
              <w14:ligatures w14:val="standardContextual"/>
            </w:rPr>
          </w:pPr>
          <w:hyperlink w:anchor="_Toc240576137" w:history="1">
            <w:r w:rsidRPr="007C2FB1">
              <w:rPr>
                <w:rStyle w:val="Hipervnculo"/>
                <w:noProof/>
              </w:rPr>
              <w:t>8</w:t>
            </w:r>
            <w:r>
              <w:rPr>
                <w:rFonts w:asciiTheme="minorHAnsi" w:hAnsiTheme="minorHAnsi"/>
                <w:noProof/>
                <w:kern w:val="2"/>
                <w:sz w:val="24"/>
                <w:szCs w:val="24"/>
                <w:lang w:val="es-CO" w:eastAsia="es-CO"/>
                <w14:ligatures w14:val="standardContextual"/>
              </w:rPr>
              <w:tab/>
            </w:r>
            <w:r w:rsidRPr="007C2FB1">
              <w:rPr>
                <w:rStyle w:val="Hipervnculo"/>
                <w:noProof/>
              </w:rPr>
              <w:t>Fuera de alcance</w:t>
            </w:r>
            <w:r>
              <w:rPr>
                <w:noProof/>
                <w:webHidden/>
              </w:rPr>
              <w:tab/>
            </w:r>
            <w:r>
              <w:rPr>
                <w:noProof/>
                <w:webHidden/>
              </w:rPr>
              <w:fldChar w:fldCharType="begin"/>
            </w:r>
            <w:r>
              <w:rPr>
                <w:noProof/>
                <w:webHidden/>
              </w:rPr>
              <w:instrText xml:space="preserve"> PAGEREF _Toc240576137 \h </w:instrText>
            </w:r>
            <w:r>
              <w:rPr>
                <w:noProof/>
                <w:webHidden/>
              </w:rPr>
            </w:r>
            <w:r>
              <w:rPr>
                <w:noProof/>
                <w:webHidden/>
              </w:rPr>
              <w:fldChar w:fldCharType="separate"/>
            </w:r>
            <w:r>
              <w:rPr>
                <w:noProof/>
                <w:webHidden/>
              </w:rPr>
              <w:t>88</w:t>
            </w:r>
            <w:r>
              <w:rPr>
                <w:noProof/>
                <w:webHidden/>
              </w:rPr>
              <w:fldChar w:fldCharType="end"/>
            </w:r>
          </w:hyperlink>
        </w:p>
        <w:p w14:paraId="1F67AF3D" w14:textId="7344A8F3"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38" w:history="1">
            <w:r w:rsidRPr="007C2FB1">
              <w:rPr>
                <w:rStyle w:val="Hipervnculo"/>
                <w:noProof/>
              </w:rPr>
              <w:t>8.1</w:t>
            </w:r>
            <w:r>
              <w:rPr>
                <w:rFonts w:asciiTheme="minorHAnsi" w:hAnsiTheme="minorHAnsi"/>
                <w:noProof/>
                <w:kern w:val="2"/>
                <w:sz w:val="24"/>
                <w:szCs w:val="24"/>
                <w:lang w:val="es-CO" w:eastAsia="es-CO"/>
                <w14:ligatures w14:val="standardContextual"/>
              </w:rPr>
              <w:tab/>
            </w:r>
            <w:r w:rsidRPr="007C2FB1">
              <w:rPr>
                <w:rStyle w:val="Hipervnculo"/>
                <w:noProof/>
              </w:rPr>
              <w:t>Fundación del Dominio de Datos de Salud</w:t>
            </w:r>
            <w:r>
              <w:rPr>
                <w:noProof/>
                <w:webHidden/>
              </w:rPr>
              <w:tab/>
            </w:r>
            <w:r>
              <w:rPr>
                <w:noProof/>
                <w:webHidden/>
              </w:rPr>
              <w:fldChar w:fldCharType="begin"/>
            </w:r>
            <w:r>
              <w:rPr>
                <w:noProof/>
                <w:webHidden/>
              </w:rPr>
              <w:instrText xml:space="preserve"> PAGEREF _Toc240576138 \h </w:instrText>
            </w:r>
            <w:r>
              <w:rPr>
                <w:noProof/>
                <w:webHidden/>
              </w:rPr>
            </w:r>
            <w:r>
              <w:rPr>
                <w:noProof/>
                <w:webHidden/>
              </w:rPr>
              <w:fldChar w:fldCharType="separate"/>
            </w:r>
            <w:r>
              <w:rPr>
                <w:noProof/>
                <w:webHidden/>
              </w:rPr>
              <w:t>88</w:t>
            </w:r>
            <w:r>
              <w:rPr>
                <w:noProof/>
                <w:webHidden/>
              </w:rPr>
              <w:fldChar w:fldCharType="end"/>
            </w:r>
          </w:hyperlink>
        </w:p>
        <w:p w14:paraId="67BA79D8" w14:textId="57940EE6"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39" w:history="1">
            <w:r w:rsidRPr="007C2FB1">
              <w:rPr>
                <w:rStyle w:val="Hipervnculo"/>
                <w:noProof/>
              </w:rPr>
              <w:t>8.2</w:t>
            </w:r>
            <w:r>
              <w:rPr>
                <w:rFonts w:asciiTheme="minorHAnsi" w:hAnsiTheme="minorHAnsi"/>
                <w:noProof/>
                <w:kern w:val="2"/>
                <w:sz w:val="24"/>
                <w:szCs w:val="24"/>
                <w:lang w:val="es-CO" w:eastAsia="es-CO"/>
                <w14:ligatures w14:val="standardContextual"/>
              </w:rPr>
              <w:tab/>
            </w:r>
            <w:r w:rsidRPr="007C2FB1">
              <w:rPr>
                <w:rStyle w:val="Hipervnculo"/>
                <w:noProof/>
              </w:rPr>
              <w:t>Plataforma Federada de Inteligencia en Salud - AlejandrIA</w:t>
            </w:r>
            <w:r>
              <w:rPr>
                <w:noProof/>
                <w:webHidden/>
              </w:rPr>
              <w:tab/>
            </w:r>
            <w:r>
              <w:rPr>
                <w:noProof/>
                <w:webHidden/>
              </w:rPr>
              <w:fldChar w:fldCharType="begin"/>
            </w:r>
            <w:r>
              <w:rPr>
                <w:noProof/>
                <w:webHidden/>
              </w:rPr>
              <w:instrText xml:space="preserve"> PAGEREF _Toc240576139 \h </w:instrText>
            </w:r>
            <w:r>
              <w:rPr>
                <w:noProof/>
                <w:webHidden/>
              </w:rPr>
            </w:r>
            <w:r>
              <w:rPr>
                <w:noProof/>
                <w:webHidden/>
              </w:rPr>
              <w:fldChar w:fldCharType="separate"/>
            </w:r>
            <w:r>
              <w:rPr>
                <w:noProof/>
                <w:webHidden/>
              </w:rPr>
              <w:t>89</w:t>
            </w:r>
            <w:r>
              <w:rPr>
                <w:noProof/>
                <w:webHidden/>
              </w:rPr>
              <w:fldChar w:fldCharType="end"/>
            </w:r>
          </w:hyperlink>
        </w:p>
        <w:p w14:paraId="77E146A1" w14:textId="0790A0B7" w:rsidR="002E6ACD" w:rsidRDefault="002E6ACD">
          <w:pPr>
            <w:pStyle w:val="TDC1"/>
            <w:tabs>
              <w:tab w:val="left" w:pos="420"/>
            </w:tabs>
            <w:rPr>
              <w:rFonts w:asciiTheme="minorHAnsi" w:hAnsiTheme="minorHAnsi"/>
              <w:noProof/>
              <w:kern w:val="2"/>
              <w:sz w:val="24"/>
              <w:szCs w:val="24"/>
              <w:lang w:val="es-CO" w:eastAsia="es-CO"/>
              <w14:ligatures w14:val="standardContextual"/>
            </w:rPr>
          </w:pPr>
          <w:hyperlink w:anchor="_Toc240576140" w:history="1">
            <w:r w:rsidRPr="007C2FB1">
              <w:rPr>
                <w:rStyle w:val="Hipervnculo"/>
                <w:noProof/>
              </w:rPr>
              <w:t>9</w:t>
            </w:r>
            <w:r>
              <w:rPr>
                <w:rFonts w:asciiTheme="minorHAnsi" w:hAnsiTheme="minorHAnsi"/>
                <w:noProof/>
                <w:kern w:val="2"/>
                <w:sz w:val="24"/>
                <w:szCs w:val="24"/>
                <w:lang w:val="es-CO" w:eastAsia="es-CO"/>
                <w14:ligatures w14:val="standardContextual"/>
              </w:rPr>
              <w:tab/>
            </w:r>
            <w:r w:rsidRPr="007C2FB1">
              <w:rPr>
                <w:rStyle w:val="Hipervnculo"/>
                <w:noProof/>
              </w:rPr>
              <w:t>Gestión de controles de cambios</w:t>
            </w:r>
            <w:r>
              <w:rPr>
                <w:noProof/>
                <w:webHidden/>
              </w:rPr>
              <w:tab/>
            </w:r>
            <w:r>
              <w:rPr>
                <w:noProof/>
                <w:webHidden/>
              </w:rPr>
              <w:fldChar w:fldCharType="begin"/>
            </w:r>
            <w:r>
              <w:rPr>
                <w:noProof/>
                <w:webHidden/>
              </w:rPr>
              <w:instrText xml:space="preserve"> PAGEREF _Toc240576140 \h </w:instrText>
            </w:r>
            <w:r>
              <w:rPr>
                <w:noProof/>
                <w:webHidden/>
              </w:rPr>
            </w:r>
            <w:r>
              <w:rPr>
                <w:noProof/>
                <w:webHidden/>
              </w:rPr>
              <w:fldChar w:fldCharType="separate"/>
            </w:r>
            <w:r>
              <w:rPr>
                <w:noProof/>
                <w:webHidden/>
              </w:rPr>
              <w:t>91</w:t>
            </w:r>
            <w:r>
              <w:rPr>
                <w:noProof/>
                <w:webHidden/>
              </w:rPr>
              <w:fldChar w:fldCharType="end"/>
            </w:r>
          </w:hyperlink>
        </w:p>
        <w:p w14:paraId="185F95A9" w14:textId="071768A2"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41" w:history="1">
            <w:r w:rsidRPr="007C2FB1">
              <w:rPr>
                <w:rStyle w:val="Hipervnculo"/>
                <w:noProof/>
              </w:rPr>
              <w:t>9.1</w:t>
            </w:r>
            <w:r>
              <w:rPr>
                <w:rFonts w:asciiTheme="minorHAnsi" w:hAnsiTheme="minorHAnsi"/>
                <w:noProof/>
                <w:kern w:val="2"/>
                <w:sz w:val="24"/>
                <w:szCs w:val="24"/>
                <w:lang w:val="es-CO" w:eastAsia="es-CO"/>
                <w14:ligatures w14:val="standardContextual"/>
              </w:rPr>
              <w:tab/>
            </w:r>
            <w:r w:rsidRPr="007C2FB1">
              <w:rPr>
                <w:rStyle w:val="Hipervnculo"/>
                <w:noProof/>
              </w:rPr>
              <w:t>¿Qué se considera un cambio?</w:t>
            </w:r>
            <w:r>
              <w:rPr>
                <w:noProof/>
                <w:webHidden/>
              </w:rPr>
              <w:tab/>
            </w:r>
            <w:r>
              <w:rPr>
                <w:noProof/>
                <w:webHidden/>
              </w:rPr>
              <w:fldChar w:fldCharType="begin"/>
            </w:r>
            <w:r>
              <w:rPr>
                <w:noProof/>
                <w:webHidden/>
              </w:rPr>
              <w:instrText xml:space="preserve"> PAGEREF _Toc240576141 \h </w:instrText>
            </w:r>
            <w:r>
              <w:rPr>
                <w:noProof/>
                <w:webHidden/>
              </w:rPr>
            </w:r>
            <w:r>
              <w:rPr>
                <w:noProof/>
                <w:webHidden/>
              </w:rPr>
              <w:fldChar w:fldCharType="separate"/>
            </w:r>
            <w:r>
              <w:rPr>
                <w:noProof/>
                <w:webHidden/>
              </w:rPr>
              <w:t>91</w:t>
            </w:r>
            <w:r>
              <w:rPr>
                <w:noProof/>
                <w:webHidden/>
              </w:rPr>
              <w:fldChar w:fldCharType="end"/>
            </w:r>
          </w:hyperlink>
        </w:p>
        <w:p w14:paraId="25FD41F2" w14:textId="6517CA55"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42" w:history="1">
            <w:r w:rsidRPr="007C2FB1">
              <w:rPr>
                <w:rStyle w:val="Hipervnculo"/>
                <w:noProof/>
              </w:rPr>
              <w:t>9.2</w:t>
            </w:r>
            <w:r>
              <w:rPr>
                <w:rFonts w:asciiTheme="minorHAnsi" w:hAnsiTheme="minorHAnsi"/>
                <w:noProof/>
                <w:kern w:val="2"/>
                <w:sz w:val="24"/>
                <w:szCs w:val="24"/>
                <w:lang w:val="es-CO" w:eastAsia="es-CO"/>
                <w14:ligatures w14:val="standardContextual"/>
              </w:rPr>
              <w:tab/>
            </w:r>
            <w:r w:rsidRPr="007C2FB1">
              <w:rPr>
                <w:rStyle w:val="Hipervnculo"/>
                <w:noProof/>
              </w:rPr>
              <w:t>Tipos de cambio y tiempos de gestión</w:t>
            </w:r>
            <w:r>
              <w:rPr>
                <w:noProof/>
                <w:webHidden/>
              </w:rPr>
              <w:tab/>
            </w:r>
            <w:r>
              <w:rPr>
                <w:noProof/>
                <w:webHidden/>
              </w:rPr>
              <w:fldChar w:fldCharType="begin"/>
            </w:r>
            <w:r>
              <w:rPr>
                <w:noProof/>
                <w:webHidden/>
              </w:rPr>
              <w:instrText xml:space="preserve"> PAGEREF _Toc240576142 \h </w:instrText>
            </w:r>
            <w:r>
              <w:rPr>
                <w:noProof/>
                <w:webHidden/>
              </w:rPr>
            </w:r>
            <w:r>
              <w:rPr>
                <w:noProof/>
                <w:webHidden/>
              </w:rPr>
              <w:fldChar w:fldCharType="separate"/>
            </w:r>
            <w:r>
              <w:rPr>
                <w:noProof/>
                <w:webHidden/>
              </w:rPr>
              <w:t>91</w:t>
            </w:r>
            <w:r>
              <w:rPr>
                <w:noProof/>
                <w:webHidden/>
              </w:rPr>
              <w:fldChar w:fldCharType="end"/>
            </w:r>
          </w:hyperlink>
        </w:p>
        <w:p w14:paraId="7FD7BAAD" w14:textId="69DFEA77"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43" w:history="1">
            <w:r w:rsidRPr="007C2FB1">
              <w:rPr>
                <w:rStyle w:val="Hipervnculo"/>
                <w:noProof/>
              </w:rPr>
              <w:t>9.3</w:t>
            </w:r>
            <w:r>
              <w:rPr>
                <w:rFonts w:asciiTheme="minorHAnsi" w:hAnsiTheme="minorHAnsi"/>
                <w:noProof/>
                <w:kern w:val="2"/>
                <w:sz w:val="24"/>
                <w:szCs w:val="24"/>
                <w:lang w:val="es-CO" w:eastAsia="es-CO"/>
                <w14:ligatures w14:val="standardContextual"/>
              </w:rPr>
              <w:tab/>
            </w:r>
            <w:r w:rsidRPr="007C2FB1">
              <w:rPr>
                <w:rStyle w:val="Hipervnculo"/>
                <w:noProof/>
              </w:rPr>
              <w:t>Proceso de gestión del cambio</w:t>
            </w:r>
            <w:r>
              <w:rPr>
                <w:noProof/>
                <w:webHidden/>
              </w:rPr>
              <w:tab/>
            </w:r>
            <w:r>
              <w:rPr>
                <w:noProof/>
                <w:webHidden/>
              </w:rPr>
              <w:fldChar w:fldCharType="begin"/>
            </w:r>
            <w:r>
              <w:rPr>
                <w:noProof/>
                <w:webHidden/>
              </w:rPr>
              <w:instrText xml:space="preserve"> PAGEREF _Toc240576143 \h </w:instrText>
            </w:r>
            <w:r>
              <w:rPr>
                <w:noProof/>
                <w:webHidden/>
              </w:rPr>
            </w:r>
            <w:r>
              <w:rPr>
                <w:noProof/>
                <w:webHidden/>
              </w:rPr>
              <w:fldChar w:fldCharType="separate"/>
            </w:r>
            <w:r>
              <w:rPr>
                <w:noProof/>
                <w:webHidden/>
              </w:rPr>
              <w:t>92</w:t>
            </w:r>
            <w:r>
              <w:rPr>
                <w:noProof/>
                <w:webHidden/>
              </w:rPr>
              <w:fldChar w:fldCharType="end"/>
            </w:r>
          </w:hyperlink>
        </w:p>
        <w:p w14:paraId="12216FEB" w14:textId="0C2415AB"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44" w:history="1">
            <w:r w:rsidRPr="007C2FB1">
              <w:rPr>
                <w:rStyle w:val="Hipervnculo"/>
                <w:noProof/>
              </w:rPr>
              <w:t>9.4</w:t>
            </w:r>
            <w:r>
              <w:rPr>
                <w:rFonts w:asciiTheme="minorHAnsi" w:hAnsiTheme="minorHAnsi"/>
                <w:noProof/>
                <w:kern w:val="2"/>
                <w:sz w:val="24"/>
                <w:szCs w:val="24"/>
                <w:lang w:val="es-CO" w:eastAsia="es-CO"/>
                <w14:ligatures w14:val="standardContextual"/>
              </w:rPr>
              <w:tab/>
            </w:r>
            <w:r w:rsidRPr="007C2FB1">
              <w:rPr>
                <w:rStyle w:val="Hipervnculo"/>
                <w:noProof/>
              </w:rPr>
              <w:t>Identificación del cambio</w:t>
            </w:r>
            <w:r>
              <w:rPr>
                <w:noProof/>
                <w:webHidden/>
              </w:rPr>
              <w:tab/>
            </w:r>
            <w:r>
              <w:rPr>
                <w:noProof/>
                <w:webHidden/>
              </w:rPr>
              <w:fldChar w:fldCharType="begin"/>
            </w:r>
            <w:r>
              <w:rPr>
                <w:noProof/>
                <w:webHidden/>
              </w:rPr>
              <w:instrText xml:space="preserve"> PAGEREF _Toc240576144 \h </w:instrText>
            </w:r>
            <w:r>
              <w:rPr>
                <w:noProof/>
                <w:webHidden/>
              </w:rPr>
            </w:r>
            <w:r>
              <w:rPr>
                <w:noProof/>
                <w:webHidden/>
              </w:rPr>
              <w:fldChar w:fldCharType="separate"/>
            </w:r>
            <w:r>
              <w:rPr>
                <w:noProof/>
                <w:webHidden/>
              </w:rPr>
              <w:t>92</w:t>
            </w:r>
            <w:r>
              <w:rPr>
                <w:noProof/>
                <w:webHidden/>
              </w:rPr>
              <w:fldChar w:fldCharType="end"/>
            </w:r>
          </w:hyperlink>
        </w:p>
        <w:p w14:paraId="27CF4198" w14:textId="7FD57C23"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45" w:history="1">
            <w:r w:rsidRPr="007C2FB1">
              <w:rPr>
                <w:rStyle w:val="Hipervnculo"/>
                <w:noProof/>
              </w:rPr>
              <w:t>9.5</w:t>
            </w:r>
            <w:r>
              <w:rPr>
                <w:rFonts w:asciiTheme="minorHAnsi" w:hAnsiTheme="minorHAnsi"/>
                <w:noProof/>
                <w:kern w:val="2"/>
                <w:sz w:val="24"/>
                <w:szCs w:val="24"/>
                <w:lang w:val="es-CO" w:eastAsia="es-CO"/>
                <w14:ligatures w14:val="standardContextual"/>
              </w:rPr>
              <w:tab/>
            </w:r>
            <w:r w:rsidRPr="007C2FB1">
              <w:rPr>
                <w:rStyle w:val="Hipervnculo"/>
                <w:noProof/>
              </w:rPr>
              <w:t>Registro del Change Request</w:t>
            </w:r>
            <w:r>
              <w:rPr>
                <w:noProof/>
                <w:webHidden/>
              </w:rPr>
              <w:tab/>
            </w:r>
            <w:r>
              <w:rPr>
                <w:noProof/>
                <w:webHidden/>
              </w:rPr>
              <w:fldChar w:fldCharType="begin"/>
            </w:r>
            <w:r>
              <w:rPr>
                <w:noProof/>
                <w:webHidden/>
              </w:rPr>
              <w:instrText xml:space="preserve"> PAGEREF _Toc240576145 \h </w:instrText>
            </w:r>
            <w:r>
              <w:rPr>
                <w:noProof/>
                <w:webHidden/>
              </w:rPr>
            </w:r>
            <w:r>
              <w:rPr>
                <w:noProof/>
                <w:webHidden/>
              </w:rPr>
              <w:fldChar w:fldCharType="separate"/>
            </w:r>
            <w:r>
              <w:rPr>
                <w:noProof/>
                <w:webHidden/>
              </w:rPr>
              <w:t>92</w:t>
            </w:r>
            <w:r>
              <w:rPr>
                <w:noProof/>
                <w:webHidden/>
              </w:rPr>
              <w:fldChar w:fldCharType="end"/>
            </w:r>
          </w:hyperlink>
        </w:p>
        <w:p w14:paraId="55143909" w14:textId="25A4C5BE"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46" w:history="1">
            <w:r w:rsidRPr="007C2FB1">
              <w:rPr>
                <w:rStyle w:val="Hipervnculo"/>
                <w:noProof/>
              </w:rPr>
              <w:t>9.6</w:t>
            </w:r>
            <w:r>
              <w:rPr>
                <w:rFonts w:asciiTheme="minorHAnsi" w:hAnsiTheme="minorHAnsi"/>
                <w:noProof/>
                <w:kern w:val="2"/>
                <w:sz w:val="24"/>
                <w:szCs w:val="24"/>
                <w:lang w:val="es-CO" w:eastAsia="es-CO"/>
                <w14:ligatures w14:val="standardContextual"/>
              </w:rPr>
              <w:tab/>
            </w:r>
            <w:r w:rsidRPr="007C2FB1">
              <w:rPr>
                <w:rStyle w:val="Hipervnculo"/>
                <w:noProof/>
              </w:rPr>
              <w:t>Análisis de impacto</w:t>
            </w:r>
            <w:r>
              <w:rPr>
                <w:noProof/>
                <w:webHidden/>
              </w:rPr>
              <w:tab/>
            </w:r>
            <w:r>
              <w:rPr>
                <w:noProof/>
                <w:webHidden/>
              </w:rPr>
              <w:fldChar w:fldCharType="begin"/>
            </w:r>
            <w:r>
              <w:rPr>
                <w:noProof/>
                <w:webHidden/>
              </w:rPr>
              <w:instrText xml:space="preserve"> PAGEREF _Toc240576146 \h </w:instrText>
            </w:r>
            <w:r>
              <w:rPr>
                <w:noProof/>
                <w:webHidden/>
              </w:rPr>
            </w:r>
            <w:r>
              <w:rPr>
                <w:noProof/>
                <w:webHidden/>
              </w:rPr>
              <w:fldChar w:fldCharType="separate"/>
            </w:r>
            <w:r>
              <w:rPr>
                <w:noProof/>
                <w:webHidden/>
              </w:rPr>
              <w:t>93</w:t>
            </w:r>
            <w:r>
              <w:rPr>
                <w:noProof/>
                <w:webHidden/>
              </w:rPr>
              <w:fldChar w:fldCharType="end"/>
            </w:r>
          </w:hyperlink>
        </w:p>
        <w:p w14:paraId="03DCFFCA" w14:textId="47C82281"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47" w:history="1">
            <w:r w:rsidRPr="007C2FB1">
              <w:rPr>
                <w:rStyle w:val="Hipervnculo"/>
                <w:noProof/>
              </w:rPr>
              <w:t>9.7</w:t>
            </w:r>
            <w:r>
              <w:rPr>
                <w:rFonts w:asciiTheme="minorHAnsi" w:hAnsiTheme="minorHAnsi"/>
                <w:noProof/>
                <w:kern w:val="2"/>
                <w:sz w:val="24"/>
                <w:szCs w:val="24"/>
                <w:lang w:val="es-CO" w:eastAsia="es-CO"/>
                <w14:ligatures w14:val="standardContextual"/>
              </w:rPr>
              <w:tab/>
            </w:r>
            <w:r w:rsidRPr="007C2FB1">
              <w:rPr>
                <w:rStyle w:val="Hipervnculo"/>
                <w:noProof/>
              </w:rPr>
              <w:t>Clasificación del cambio</w:t>
            </w:r>
            <w:r>
              <w:rPr>
                <w:noProof/>
                <w:webHidden/>
              </w:rPr>
              <w:tab/>
            </w:r>
            <w:r>
              <w:rPr>
                <w:noProof/>
                <w:webHidden/>
              </w:rPr>
              <w:fldChar w:fldCharType="begin"/>
            </w:r>
            <w:r>
              <w:rPr>
                <w:noProof/>
                <w:webHidden/>
              </w:rPr>
              <w:instrText xml:space="preserve"> PAGEREF _Toc240576147 \h </w:instrText>
            </w:r>
            <w:r>
              <w:rPr>
                <w:noProof/>
                <w:webHidden/>
              </w:rPr>
            </w:r>
            <w:r>
              <w:rPr>
                <w:noProof/>
                <w:webHidden/>
              </w:rPr>
              <w:fldChar w:fldCharType="separate"/>
            </w:r>
            <w:r>
              <w:rPr>
                <w:noProof/>
                <w:webHidden/>
              </w:rPr>
              <w:t>93</w:t>
            </w:r>
            <w:r>
              <w:rPr>
                <w:noProof/>
                <w:webHidden/>
              </w:rPr>
              <w:fldChar w:fldCharType="end"/>
            </w:r>
          </w:hyperlink>
        </w:p>
        <w:p w14:paraId="504DA2FA" w14:textId="37289BBA"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48" w:history="1">
            <w:r w:rsidRPr="007C2FB1">
              <w:rPr>
                <w:rStyle w:val="Hipervnculo"/>
                <w:noProof/>
              </w:rPr>
              <w:t>9.8</w:t>
            </w:r>
            <w:r>
              <w:rPr>
                <w:rFonts w:asciiTheme="minorHAnsi" w:hAnsiTheme="minorHAnsi"/>
                <w:noProof/>
                <w:kern w:val="2"/>
                <w:sz w:val="24"/>
                <w:szCs w:val="24"/>
                <w:lang w:val="es-CO" w:eastAsia="es-CO"/>
                <w14:ligatures w14:val="standardContextual"/>
              </w:rPr>
              <w:tab/>
            </w:r>
            <w:r w:rsidRPr="007C2FB1">
              <w:rPr>
                <w:rStyle w:val="Hipervnculo"/>
                <w:noProof/>
              </w:rPr>
              <w:t>Revisión y aprobación</w:t>
            </w:r>
            <w:r>
              <w:rPr>
                <w:noProof/>
                <w:webHidden/>
              </w:rPr>
              <w:tab/>
            </w:r>
            <w:r>
              <w:rPr>
                <w:noProof/>
                <w:webHidden/>
              </w:rPr>
              <w:fldChar w:fldCharType="begin"/>
            </w:r>
            <w:r>
              <w:rPr>
                <w:noProof/>
                <w:webHidden/>
              </w:rPr>
              <w:instrText xml:space="preserve"> PAGEREF _Toc240576148 \h </w:instrText>
            </w:r>
            <w:r>
              <w:rPr>
                <w:noProof/>
                <w:webHidden/>
              </w:rPr>
            </w:r>
            <w:r>
              <w:rPr>
                <w:noProof/>
                <w:webHidden/>
              </w:rPr>
              <w:fldChar w:fldCharType="separate"/>
            </w:r>
            <w:r>
              <w:rPr>
                <w:noProof/>
                <w:webHidden/>
              </w:rPr>
              <w:t>94</w:t>
            </w:r>
            <w:r>
              <w:rPr>
                <w:noProof/>
                <w:webHidden/>
              </w:rPr>
              <w:fldChar w:fldCharType="end"/>
            </w:r>
          </w:hyperlink>
        </w:p>
        <w:p w14:paraId="4D722C4F" w14:textId="73BF8987"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49" w:history="1">
            <w:r w:rsidRPr="007C2FB1">
              <w:rPr>
                <w:rStyle w:val="Hipervnculo"/>
                <w:noProof/>
              </w:rPr>
              <w:t>9.9</w:t>
            </w:r>
            <w:r>
              <w:rPr>
                <w:rFonts w:asciiTheme="minorHAnsi" w:hAnsiTheme="minorHAnsi"/>
                <w:noProof/>
                <w:kern w:val="2"/>
                <w:sz w:val="24"/>
                <w:szCs w:val="24"/>
                <w:lang w:val="es-CO" w:eastAsia="es-CO"/>
                <w14:ligatures w14:val="standardContextual"/>
              </w:rPr>
              <w:tab/>
            </w:r>
            <w:r w:rsidRPr="007C2FB1">
              <w:rPr>
                <w:rStyle w:val="Hipervnculo"/>
                <w:noProof/>
              </w:rPr>
              <w:t>Actualización del plan</w:t>
            </w:r>
            <w:r>
              <w:rPr>
                <w:noProof/>
                <w:webHidden/>
              </w:rPr>
              <w:tab/>
            </w:r>
            <w:r>
              <w:rPr>
                <w:noProof/>
                <w:webHidden/>
              </w:rPr>
              <w:fldChar w:fldCharType="begin"/>
            </w:r>
            <w:r>
              <w:rPr>
                <w:noProof/>
                <w:webHidden/>
              </w:rPr>
              <w:instrText xml:space="preserve"> PAGEREF _Toc240576149 \h </w:instrText>
            </w:r>
            <w:r>
              <w:rPr>
                <w:noProof/>
                <w:webHidden/>
              </w:rPr>
            </w:r>
            <w:r>
              <w:rPr>
                <w:noProof/>
                <w:webHidden/>
              </w:rPr>
              <w:fldChar w:fldCharType="separate"/>
            </w:r>
            <w:r>
              <w:rPr>
                <w:noProof/>
                <w:webHidden/>
              </w:rPr>
              <w:t>94</w:t>
            </w:r>
            <w:r>
              <w:rPr>
                <w:noProof/>
                <w:webHidden/>
              </w:rPr>
              <w:fldChar w:fldCharType="end"/>
            </w:r>
          </w:hyperlink>
        </w:p>
        <w:p w14:paraId="301AA439" w14:textId="643330E9"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50" w:history="1">
            <w:r w:rsidRPr="007C2FB1">
              <w:rPr>
                <w:rStyle w:val="Hipervnculo"/>
                <w:noProof/>
              </w:rPr>
              <w:t>9.10</w:t>
            </w:r>
            <w:r>
              <w:rPr>
                <w:rFonts w:asciiTheme="minorHAnsi" w:hAnsiTheme="minorHAnsi"/>
                <w:noProof/>
                <w:kern w:val="2"/>
                <w:sz w:val="24"/>
                <w:szCs w:val="24"/>
                <w:lang w:val="es-CO" w:eastAsia="es-CO"/>
                <w14:ligatures w14:val="standardContextual"/>
              </w:rPr>
              <w:tab/>
            </w:r>
            <w:r w:rsidRPr="007C2FB1">
              <w:rPr>
                <w:rStyle w:val="Hipervnculo"/>
                <w:noProof/>
              </w:rPr>
              <w:t>Ejecución del cambio</w:t>
            </w:r>
            <w:r>
              <w:rPr>
                <w:noProof/>
                <w:webHidden/>
              </w:rPr>
              <w:tab/>
            </w:r>
            <w:r>
              <w:rPr>
                <w:noProof/>
                <w:webHidden/>
              </w:rPr>
              <w:fldChar w:fldCharType="begin"/>
            </w:r>
            <w:r>
              <w:rPr>
                <w:noProof/>
                <w:webHidden/>
              </w:rPr>
              <w:instrText xml:space="preserve"> PAGEREF _Toc240576150 \h </w:instrText>
            </w:r>
            <w:r>
              <w:rPr>
                <w:noProof/>
                <w:webHidden/>
              </w:rPr>
            </w:r>
            <w:r>
              <w:rPr>
                <w:noProof/>
                <w:webHidden/>
              </w:rPr>
              <w:fldChar w:fldCharType="separate"/>
            </w:r>
            <w:r>
              <w:rPr>
                <w:noProof/>
                <w:webHidden/>
              </w:rPr>
              <w:t>95</w:t>
            </w:r>
            <w:r>
              <w:rPr>
                <w:noProof/>
                <w:webHidden/>
              </w:rPr>
              <w:fldChar w:fldCharType="end"/>
            </w:r>
          </w:hyperlink>
        </w:p>
        <w:p w14:paraId="091AEA2A" w14:textId="5E70AE52"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51" w:history="1">
            <w:r w:rsidRPr="007C2FB1">
              <w:rPr>
                <w:rStyle w:val="Hipervnculo"/>
                <w:noProof/>
              </w:rPr>
              <w:t>9.11</w:t>
            </w:r>
            <w:r>
              <w:rPr>
                <w:rFonts w:asciiTheme="minorHAnsi" w:hAnsiTheme="minorHAnsi"/>
                <w:noProof/>
                <w:kern w:val="2"/>
                <w:sz w:val="24"/>
                <w:szCs w:val="24"/>
                <w:lang w:val="es-CO" w:eastAsia="es-CO"/>
                <w14:ligatures w14:val="standardContextual"/>
              </w:rPr>
              <w:tab/>
            </w:r>
            <w:r w:rsidRPr="007C2FB1">
              <w:rPr>
                <w:rStyle w:val="Hipervnculo"/>
                <w:noProof/>
              </w:rPr>
              <w:t>Validación y cierre</w:t>
            </w:r>
            <w:r>
              <w:rPr>
                <w:noProof/>
                <w:webHidden/>
              </w:rPr>
              <w:tab/>
            </w:r>
            <w:r>
              <w:rPr>
                <w:noProof/>
                <w:webHidden/>
              </w:rPr>
              <w:fldChar w:fldCharType="begin"/>
            </w:r>
            <w:r>
              <w:rPr>
                <w:noProof/>
                <w:webHidden/>
              </w:rPr>
              <w:instrText xml:space="preserve"> PAGEREF _Toc240576151 \h </w:instrText>
            </w:r>
            <w:r>
              <w:rPr>
                <w:noProof/>
                <w:webHidden/>
              </w:rPr>
            </w:r>
            <w:r>
              <w:rPr>
                <w:noProof/>
                <w:webHidden/>
              </w:rPr>
              <w:fldChar w:fldCharType="separate"/>
            </w:r>
            <w:r>
              <w:rPr>
                <w:noProof/>
                <w:webHidden/>
              </w:rPr>
              <w:t>95</w:t>
            </w:r>
            <w:r>
              <w:rPr>
                <w:noProof/>
                <w:webHidden/>
              </w:rPr>
              <w:fldChar w:fldCharType="end"/>
            </w:r>
          </w:hyperlink>
        </w:p>
        <w:p w14:paraId="6895FD5C" w14:textId="5C2170B6"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52" w:history="1">
            <w:r w:rsidRPr="007C2FB1">
              <w:rPr>
                <w:rStyle w:val="Hipervnculo"/>
                <w:noProof/>
              </w:rPr>
              <w:t>9.12</w:t>
            </w:r>
            <w:r>
              <w:rPr>
                <w:rFonts w:asciiTheme="minorHAnsi" w:hAnsiTheme="minorHAnsi"/>
                <w:noProof/>
                <w:kern w:val="2"/>
                <w:sz w:val="24"/>
                <w:szCs w:val="24"/>
                <w:lang w:val="es-CO" w:eastAsia="es-CO"/>
                <w14:ligatures w14:val="standardContextual"/>
              </w:rPr>
              <w:tab/>
            </w:r>
            <w:r w:rsidRPr="007C2FB1">
              <w:rPr>
                <w:rStyle w:val="Hipervnculo"/>
                <w:noProof/>
              </w:rPr>
              <w:t>¿Qué ocurre si el cambio no es aprobado?</w:t>
            </w:r>
            <w:r>
              <w:rPr>
                <w:noProof/>
                <w:webHidden/>
              </w:rPr>
              <w:tab/>
            </w:r>
            <w:r>
              <w:rPr>
                <w:noProof/>
                <w:webHidden/>
              </w:rPr>
              <w:fldChar w:fldCharType="begin"/>
            </w:r>
            <w:r>
              <w:rPr>
                <w:noProof/>
                <w:webHidden/>
              </w:rPr>
              <w:instrText xml:space="preserve"> PAGEREF _Toc240576152 \h </w:instrText>
            </w:r>
            <w:r>
              <w:rPr>
                <w:noProof/>
                <w:webHidden/>
              </w:rPr>
            </w:r>
            <w:r>
              <w:rPr>
                <w:noProof/>
                <w:webHidden/>
              </w:rPr>
              <w:fldChar w:fldCharType="separate"/>
            </w:r>
            <w:r>
              <w:rPr>
                <w:noProof/>
                <w:webHidden/>
              </w:rPr>
              <w:t>95</w:t>
            </w:r>
            <w:r>
              <w:rPr>
                <w:noProof/>
                <w:webHidden/>
              </w:rPr>
              <w:fldChar w:fldCharType="end"/>
            </w:r>
          </w:hyperlink>
        </w:p>
        <w:p w14:paraId="5D25A3C9" w14:textId="07B3A91D"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53" w:history="1">
            <w:r w:rsidRPr="007C2FB1">
              <w:rPr>
                <w:rStyle w:val="Hipervnculo"/>
                <w:noProof/>
              </w:rPr>
              <w:t>9.13</w:t>
            </w:r>
            <w:r>
              <w:rPr>
                <w:rFonts w:asciiTheme="minorHAnsi" w:hAnsiTheme="minorHAnsi"/>
                <w:noProof/>
                <w:kern w:val="2"/>
                <w:sz w:val="24"/>
                <w:szCs w:val="24"/>
                <w:lang w:val="es-CO" w:eastAsia="es-CO"/>
                <w14:ligatures w14:val="standardContextual"/>
              </w:rPr>
              <w:tab/>
            </w:r>
            <w:r w:rsidRPr="007C2FB1">
              <w:rPr>
                <w:rStyle w:val="Hipervnculo"/>
                <w:noProof/>
              </w:rPr>
              <w:t>Cambios durante ejecución Agile</w:t>
            </w:r>
            <w:r>
              <w:rPr>
                <w:noProof/>
                <w:webHidden/>
              </w:rPr>
              <w:tab/>
            </w:r>
            <w:r>
              <w:rPr>
                <w:noProof/>
                <w:webHidden/>
              </w:rPr>
              <w:fldChar w:fldCharType="begin"/>
            </w:r>
            <w:r>
              <w:rPr>
                <w:noProof/>
                <w:webHidden/>
              </w:rPr>
              <w:instrText xml:space="preserve"> PAGEREF _Toc240576153 \h </w:instrText>
            </w:r>
            <w:r>
              <w:rPr>
                <w:noProof/>
                <w:webHidden/>
              </w:rPr>
            </w:r>
            <w:r>
              <w:rPr>
                <w:noProof/>
                <w:webHidden/>
              </w:rPr>
              <w:fldChar w:fldCharType="separate"/>
            </w:r>
            <w:r>
              <w:rPr>
                <w:noProof/>
                <w:webHidden/>
              </w:rPr>
              <w:t>96</w:t>
            </w:r>
            <w:r>
              <w:rPr>
                <w:noProof/>
                <w:webHidden/>
              </w:rPr>
              <w:fldChar w:fldCharType="end"/>
            </w:r>
          </w:hyperlink>
        </w:p>
        <w:p w14:paraId="08094F68" w14:textId="3EC732AB"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54" w:history="1">
            <w:r w:rsidRPr="007C2FB1">
              <w:rPr>
                <w:rStyle w:val="Hipervnculo"/>
                <w:noProof/>
              </w:rPr>
              <w:t>9.14</w:t>
            </w:r>
            <w:r>
              <w:rPr>
                <w:rFonts w:asciiTheme="minorHAnsi" w:hAnsiTheme="minorHAnsi"/>
                <w:noProof/>
                <w:kern w:val="2"/>
                <w:sz w:val="24"/>
                <w:szCs w:val="24"/>
                <w:lang w:val="es-CO" w:eastAsia="es-CO"/>
                <w14:ligatures w14:val="standardContextual"/>
              </w:rPr>
              <w:tab/>
            </w:r>
            <w:r w:rsidRPr="007C2FB1">
              <w:rPr>
                <w:rStyle w:val="Hipervnculo"/>
                <w:noProof/>
              </w:rPr>
              <w:t>Responsabilidades de las partes</w:t>
            </w:r>
            <w:r>
              <w:rPr>
                <w:noProof/>
                <w:webHidden/>
              </w:rPr>
              <w:tab/>
            </w:r>
            <w:r>
              <w:rPr>
                <w:noProof/>
                <w:webHidden/>
              </w:rPr>
              <w:fldChar w:fldCharType="begin"/>
            </w:r>
            <w:r>
              <w:rPr>
                <w:noProof/>
                <w:webHidden/>
              </w:rPr>
              <w:instrText xml:space="preserve"> PAGEREF _Toc240576154 \h </w:instrText>
            </w:r>
            <w:r>
              <w:rPr>
                <w:noProof/>
                <w:webHidden/>
              </w:rPr>
            </w:r>
            <w:r>
              <w:rPr>
                <w:noProof/>
                <w:webHidden/>
              </w:rPr>
              <w:fldChar w:fldCharType="separate"/>
            </w:r>
            <w:r>
              <w:rPr>
                <w:noProof/>
                <w:webHidden/>
              </w:rPr>
              <w:t>96</w:t>
            </w:r>
            <w:r>
              <w:rPr>
                <w:noProof/>
                <w:webHidden/>
              </w:rPr>
              <w:fldChar w:fldCharType="end"/>
            </w:r>
          </w:hyperlink>
        </w:p>
        <w:p w14:paraId="68380625" w14:textId="54F3973D"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155" w:history="1">
            <w:r w:rsidRPr="007C2FB1">
              <w:rPr>
                <w:rStyle w:val="Hipervnculo"/>
                <w:noProof/>
                <w:lang w:val="es-CO"/>
              </w:rPr>
              <w:t>9.14.1</w:t>
            </w:r>
            <w:r>
              <w:rPr>
                <w:rFonts w:asciiTheme="minorHAnsi" w:hAnsiTheme="minorHAnsi"/>
                <w:noProof/>
                <w:kern w:val="2"/>
                <w:sz w:val="24"/>
                <w:szCs w:val="24"/>
                <w:lang w:val="es-CO" w:eastAsia="es-CO"/>
                <w14:ligatures w14:val="standardContextual"/>
              </w:rPr>
              <w:tab/>
            </w:r>
            <w:r w:rsidRPr="007C2FB1">
              <w:rPr>
                <w:rStyle w:val="Hipervnculo"/>
                <w:noProof/>
                <w:lang w:val="es-CO"/>
              </w:rPr>
              <w:t>Responsabilidades de SURA</w:t>
            </w:r>
            <w:r>
              <w:rPr>
                <w:noProof/>
                <w:webHidden/>
              </w:rPr>
              <w:tab/>
            </w:r>
            <w:r>
              <w:rPr>
                <w:noProof/>
                <w:webHidden/>
              </w:rPr>
              <w:fldChar w:fldCharType="begin"/>
            </w:r>
            <w:r>
              <w:rPr>
                <w:noProof/>
                <w:webHidden/>
              </w:rPr>
              <w:instrText xml:space="preserve"> PAGEREF _Toc240576155 \h </w:instrText>
            </w:r>
            <w:r>
              <w:rPr>
                <w:noProof/>
                <w:webHidden/>
              </w:rPr>
            </w:r>
            <w:r>
              <w:rPr>
                <w:noProof/>
                <w:webHidden/>
              </w:rPr>
              <w:fldChar w:fldCharType="separate"/>
            </w:r>
            <w:r>
              <w:rPr>
                <w:noProof/>
                <w:webHidden/>
              </w:rPr>
              <w:t>96</w:t>
            </w:r>
            <w:r>
              <w:rPr>
                <w:noProof/>
                <w:webHidden/>
              </w:rPr>
              <w:fldChar w:fldCharType="end"/>
            </w:r>
          </w:hyperlink>
        </w:p>
        <w:p w14:paraId="4850B094" w14:textId="6A12D44E"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156" w:history="1">
            <w:r w:rsidRPr="007C2FB1">
              <w:rPr>
                <w:rStyle w:val="Hipervnculo"/>
                <w:noProof/>
                <w:lang w:val="pt-BR"/>
              </w:rPr>
              <w:t>9.14.2</w:t>
            </w:r>
            <w:r>
              <w:rPr>
                <w:rFonts w:asciiTheme="minorHAnsi" w:hAnsiTheme="minorHAnsi"/>
                <w:noProof/>
                <w:kern w:val="2"/>
                <w:sz w:val="24"/>
                <w:szCs w:val="24"/>
                <w:lang w:val="es-CO" w:eastAsia="es-CO"/>
                <w14:ligatures w14:val="standardContextual"/>
              </w:rPr>
              <w:tab/>
            </w:r>
            <w:r w:rsidRPr="007C2FB1">
              <w:rPr>
                <w:rStyle w:val="Hipervnculo"/>
                <w:noProof/>
                <w:lang w:val="pt-BR"/>
              </w:rPr>
              <w:t>Responsabilidades de NTT DATA</w:t>
            </w:r>
            <w:r>
              <w:rPr>
                <w:noProof/>
                <w:webHidden/>
              </w:rPr>
              <w:tab/>
            </w:r>
            <w:r>
              <w:rPr>
                <w:noProof/>
                <w:webHidden/>
              </w:rPr>
              <w:fldChar w:fldCharType="begin"/>
            </w:r>
            <w:r>
              <w:rPr>
                <w:noProof/>
                <w:webHidden/>
              </w:rPr>
              <w:instrText xml:space="preserve"> PAGEREF _Toc240576156 \h </w:instrText>
            </w:r>
            <w:r>
              <w:rPr>
                <w:noProof/>
                <w:webHidden/>
              </w:rPr>
            </w:r>
            <w:r>
              <w:rPr>
                <w:noProof/>
                <w:webHidden/>
              </w:rPr>
              <w:fldChar w:fldCharType="separate"/>
            </w:r>
            <w:r>
              <w:rPr>
                <w:noProof/>
                <w:webHidden/>
              </w:rPr>
              <w:t>96</w:t>
            </w:r>
            <w:r>
              <w:rPr>
                <w:noProof/>
                <w:webHidden/>
              </w:rPr>
              <w:fldChar w:fldCharType="end"/>
            </w:r>
          </w:hyperlink>
        </w:p>
        <w:p w14:paraId="5A92F043" w14:textId="76FEF564"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57" w:history="1">
            <w:r w:rsidRPr="007C2FB1">
              <w:rPr>
                <w:rStyle w:val="Hipervnculo"/>
                <w:noProof/>
              </w:rPr>
              <w:t>9.15</w:t>
            </w:r>
            <w:r>
              <w:rPr>
                <w:rFonts w:asciiTheme="minorHAnsi" w:hAnsiTheme="minorHAnsi"/>
                <w:noProof/>
                <w:kern w:val="2"/>
                <w:sz w:val="24"/>
                <w:szCs w:val="24"/>
                <w:lang w:val="es-CO" w:eastAsia="es-CO"/>
                <w14:ligatures w14:val="standardContextual"/>
              </w:rPr>
              <w:tab/>
            </w:r>
            <w:r w:rsidRPr="007C2FB1">
              <w:rPr>
                <w:rStyle w:val="Hipervnculo"/>
                <w:noProof/>
              </w:rPr>
              <w:t>Consideración final</w:t>
            </w:r>
            <w:r>
              <w:rPr>
                <w:noProof/>
                <w:webHidden/>
              </w:rPr>
              <w:tab/>
            </w:r>
            <w:r>
              <w:rPr>
                <w:noProof/>
                <w:webHidden/>
              </w:rPr>
              <w:fldChar w:fldCharType="begin"/>
            </w:r>
            <w:r>
              <w:rPr>
                <w:noProof/>
                <w:webHidden/>
              </w:rPr>
              <w:instrText xml:space="preserve"> PAGEREF _Toc240576157 \h </w:instrText>
            </w:r>
            <w:r>
              <w:rPr>
                <w:noProof/>
                <w:webHidden/>
              </w:rPr>
            </w:r>
            <w:r>
              <w:rPr>
                <w:noProof/>
                <w:webHidden/>
              </w:rPr>
              <w:fldChar w:fldCharType="separate"/>
            </w:r>
            <w:r>
              <w:rPr>
                <w:noProof/>
                <w:webHidden/>
              </w:rPr>
              <w:t>97</w:t>
            </w:r>
            <w:r>
              <w:rPr>
                <w:noProof/>
                <w:webHidden/>
              </w:rPr>
              <w:fldChar w:fldCharType="end"/>
            </w:r>
          </w:hyperlink>
        </w:p>
        <w:p w14:paraId="521813A7" w14:textId="0D78B68A" w:rsidR="002E6ACD" w:rsidRDefault="002E6ACD">
          <w:pPr>
            <w:pStyle w:val="TDC1"/>
            <w:tabs>
              <w:tab w:val="left" w:pos="720"/>
            </w:tabs>
            <w:rPr>
              <w:rFonts w:asciiTheme="minorHAnsi" w:hAnsiTheme="minorHAnsi"/>
              <w:noProof/>
              <w:kern w:val="2"/>
              <w:sz w:val="24"/>
              <w:szCs w:val="24"/>
              <w:lang w:val="es-CO" w:eastAsia="es-CO"/>
              <w14:ligatures w14:val="standardContextual"/>
            </w:rPr>
          </w:pPr>
          <w:hyperlink w:anchor="_Toc240576158" w:history="1">
            <w:r w:rsidRPr="007C2FB1">
              <w:rPr>
                <w:rStyle w:val="Hipervnculo"/>
                <w:noProof/>
              </w:rPr>
              <w:t>10</w:t>
            </w:r>
            <w:r>
              <w:rPr>
                <w:rFonts w:asciiTheme="minorHAnsi" w:hAnsiTheme="minorHAnsi"/>
                <w:noProof/>
                <w:kern w:val="2"/>
                <w:sz w:val="24"/>
                <w:szCs w:val="24"/>
                <w:lang w:val="es-CO" w:eastAsia="es-CO"/>
                <w14:ligatures w14:val="standardContextual"/>
              </w:rPr>
              <w:tab/>
            </w:r>
            <w:r w:rsidRPr="007C2FB1">
              <w:rPr>
                <w:rStyle w:val="Hipervnculo"/>
                <w:noProof/>
              </w:rPr>
              <w:t>Modelo comercial y facturación</w:t>
            </w:r>
            <w:r>
              <w:rPr>
                <w:noProof/>
                <w:webHidden/>
              </w:rPr>
              <w:tab/>
            </w:r>
            <w:r>
              <w:rPr>
                <w:noProof/>
                <w:webHidden/>
              </w:rPr>
              <w:fldChar w:fldCharType="begin"/>
            </w:r>
            <w:r>
              <w:rPr>
                <w:noProof/>
                <w:webHidden/>
              </w:rPr>
              <w:instrText xml:space="preserve"> PAGEREF _Toc240576158 \h </w:instrText>
            </w:r>
            <w:r>
              <w:rPr>
                <w:noProof/>
                <w:webHidden/>
              </w:rPr>
            </w:r>
            <w:r>
              <w:rPr>
                <w:noProof/>
                <w:webHidden/>
              </w:rPr>
              <w:fldChar w:fldCharType="separate"/>
            </w:r>
            <w:r>
              <w:rPr>
                <w:noProof/>
                <w:webHidden/>
              </w:rPr>
              <w:t>98</w:t>
            </w:r>
            <w:r>
              <w:rPr>
                <w:noProof/>
                <w:webHidden/>
              </w:rPr>
              <w:fldChar w:fldCharType="end"/>
            </w:r>
          </w:hyperlink>
        </w:p>
        <w:p w14:paraId="00B6DB4B" w14:textId="674AEFC8"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59" w:history="1">
            <w:r w:rsidRPr="007C2FB1">
              <w:rPr>
                <w:rStyle w:val="Hipervnculo"/>
                <w:noProof/>
              </w:rPr>
              <w:t>10.1</w:t>
            </w:r>
            <w:r>
              <w:rPr>
                <w:rFonts w:asciiTheme="minorHAnsi" w:hAnsiTheme="minorHAnsi"/>
                <w:noProof/>
                <w:kern w:val="2"/>
                <w:sz w:val="24"/>
                <w:szCs w:val="24"/>
                <w:lang w:val="es-CO" w:eastAsia="es-CO"/>
                <w14:ligatures w14:val="standardContextual"/>
              </w:rPr>
              <w:tab/>
            </w:r>
            <w:r w:rsidRPr="007C2FB1">
              <w:rPr>
                <w:rStyle w:val="Hipervnculo"/>
                <w:noProof/>
              </w:rPr>
              <w:t>Fundación del Dominio de Datos de Salud</w:t>
            </w:r>
            <w:r>
              <w:rPr>
                <w:noProof/>
                <w:webHidden/>
              </w:rPr>
              <w:tab/>
            </w:r>
            <w:r>
              <w:rPr>
                <w:noProof/>
                <w:webHidden/>
              </w:rPr>
              <w:fldChar w:fldCharType="begin"/>
            </w:r>
            <w:r>
              <w:rPr>
                <w:noProof/>
                <w:webHidden/>
              </w:rPr>
              <w:instrText xml:space="preserve"> PAGEREF _Toc240576159 \h </w:instrText>
            </w:r>
            <w:r>
              <w:rPr>
                <w:noProof/>
                <w:webHidden/>
              </w:rPr>
            </w:r>
            <w:r>
              <w:rPr>
                <w:noProof/>
                <w:webHidden/>
              </w:rPr>
              <w:fldChar w:fldCharType="separate"/>
            </w:r>
            <w:r>
              <w:rPr>
                <w:noProof/>
                <w:webHidden/>
              </w:rPr>
              <w:t>98</w:t>
            </w:r>
            <w:r>
              <w:rPr>
                <w:noProof/>
                <w:webHidden/>
              </w:rPr>
              <w:fldChar w:fldCharType="end"/>
            </w:r>
          </w:hyperlink>
        </w:p>
        <w:p w14:paraId="020775C3" w14:textId="1444F23D"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60" w:history="1">
            <w:r w:rsidRPr="007C2FB1">
              <w:rPr>
                <w:rStyle w:val="Hipervnculo"/>
                <w:noProof/>
              </w:rPr>
              <w:t>10.2</w:t>
            </w:r>
            <w:r>
              <w:rPr>
                <w:rFonts w:asciiTheme="minorHAnsi" w:hAnsiTheme="minorHAnsi"/>
                <w:noProof/>
                <w:kern w:val="2"/>
                <w:sz w:val="24"/>
                <w:szCs w:val="24"/>
                <w:lang w:val="es-CO" w:eastAsia="es-CO"/>
                <w14:ligatures w14:val="standardContextual"/>
              </w:rPr>
              <w:tab/>
            </w:r>
            <w:r w:rsidRPr="007C2FB1">
              <w:rPr>
                <w:rStyle w:val="Hipervnculo"/>
                <w:noProof/>
              </w:rPr>
              <w:t>Plataforma Federada de Inteligencia en Salud – AlejandrIA</w:t>
            </w:r>
            <w:r>
              <w:rPr>
                <w:noProof/>
                <w:webHidden/>
              </w:rPr>
              <w:tab/>
            </w:r>
            <w:r>
              <w:rPr>
                <w:noProof/>
                <w:webHidden/>
              </w:rPr>
              <w:fldChar w:fldCharType="begin"/>
            </w:r>
            <w:r>
              <w:rPr>
                <w:noProof/>
                <w:webHidden/>
              </w:rPr>
              <w:instrText xml:space="preserve"> PAGEREF _Toc240576160 \h </w:instrText>
            </w:r>
            <w:r>
              <w:rPr>
                <w:noProof/>
                <w:webHidden/>
              </w:rPr>
            </w:r>
            <w:r>
              <w:rPr>
                <w:noProof/>
                <w:webHidden/>
              </w:rPr>
              <w:fldChar w:fldCharType="separate"/>
            </w:r>
            <w:r>
              <w:rPr>
                <w:noProof/>
                <w:webHidden/>
              </w:rPr>
              <w:t>99</w:t>
            </w:r>
            <w:r>
              <w:rPr>
                <w:noProof/>
                <w:webHidden/>
              </w:rPr>
              <w:fldChar w:fldCharType="end"/>
            </w:r>
          </w:hyperlink>
        </w:p>
        <w:p w14:paraId="733D5F14" w14:textId="121D359C" w:rsidR="002E6ACD" w:rsidRDefault="002E6ACD">
          <w:pPr>
            <w:pStyle w:val="TDC1"/>
            <w:tabs>
              <w:tab w:val="left" w:pos="720"/>
            </w:tabs>
            <w:rPr>
              <w:rFonts w:asciiTheme="minorHAnsi" w:hAnsiTheme="minorHAnsi"/>
              <w:noProof/>
              <w:kern w:val="2"/>
              <w:sz w:val="24"/>
              <w:szCs w:val="24"/>
              <w:lang w:val="es-CO" w:eastAsia="es-CO"/>
              <w14:ligatures w14:val="standardContextual"/>
            </w:rPr>
          </w:pPr>
          <w:hyperlink w:anchor="_Toc240576161" w:history="1">
            <w:r w:rsidRPr="007C2FB1">
              <w:rPr>
                <w:rStyle w:val="Hipervnculo"/>
                <w:noProof/>
              </w:rPr>
              <w:t>11</w:t>
            </w:r>
            <w:r>
              <w:rPr>
                <w:rFonts w:asciiTheme="minorHAnsi" w:hAnsiTheme="minorHAnsi"/>
                <w:noProof/>
                <w:kern w:val="2"/>
                <w:sz w:val="24"/>
                <w:szCs w:val="24"/>
                <w:lang w:val="es-CO" w:eastAsia="es-CO"/>
                <w14:ligatures w14:val="standardContextual"/>
              </w:rPr>
              <w:tab/>
            </w:r>
            <w:r w:rsidRPr="007C2FB1">
              <w:rPr>
                <w:rStyle w:val="Hipervnculo"/>
                <w:noProof/>
              </w:rPr>
              <w:t>Gobierno, seguimiento y escalamiento</w:t>
            </w:r>
            <w:r>
              <w:rPr>
                <w:noProof/>
                <w:webHidden/>
              </w:rPr>
              <w:tab/>
            </w:r>
            <w:r>
              <w:rPr>
                <w:noProof/>
                <w:webHidden/>
              </w:rPr>
              <w:fldChar w:fldCharType="begin"/>
            </w:r>
            <w:r>
              <w:rPr>
                <w:noProof/>
                <w:webHidden/>
              </w:rPr>
              <w:instrText xml:space="preserve"> PAGEREF _Toc240576161 \h </w:instrText>
            </w:r>
            <w:r>
              <w:rPr>
                <w:noProof/>
                <w:webHidden/>
              </w:rPr>
            </w:r>
            <w:r>
              <w:rPr>
                <w:noProof/>
                <w:webHidden/>
              </w:rPr>
              <w:fldChar w:fldCharType="separate"/>
            </w:r>
            <w:r>
              <w:rPr>
                <w:noProof/>
                <w:webHidden/>
              </w:rPr>
              <w:t>100</w:t>
            </w:r>
            <w:r>
              <w:rPr>
                <w:noProof/>
                <w:webHidden/>
              </w:rPr>
              <w:fldChar w:fldCharType="end"/>
            </w:r>
          </w:hyperlink>
        </w:p>
        <w:p w14:paraId="1475722C" w14:textId="274F17CE"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62" w:history="1">
            <w:r w:rsidRPr="007C2FB1">
              <w:rPr>
                <w:rStyle w:val="Hipervnculo"/>
                <w:noProof/>
              </w:rPr>
              <w:t>11.1</w:t>
            </w:r>
            <w:r>
              <w:rPr>
                <w:rFonts w:asciiTheme="minorHAnsi" w:hAnsiTheme="minorHAnsi"/>
                <w:noProof/>
                <w:kern w:val="2"/>
                <w:sz w:val="24"/>
                <w:szCs w:val="24"/>
                <w:lang w:val="es-CO" w:eastAsia="es-CO"/>
                <w14:ligatures w14:val="standardContextual"/>
              </w:rPr>
              <w:tab/>
            </w:r>
            <w:r w:rsidRPr="007C2FB1">
              <w:rPr>
                <w:rStyle w:val="Hipervnculo"/>
                <w:noProof/>
              </w:rPr>
              <w:t>Objetivo del modelo Agile</w:t>
            </w:r>
            <w:r>
              <w:rPr>
                <w:noProof/>
                <w:webHidden/>
              </w:rPr>
              <w:tab/>
            </w:r>
            <w:r>
              <w:rPr>
                <w:noProof/>
                <w:webHidden/>
              </w:rPr>
              <w:fldChar w:fldCharType="begin"/>
            </w:r>
            <w:r>
              <w:rPr>
                <w:noProof/>
                <w:webHidden/>
              </w:rPr>
              <w:instrText xml:space="preserve"> PAGEREF _Toc240576162 \h </w:instrText>
            </w:r>
            <w:r>
              <w:rPr>
                <w:noProof/>
                <w:webHidden/>
              </w:rPr>
            </w:r>
            <w:r>
              <w:rPr>
                <w:noProof/>
                <w:webHidden/>
              </w:rPr>
              <w:fldChar w:fldCharType="separate"/>
            </w:r>
            <w:r>
              <w:rPr>
                <w:noProof/>
                <w:webHidden/>
              </w:rPr>
              <w:t>100</w:t>
            </w:r>
            <w:r>
              <w:rPr>
                <w:noProof/>
                <w:webHidden/>
              </w:rPr>
              <w:fldChar w:fldCharType="end"/>
            </w:r>
          </w:hyperlink>
        </w:p>
        <w:p w14:paraId="78A9BC80" w14:textId="5E534936"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63" w:history="1">
            <w:r w:rsidRPr="007C2FB1">
              <w:rPr>
                <w:rStyle w:val="Hipervnculo"/>
                <w:noProof/>
              </w:rPr>
              <w:t>11.2</w:t>
            </w:r>
            <w:r>
              <w:rPr>
                <w:rFonts w:asciiTheme="minorHAnsi" w:hAnsiTheme="minorHAnsi"/>
                <w:noProof/>
                <w:kern w:val="2"/>
                <w:sz w:val="24"/>
                <w:szCs w:val="24"/>
                <w:lang w:val="es-CO" w:eastAsia="es-CO"/>
                <w14:ligatures w14:val="standardContextual"/>
              </w:rPr>
              <w:tab/>
            </w:r>
            <w:r w:rsidRPr="007C2FB1">
              <w:rPr>
                <w:rStyle w:val="Hipervnculo"/>
                <w:noProof/>
              </w:rPr>
              <w:t>Principios de ejecución Agile</w:t>
            </w:r>
            <w:r>
              <w:rPr>
                <w:noProof/>
                <w:webHidden/>
              </w:rPr>
              <w:tab/>
            </w:r>
            <w:r>
              <w:rPr>
                <w:noProof/>
                <w:webHidden/>
              </w:rPr>
              <w:fldChar w:fldCharType="begin"/>
            </w:r>
            <w:r>
              <w:rPr>
                <w:noProof/>
                <w:webHidden/>
              </w:rPr>
              <w:instrText xml:space="preserve"> PAGEREF _Toc240576163 \h </w:instrText>
            </w:r>
            <w:r>
              <w:rPr>
                <w:noProof/>
                <w:webHidden/>
              </w:rPr>
            </w:r>
            <w:r>
              <w:rPr>
                <w:noProof/>
                <w:webHidden/>
              </w:rPr>
              <w:fldChar w:fldCharType="separate"/>
            </w:r>
            <w:r>
              <w:rPr>
                <w:noProof/>
                <w:webHidden/>
              </w:rPr>
              <w:t>100</w:t>
            </w:r>
            <w:r>
              <w:rPr>
                <w:noProof/>
                <w:webHidden/>
              </w:rPr>
              <w:fldChar w:fldCharType="end"/>
            </w:r>
          </w:hyperlink>
        </w:p>
        <w:p w14:paraId="22B17562" w14:textId="14724E05"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64" w:history="1">
            <w:r w:rsidRPr="007C2FB1">
              <w:rPr>
                <w:rStyle w:val="Hipervnculo"/>
                <w:noProof/>
              </w:rPr>
              <w:t>11.3</w:t>
            </w:r>
            <w:r>
              <w:rPr>
                <w:rFonts w:asciiTheme="minorHAnsi" w:hAnsiTheme="minorHAnsi"/>
                <w:noProof/>
                <w:kern w:val="2"/>
                <w:sz w:val="24"/>
                <w:szCs w:val="24"/>
                <w:lang w:val="es-CO" w:eastAsia="es-CO"/>
                <w14:ligatures w14:val="standardContextual"/>
              </w:rPr>
              <w:tab/>
            </w:r>
            <w:r w:rsidRPr="007C2FB1">
              <w:rPr>
                <w:rStyle w:val="Hipervnculo"/>
                <w:noProof/>
              </w:rPr>
              <w:t>Modelo de trabajo Agile</w:t>
            </w:r>
            <w:r>
              <w:rPr>
                <w:noProof/>
                <w:webHidden/>
              </w:rPr>
              <w:tab/>
            </w:r>
            <w:r>
              <w:rPr>
                <w:noProof/>
                <w:webHidden/>
              </w:rPr>
              <w:fldChar w:fldCharType="begin"/>
            </w:r>
            <w:r>
              <w:rPr>
                <w:noProof/>
                <w:webHidden/>
              </w:rPr>
              <w:instrText xml:space="preserve"> PAGEREF _Toc240576164 \h </w:instrText>
            </w:r>
            <w:r>
              <w:rPr>
                <w:noProof/>
                <w:webHidden/>
              </w:rPr>
            </w:r>
            <w:r>
              <w:rPr>
                <w:noProof/>
                <w:webHidden/>
              </w:rPr>
              <w:fldChar w:fldCharType="separate"/>
            </w:r>
            <w:r>
              <w:rPr>
                <w:noProof/>
                <w:webHidden/>
              </w:rPr>
              <w:t>101</w:t>
            </w:r>
            <w:r>
              <w:rPr>
                <w:noProof/>
                <w:webHidden/>
              </w:rPr>
              <w:fldChar w:fldCharType="end"/>
            </w:r>
          </w:hyperlink>
        </w:p>
        <w:p w14:paraId="0CF1063F" w14:textId="113415FE"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165" w:history="1">
            <w:r w:rsidRPr="007C2FB1">
              <w:rPr>
                <w:rStyle w:val="Hipervnculo"/>
                <w:noProof/>
                <w:lang w:val="es-CO"/>
              </w:rPr>
              <w:t>11.3.1</w:t>
            </w:r>
            <w:r>
              <w:rPr>
                <w:rFonts w:asciiTheme="minorHAnsi" w:hAnsiTheme="minorHAnsi"/>
                <w:noProof/>
                <w:kern w:val="2"/>
                <w:sz w:val="24"/>
                <w:szCs w:val="24"/>
                <w:lang w:val="es-CO" w:eastAsia="es-CO"/>
                <w14:ligatures w14:val="standardContextual"/>
              </w:rPr>
              <w:tab/>
            </w:r>
            <w:r w:rsidRPr="007C2FB1">
              <w:rPr>
                <w:rStyle w:val="Hipervnculo"/>
                <w:noProof/>
                <w:lang w:val="es-CO"/>
              </w:rPr>
              <w:t>12.4.1 Backlog del proyecto</w:t>
            </w:r>
            <w:r>
              <w:rPr>
                <w:noProof/>
                <w:webHidden/>
              </w:rPr>
              <w:tab/>
            </w:r>
            <w:r>
              <w:rPr>
                <w:noProof/>
                <w:webHidden/>
              </w:rPr>
              <w:fldChar w:fldCharType="begin"/>
            </w:r>
            <w:r>
              <w:rPr>
                <w:noProof/>
                <w:webHidden/>
              </w:rPr>
              <w:instrText xml:space="preserve"> PAGEREF _Toc240576165 \h </w:instrText>
            </w:r>
            <w:r>
              <w:rPr>
                <w:noProof/>
                <w:webHidden/>
              </w:rPr>
            </w:r>
            <w:r>
              <w:rPr>
                <w:noProof/>
                <w:webHidden/>
              </w:rPr>
              <w:fldChar w:fldCharType="separate"/>
            </w:r>
            <w:r>
              <w:rPr>
                <w:noProof/>
                <w:webHidden/>
              </w:rPr>
              <w:t>101</w:t>
            </w:r>
            <w:r>
              <w:rPr>
                <w:noProof/>
                <w:webHidden/>
              </w:rPr>
              <w:fldChar w:fldCharType="end"/>
            </w:r>
          </w:hyperlink>
        </w:p>
        <w:p w14:paraId="158969F8" w14:textId="2442CD31"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166" w:history="1">
            <w:r w:rsidRPr="007C2FB1">
              <w:rPr>
                <w:rStyle w:val="Hipervnculo"/>
                <w:noProof/>
                <w:lang w:val="es-CO"/>
              </w:rPr>
              <w:t>11.3.2</w:t>
            </w:r>
            <w:r>
              <w:rPr>
                <w:rFonts w:asciiTheme="minorHAnsi" w:hAnsiTheme="minorHAnsi"/>
                <w:noProof/>
                <w:kern w:val="2"/>
                <w:sz w:val="24"/>
                <w:szCs w:val="24"/>
                <w:lang w:val="es-CO" w:eastAsia="es-CO"/>
                <w14:ligatures w14:val="standardContextual"/>
              </w:rPr>
              <w:tab/>
            </w:r>
            <w:r w:rsidRPr="007C2FB1">
              <w:rPr>
                <w:rStyle w:val="Hipervnculo"/>
                <w:noProof/>
                <w:lang w:val="es-CO"/>
              </w:rPr>
              <w:t>Sprints de trabajo</w:t>
            </w:r>
            <w:r>
              <w:rPr>
                <w:noProof/>
                <w:webHidden/>
              </w:rPr>
              <w:tab/>
            </w:r>
            <w:r>
              <w:rPr>
                <w:noProof/>
                <w:webHidden/>
              </w:rPr>
              <w:fldChar w:fldCharType="begin"/>
            </w:r>
            <w:r>
              <w:rPr>
                <w:noProof/>
                <w:webHidden/>
              </w:rPr>
              <w:instrText xml:space="preserve"> PAGEREF _Toc240576166 \h </w:instrText>
            </w:r>
            <w:r>
              <w:rPr>
                <w:noProof/>
                <w:webHidden/>
              </w:rPr>
            </w:r>
            <w:r>
              <w:rPr>
                <w:noProof/>
                <w:webHidden/>
              </w:rPr>
              <w:fldChar w:fldCharType="separate"/>
            </w:r>
            <w:r>
              <w:rPr>
                <w:noProof/>
                <w:webHidden/>
              </w:rPr>
              <w:t>101</w:t>
            </w:r>
            <w:r>
              <w:rPr>
                <w:noProof/>
                <w:webHidden/>
              </w:rPr>
              <w:fldChar w:fldCharType="end"/>
            </w:r>
          </w:hyperlink>
        </w:p>
        <w:p w14:paraId="53B302B8" w14:textId="28D8057E"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167" w:history="1">
            <w:r w:rsidRPr="007C2FB1">
              <w:rPr>
                <w:rStyle w:val="Hipervnculo"/>
                <w:noProof/>
                <w:lang w:val="es-CO"/>
              </w:rPr>
              <w:t>11.3.3</w:t>
            </w:r>
            <w:r>
              <w:rPr>
                <w:rFonts w:asciiTheme="minorHAnsi" w:hAnsiTheme="minorHAnsi"/>
                <w:noProof/>
                <w:kern w:val="2"/>
                <w:sz w:val="24"/>
                <w:szCs w:val="24"/>
                <w:lang w:val="es-CO" w:eastAsia="es-CO"/>
                <w14:ligatures w14:val="standardContextual"/>
              </w:rPr>
              <w:tab/>
            </w:r>
            <w:r w:rsidRPr="007C2FB1">
              <w:rPr>
                <w:rStyle w:val="Hipervnculo"/>
                <w:noProof/>
                <w:lang w:val="es-CO"/>
              </w:rPr>
              <w:t>Releases o cortes de valor</w:t>
            </w:r>
            <w:r>
              <w:rPr>
                <w:noProof/>
                <w:webHidden/>
              </w:rPr>
              <w:tab/>
            </w:r>
            <w:r>
              <w:rPr>
                <w:noProof/>
                <w:webHidden/>
              </w:rPr>
              <w:fldChar w:fldCharType="begin"/>
            </w:r>
            <w:r>
              <w:rPr>
                <w:noProof/>
                <w:webHidden/>
              </w:rPr>
              <w:instrText xml:space="preserve"> PAGEREF _Toc240576167 \h </w:instrText>
            </w:r>
            <w:r>
              <w:rPr>
                <w:noProof/>
                <w:webHidden/>
              </w:rPr>
            </w:r>
            <w:r>
              <w:rPr>
                <w:noProof/>
                <w:webHidden/>
              </w:rPr>
              <w:fldChar w:fldCharType="separate"/>
            </w:r>
            <w:r>
              <w:rPr>
                <w:noProof/>
                <w:webHidden/>
              </w:rPr>
              <w:t>102</w:t>
            </w:r>
            <w:r>
              <w:rPr>
                <w:noProof/>
                <w:webHidden/>
              </w:rPr>
              <w:fldChar w:fldCharType="end"/>
            </w:r>
          </w:hyperlink>
        </w:p>
        <w:p w14:paraId="157C2C75" w14:textId="6E61F243"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168" w:history="1">
            <w:r w:rsidRPr="007C2FB1">
              <w:rPr>
                <w:rStyle w:val="Hipervnculo"/>
                <w:noProof/>
              </w:rPr>
              <w:t>11.3.4</w:t>
            </w:r>
            <w:r>
              <w:rPr>
                <w:rFonts w:asciiTheme="minorHAnsi" w:hAnsiTheme="minorHAnsi"/>
                <w:noProof/>
                <w:kern w:val="2"/>
                <w:sz w:val="24"/>
                <w:szCs w:val="24"/>
                <w:lang w:val="es-CO" w:eastAsia="es-CO"/>
                <w14:ligatures w14:val="standardContextual"/>
              </w:rPr>
              <w:tab/>
            </w:r>
            <w:r w:rsidRPr="007C2FB1">
              <w:rPr>
                <w:rStyle w:val="Hipervnculo"/>
                <w:noProof/>
              </w:rPr>
              <w:t>Ceremonias Agile</w:t>
            </w:r>
            <w:r>
              <w:rPr>
                <w:noProof/>
                <w:webHidden/>
              </w:rPr>
              <w:tab/>
            </w:r>
            <w:r>
              <w:rPr>
                <w:noProof/>
                <w:webHidden/>
              </w:rPr>
              <w:fldChar w:fldCharType="begin"/>
            </w:r>
            <w:r>
              <w:rPr>
                <w:noProof/>
                <w:webHidden/>
              </w:rPr>
              <w:instrText xml:space="preserve"> PAGEREF _Toc240576168 \h </w:instrText>
            </w:r>
            <w:r>
              <w:rPr>
                <w:noProof/>
                <w:webHidden/>
              </w:rPr>
            </w:r>
            <w:r>
              <w:rPr>
                <w:noProof/>
                <w:webHidden/>
              </w:rPr>
              <w:fldChar w:fldCharType="separate"/>
            </w:r>
            <w:r>
              <w:rPr>
                <w:noProof/>
                <w:webHidden/>
              </w:rPr>
              <w:t>102</w:t>
            </w:r>
            <w:r>
              <w:rPr>
                <w:noProof/>
                <w:webHidden/>
              </w:rPr>
              <w:fldChar w:fldCharType="end"/>
            </w:r>
          </w:hyperlink>
        </w:p>
        <w:p w14:paraId="57C22F49" w14:textId="673F9927"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69" w:history="1">
            <w:r w:rsidRPr="007C2FB1">
              <w:rPr>
                <w:rStyle w:val="Hipervnculo"/>
                <w:noProof/>
              </w:rPr>
              <w:t>11.4</w:t>
            </w:r>
            <w:r>
              <w:rPr>
                <w:rFonts w:asciiTheme="minorHAnsi" w:hAnsiTheme="minorHAnsi"/>
                <w:noProof/>
                <w:kern w:val="2"/>
                <w:sz w:val="24"/>
                <w:szCs w:val="24"/>
                <w:lang w:val="es-CO" w:eastAsia="es-CO"/>
                <w14:ligatures w14:val="standardContextual"/>
              </w:rPr>
              <w:tab/>
            </w:r>
            <w:r w:rsidRPr="007C2FB1">
              <w:rPr>
                <w:rStyle w:val="Hipervnculo"/>
                <w:noProof/>
              </w:rPr>
              <w:t>Artefactos de gestión Agile</w:t>
            </w:r>
            <w:r>
              <w:rPr>
                <w:noProof/>
                <w:webHidden/>
              </w:rPr>
              <w:tab/>
            </w:r>
            <w:r>
              <w:rPr>
                <w:noProof/>
                <w:webHidden/>
              </w:rPr>
              <w:fldChar w:fldCharType="begin"/>
            </w:r>
            <w:r>
              <w:rPr>
                <w:noProof/>
                <w:webHidden/>
              </w:rPr>
              <w:instrText xml:space="preserve"> PAGEREF _Toc240576169 \h </w:instrText>
            </w:r>
            <w:r>
              <w:rPr>
                <w:noProof/>
                <w:webHidden/>
              </w:rPr>
            </w:r>
            <w:r>
              <w:rPr>
                <w:noProof/>
                <w:webHidden/>
              </w:rPr>
              <w:fldChar w:fldCharType="separate"/>
            </w:r>
            <w:r>
              <w:rPr>
                <w:noProof/>
                <w:webHidden/>
              </w:rPr>
              <w:t>103</w:t>
            </w:r>
            <w:r>
              <w:rPr>
                <w:noProof/>
                <w:webHidden/>
              </w:rPr>
              <w:fldChar w:fldCharType="end"/>
            </w:r>
          </w:hyperlink>
        </w:p>
        <w:p w14:paraId="4F9CF8DB" w14:textId="63AF0351"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70" w:history="1">
            <w:r w:rsidRPr="007C2FB1">
              <w:rPr>
                <w:rStyle w:val="Hipervnculo"/>
                <w:noProof/>
              </w:rPr>
              <w:t>11.5</w:t>
            </w:r>
            <w:r>
              <w:rPr>
                <w:rFonts w:asciiTheme="minorHAnsi" w:hAnsiTheme="minorHAnsi"/>
                <w:noProof/>
                <w:kern w:val="2"/>
                <w:sz w:val="24"/>
                <w:szCs w:val="24"/>
                <w:lang w:val="es-CO" w:eastAsia="es-CO"/>
                <w14:ligatures w14:val="standardContextual"/>
              </w:rPr>
              <w:tab/>
            </w:r>
            <w:r w:rsidRPr="007C2FB1">
              <w:rPr>
                <w:rStyle w:val="Hipervnculo"/>
                <w:noProof/>
              </w:rPr>
              <w:t>Definition of Ready</w:t>
            </w:r>
            <w:r>
              <w:rPr>
                <w:noProof/>
                <w:webHidden/>
              </w:rPr>
              <w:tab/>
            </w:r>
            <w:r>
              <w:rPr>
                <w:noProof/>
                <w:webHidden/>
              </w:rPr>
              <w:fldChar w:fldCharType="begin"/>
            </w:r>
            <w:r>
              <w:rPr>
                <w:noProof/>
                <w:webHidden/>
              </w:rPr>
              <w:instrText xml:space="preserve"> PAGEREF _Toc240576170 \h </w:instrText>
            </w:r>
            <w:r>
              <w:rPr>
                <w:noProof/>
                <w:webHidden/>
              </w:rPr>
            </w:r>
            <w:r>
              <w:rPr>
                <w:noProof/>
                <w:webHidden/>
              </w:rPr>
              <w:fldChar w:fldCharType="separate"/>
            </w:r>
            <w:r>
              <w:rPr>
                <w:noProof/>
                <w:webHidden/>
              </w:rPr>
              <w:t>104</w:t>
            </w:r>
            <w:r>
              <w:rPr>
                <w:noProof/>
                <w:webHidden/>
              </w:rPr>
              <w:fldChar w:fldCharType="end"/>
            </w:r>
          </w:hyperlink>
        </w:p>
        <w:p w14:paraId="5403D4A1" w14:textId="64BFE82B"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71" w:history="1">
            <w:r w:rsidRPr="007C2FB1">
              <w:rPr>
                <w:rStyle w:val="Hipervnculo"/>
                <w:noProof/>
              </w:rPr>
              <w:t>11.6</w:t>
            </w:r>
            <w:r>
              <w:rPr>
                <w:rFonts w:asciiTheme="minorHAnsi" w:hAnsiTheme="minorHAnsi"/>
                <w:noProof/>
                <w:kern w:val="2"/>
                <w:sz w:val="24"/>
                <w:szCs w:val="24"/>
                <w:lang w:val="es-CO" w:eastAsia="es-CO"/>
                <w14:ligatures w14:val="standardContextual"/>
              </w:rPr>
              <w:tab/>
            </w:r>
            <w:r w:rsidRPr="007C2FB1">
              <w:rPr>
                <w:rStyle w:val="Hipervnculo"/>
                <w:noProof/>
              </w:rPr>
              <w:t>Definition of Done</w:t>
            </w:r>
            <w:r>
              <w:rPr>
                <w:noProof/>
                <w:webHidden/>
              </w:rPr>
              <w:tab/>
            </w:r>
            <w:r>
              <w:rPr>
                <w:noProof/>
                <w:webHidden/>
              </w:rPr>
              <w:fldChar w:fldCharType="begin"/>
            </w:r>
            <w:r>
              <w:rPr>
                <w:noProof/>
                <w:webHidden/>
              </w:rPr>
              <w:instrText xml:space="preserve"> PAGEREF _Toc240576171 \h </w:instrText>
            </w:r>
            <w:r>
              <w:rPr>
                <w:noProof/>
                <w:webHidden/>
              </w:rPr>
            </w:r>
            <w:r>
              <w:rPr>
                <w:noProof/>
                <w:webHidden/>
              </w:rPr>
              <w:fldChar w:fldCharType="separate"/>
            </w:r>
            <w:r>
              <w:rPr>
                <w:noProof/>
                <w:webHidden/>
              </w:rPr>
              <w:t>104</w:t>
            </w:r>
            <w:r>
              <w:rPr>
                <w:noProof/>
                <w:webHidden/>
              </w:rPr>
              <w:fldChar w:fldCharType="end"/>
            </w:r>
          </w:hyperlink>
        </w:p>
        <w:p w14:paraId="320113FC" w14:textId="310C7276"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72" w:history="1">
            <w:r w:rsidRPr="007C2FB1">
              <w:rPr>
                <w:rStyle w:val="Hipervnculo"/>
                <w:noProof/>
              </w:rPr>
              <w:t>11.7</w:t>
            </w:r>
            <w:r>
              <w:rPr>
                <w:rFonts w:asciiTheme="minorHAnsi" w:hAnsiTheme="minorHAnsi"/>
                <w:noProof/>
                <w:kern w:val="2"/>
                <w:sz w:val="24"/>
                <w:szCs w:val="24"/>
                <w:lang w:val="es-CO" w:eastAsia="es-CO"/>
                <w14:ligatures w14:val="standardContextual"/>
              </w:rPr>
              <w:tab/>
            </w:r>
            <w:r w:rsidRPr="007C2FB1">
              <w:rPr>
                <w:rStyle w:val="Hipervnculo"/>
                <w:noProof/>
              </w:rPr>
              <w:t>Reporte de estado Agile</w:t>
            </w:r>
            <w:r>
              <w:rPr>
                <w:noProof/>
                <w:webHidden/>
              </w:rPr>
              <w:tab/>
            </w:r>
            <w:r>
              <w:rPr>
                <w:noProof/>
                <w:webHidden/>
              </w:rPr>
              <w:fldChar w:fldCharType="begin"/>
            </w:r>
            <w:r>
              <w:rPr>
                <w:noProof/>
                <w:webHidden/>
              </w:rPr>
              <w:instrText xml:space="preserve"> PAGEREF _Toc240576172 \h </w:instrText>
            </w:r>
            <w:r>
              <w:rPr>
                <w:noProof/>
                <w:webHidden/>
              </w:rPr>
            </w:r>
            <w:r>
              <w:rPr>
                <w:noProof/>
                <w:webHidden/>
              </w:rPr>
              <w:fldChar w:fldCharType="separate"/>
            </w:r>
            <w:r>
              <w:rPr>
                <w:noProof/>
                <w:webHidden/>
              </w:rPr>
              <w:t>104</w:t>
            </w:r>
            <w:r>
              <w:rPr>
                <w:noProof/>
                <w:webHidden/>
              </w:rPr>
              <w:fldChar w:fldCharType="end"/>
            </w:r>
          </w:hyperlink>
        </w:p>
        <w:p w14:paraId="6E6868CF" w14:textId="3B5F5DF5"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73" w:history="1">
            <w:r w:rsidRPr="007C2FB1">
              <w:rPr>
                <w:rStyle w:val="Hipervnculo"/>
                <w:noProof/>
              </w:rPr>
              <w:t>11.8</w:t>
            </w:r>
            <w:r>
              <w:rPr>
                <w:rFonts w:asciiTheme="minorHAnsi" w:hAnsiTheme="minorHAnsi"/>
                <w:noProof/>
                <w:kern w:val="2"/>
                <w:sz w:val="24"/>
                <w:szCs w:val="24"/>
                <w:lang w:val="es-CO" w:eastAsia="es-CO"/>
                <w14:ligatures w14:val="standardContextual"/>
              </w:rPr>
              <w:tab/>
            </w:r>
            <w:r w:rsidRPr="007C2FB1">
              <w:rPr>
                <w:rStyle w:val="Hipervnculo"/>
                <w:noProof/>
              </w:rPr>
              <w:t>Ruta de escalamiento Agile</w:t>
            </w:r>
            <w:r>
              <w:rPr>
                <w:noProof/>
                <w:webHidden/>
              </w:rPr>
              <w:tab/>
            </w:r>
            <w:r>
              <w:rPr>
                <w:noProof/>
                <w:webHidden/>
              </w:rPr>
              <w:fldChar w:fldCharType="begin"/>
            </w:r>
            <w:r>
              <w:rPr>
                <w:noProof/>
                <w:webHidden/>
              </w:rPr>
              <w:instrText xml:space="preserve"> PAGEREF _Toc240576173 \h </w:instrText>
            </w:r>
            <w:r>
              <w:rPr>
                <w:noProof/>
                <w:webHidden/>
              </w:rPr>
            </w:r>
            <w:r>
              <w:rPr>
                <w:noProof/>
                <w:webHidden/>
              </w:rPr>
              <w:fldChar w:fldCharType="separate"/>
            </w:r>
            <w:r>
              <w:rPr>
                <w:noProof/>
                <w:webHidden/>
              </w:rPr>
              <w:t>105</w:t>
            </w:r>
            <w:r>
              <w:rPr>
                <w:noProof/>
                <w:webHidden/>
              </w:rPr>
              <w:fldChar w:fldCharType="end"/>
            </w:r>
          </w:hyperlink>
        </w:p>
        <w:p w14:paraId="3689CB3B" w14:textId="3E31BAFF"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174" w:history="1">
            <w:r w:rsidRPr="007C2FB1">
              <w:rPr>
                <w:rStyle w:val="Hipervnculo"/>
                <w:noProof/>
                <w:lang w:val="es-CO"/>
              </w:rPr>
              <w:t>11.8.1</w:t>
            </w:r>
            <w:r>
              <w:rPr>
                <w:rFonts w:asciiTheme="minorHAnsi" w:hAnsiTheme="minorHAnsi"/>
                <w:noProof/>
                <w:kern w:val="2"/>
                <w:sz w:val="24"/>
                <w:szCs w:val="24"/>
                <w:lang w:val="es-CO" w:eastAsia="es-CO"/>
                <w14:ligatures w14:val="standardContextual"/>
              </w:rPr>
              <w:tab/>
            </w:r>
            <w:r w:rsidRPr="007C2FB1">
              <w:rPr>
                <w:rStyle w:val="Hipervnculo"/>
                <w:noProof/>
                <w:lang w:val="es-CO"/>
              </w:rPr>
              <w:t>Nivel 1: Impedimentos operativos del sprint</w:t>
            </w:r>
            <w:r>
              <w:rPr>
                <w:noProof/>
                <w:webHidden/>
              </w:rPr>
              <w:tab/>
            </w:r>
            <w:r>
              <w:rPr>
                <w:noProof/>
                <w:webHidden/>
              </w:rPr>
              <w:fldChar w:fldCharType="begin"/>
            </w:r>
            <w:r>
              <w:rPr>
                <w:noProof/>
                <w:webHidden/>
              </w:rPr>
              <w:instrText xml:space="preserve"> PAGEREF _Toc240576174 \h </w:instrText>
            </w:r>
            <w:r>
              <w:rPr>
                <w:noProof/>
                <w:webHidden/>
              </w:rPr>
            </w:r>
            <w:r>
              <w:rPr>
                <w:noProof/>
                <w:webHidden/>
              </w:rPr>
              <w:fldChar w:fldCharType="separate"/>
            </w:r>
            <w:r>
              <w:rPr>
                <w:noProof/>
                <w:webHidden/>
              </w:rPr>
              <w:t>105</w:t>
            </w:r>
            <w:r>
              <w:rPr>
                <w:noProof/>
                <w:webHidden/>
              </w:rPr>
              <w:fldChar w:fldCharType="end"/>
            </w:r>
          </w:hyperlink>
        </w:p>
        <w:p w14:paraId="5F465DFD" w14:textId="633ACA8D"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175" w:history="1">
            <w:r w:rsidRPr="007C2FB1">
              <w:rPr>
                <w:rStyle w:val="Hipervnculo"/>
                <w:noProof/>
                <w:lang w:val="es-CO"/>
              </w:rPr>
              <w:t>11.8.2</w:t>
            </w:r>
            <w:r>
              <w:rPr>
                <w:rFonts w:asciiTheme="minorHAnsi" w:hAnsiTheme="minorHAnsi"/>
                <w:noProof/>
                <w:kern w:val="2"/>
                <w:sz w:val="24"/>
                <w:szCs w:val="24"/>
                <w:lang w:val="es-CO" w:eastAsia="es-CO"/>
                <w14:ligatures w14:val="standardContextual"/>
              </w:rPr>
              <w:tab/>
            </w:r>
            <w:r w:rsidRPr="007C2FB1">
              <w:rPr>
                <w:rStyle w:val="Hipervnculo"/>
                <w:noProof/>
                <w:lang w:val="es-CO"/>
              </w:rPr>
              <w:t>Nivel 2: Bloqueos tácticos o dependencias críticas</w:t>
            </w:r>
            <w:r>
              <w:rPr>
                <w:noProof/>
                <w:webHidden/>
              </w:rPr>
              <w:tab/>
            </w:r>
            <w:r>
              <w:rPr>
                <w:noProof/>
                <w:webHidden/>
              </w:rPr>
              <w:fldChar w:fldCharType="begin"/>
            </w:r>
            <w:r>
              <w:rPr>
                <w:noProof/>
                <w:webHidden/>
              </w:rPr>
              <w:instrText xml:space="preserve"> PAGEREF _Toc240576175 \h </w:instrText>
            </w:r>
            <w:r>
              <w:rPr>
                <w:noProof/>
                <w:webHidden/>
              </w:rPr>
            </w:r>
            <w:r>
              <w:rPr>
                <w:noProof/>
                <w:webHidden/>
              </w:rPr>
              <w:fldChar w:fldCharType="separate"/>
            </w:r>
            <w:r>
              <w:rPr>
                <w:noProof/>
                <w:webHidden/>
              </w:rPr>
              <w:t>105</w:t>
            </w:r>
            <w:r>
              <w:rPr>
                <w:noProof/>
                <w:webHidden/>
              </w:rPr>
              <w:fldChar w:fldCharType="end"/>
            </w:r>
          </w:hyperlink>
        </w:p>
        <w:p w14:paraId="29909EA9" w14:textId="08CB96CA"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176" w:history="1">
            <w:r w:rsidRPr="007C2FB1">
              <w:rPr>
                <w:rStyle w:val="Hipervnculo"/>
                <w:noProof/>
                <w:lang w:val="es-CO"/>
              </w:rPr>
              <w:t>11.8.3</w:t>
            </w:r>
            <w:r>
              <w:rPr>
                <w:rFonts w:asciiTheme="minorHAnsi" w:hAnsiTheme="minorHAnsi"/>
                <w:noProof/>
                <w:kern w:val="2"/>
                <w:sz w:val="24"/>
                <w:szCs w:val="24"/>
                <w:lang w:val="es-CO" w:eastAsia="es-CO"/>
                <w14:ligatures w14:val="standardContextual"/>
              </w:rPr>
              <w:tab/>
            </w:r>
            <w:r w:rsidRPr="007C2FB1">
              <w:rPr>
                <w:rStyle w:val="Hipervnculo"/>
                <w:noProof/>
                <w:lang w:val="es-CO"/>
              </w:rPr>
              <w:t>Nivel 3: Decisiones ejecutivas o cambios relevantes</w:t>
            </w:r>
            <w:r>
              <w:rPr>
                <w:noProof/>
                <w:webHidden/>
              </w:rPr>
              <w:tab/>
            </w:r>
            <w:r>
              <w:rPr>
                <w:noProof/>
                <w:webHidden/>
              </w:rPr>
              <w:fldChar w:fldCharType="begin"/>
            </w:r>
            <w:r>
              <w:rPr>
                <w:noProof/>
                <w:webHidden/>
              </w:rPr>
              <w:instrText xml:space="preserve"> PAGEREF _Toc240576176 \h </w:instrText>
            </w:r>
            <w:r>
              <w:rPr>
                <w:noProof/>
                <w:webHidden/>
              </w:rPr>
            </w:r>
            <w:r>
              <w:rPr>
                <w:noProof/>
                <w:webHidden/>
              </w:rPr>
              <w:fldChar w:fldCharType="separate"/>
            </w:r>
            <w:r>
              <w:rPr>
                <w:noProof/>
                <w:webHidden/>
              </w:rPr>
              <w:t>105</w:t>
            </w:r>
            <w:r>
              <w:rPr>
                <w:noProof/>
                <w:webHidden/>
              </w:rPr>
              <w:fldChar w:fldCharType="end"/>
            </w:r>
          </w:hyperlink>
        </w:p>
        <w:p w14:paraId="2C237484" w14:textId="79CC0C1E"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77" w:history="1">
            <w:r w:rsidRPr="007C2FB1">
              <w:rPr>
                <w:rStyle w:val="Hipervnculo"/>
                <w:noProof/>
              </w:rPr>
              <w:t>11.9</w:t>
            </w:r>
            <w:r>
              <w:rPr>
                <w:rFonts w:asciiTheme="minorHAnsi" w:hAnsiTheme="minorHAnsi"/>
                <w:noProof/>
                <w:kern w:val="2"/>
                <w:sz w:val="24"/>
                <w:szCs w:val="24"/>
                <w:lang w:val="es-CO" w:eastAsia="es-CO"/>
                <w14:ligatures w14:val="standardContextual"/>
              </w:rPr>
              <w:tab/>
            </w:r>
            <w:r w:rsidRPr="007C2FB1">
              <w:rPr>
                <w:rStyle w:val="Hipervnculo"/>
                <w:noProof/>
              </w:rPr>
              <w:t>Paso a paso de ejecución Agile</w:t>
            </w:r>
            <w:r>
              <w:rPr>
                <w:noProof/>
                <w:webHidden/>
              </w:rPr>
              <w:tab/>
            </w:r>
            <w:r>
              <w:rPr>
                <w:noProof/>
                <w:webHidden/>
              </w:rPr>
              <w:fldChar w:fldCharType="begin"/>
            </w:r>
            <w:r>
              <w:rPr>
                <w:noProof/>
                <w:webHidden/>
              </w:rPr>
              <w:instrText xml:space="preserve"> PAGEREF _Toc240576177 \h </w:instrText>
            </w:r>
            <w:r>
              <w:rPr>
                <w:noProof/>
                <w:webHidden/>
              </w:rPr>
            </w:r>
            <w:r>
              <w:rPr>
                <w:noProof/>
                <w:webHidden/>
              </w:rPr>
              <w:fldChar w:fldCharType="separate"/>
            </w:r>
            <w:r>
              <w:rPr>
                <w:noProof/>
                <w:webHidden/>
              </w:rPr>
              <w:t>106</w:t>
            </w:r>
            <w:r>
              <w:rPr>
                <w:noProof/>
                <w:webHidden/>
              </w:rPr>
              <w:fldChar w:fldCharType="end"/>
            </w:r>
          </w:hyperlink>
        </w:p>
        <w:p w14:paraId="6739AB7E" w14:textId="41E476F3"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178" w:history="1">
            <w:r w:rsidRPr="007C2FB1">
              <w:rPr>
                <w:rStyle w:val="Hipervnculo"/>
                <w:noProof/>
                <w:lang w:val="es-CO"/>
              </w:rPr>
              <w:t>11.9.1</w:t>
            </w:r>
            <w:r>
              <w:rPr>
                <w:rFonts w:asciiTheme="minorHAnsi" w:hAnsiTheme="minorHAnsi"/>
                <w:noProof/>
                <w:kern w:val="2"/>
                <w:sz w:val="24"/>
                <w:szCs w:val="24"/>
                <w:lang w:val="es-CO" w:eastAsia="es-CO"/>
                <w14:ligatures w14:val="standardContextual"/>
              </w:rPr>
              <w:tab/>
            </w:r>
            <w:r w:rsidRPr="007C2FB1">
              <w:rPr>
                <w:rStyle w:val="Hipervnculo"/>
                <w:noProof/>
                <w:lang w:val="es-CO"/>
              </w:rPr>
              <w:t>Agile Kick-off</w:t>
            </w:r>
            <w:r>
              <w:rPr>
                <w:noProof/>
                <w:webHidden/>
              </w:rPr>
              <w:tab/>
            </w:r>
            <w:r>
              <w:rPr>
                <w:noProof/>
                <w:webHidden/>
              </w:rPr>
              <w:fldChar w:fldCharType="begin"/>
            </w:r>
            <w:r>
              <w:rPr>
                <w:noProof/>
                <w:webHidden/>
              </w:rPr>
              <w:instrText xml:space="preserve"> PAGEREF _Toc240576178 \h </w:instrText>
            </w:r>
            <w:r>
              <w:rPr>
                <w:noProof/>
                <w:webHidden/>
              </w:rPr>
            </w:r>
            <w:r>
              <w:rPr>
                <w:noProof/>
                <w:webHidden/>
              </w:rPr>
              <w:fldChar w:fldCharType="separate"/>
            </w:r>
            <w:r>
              <w:rPr>
                <w:noProof/>
                <w:webHidden/>
              </w:rPr>
              <w:t>106</w:t>
            </w:r>
            <w:r>
              <w:rPr>
                <w:noProof/>
                <w:webHidden/>
              </w:rPr>
              <w:fldChar w:fldCharType="end"/>
            </w:r>
          </w:hyperlink>
        </w:p>
        <w:p w14:paraId="2A74DBD0" w14:textId="3EC13CBC"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179" w:history="1">
            <w:r w:rsidRPr="007C2FB1">
              <w:rPr>
                <w:rStyle w:val="Hipervnculo"/>
                <w:noProof/>
                <w:lang w:val="es-CO"/>
              </w:rPr>
              <w:t>11.9.2</w:t>
            </w:r>
            <w:r>
              <w:rPr>
                <w:rFonts w:asciiTheme="minorHAnsi" w:hAnsiTheme="minorHAnsi"/>
                <w:noProof/>
                <w:kern w:val="2"/>
                <w:sz w:val="24"/>
                <w:szCs w:val="24"/>
                <w:lang w:val="es-CO" w:eastAsia="es-CO"/>
                <w14:ligatures w14:val="standardContextual"/>
              </w:rPr>
              <w:tab/>
            </w:r>
            <w:r w:rsidRPr="007C2FB1">
              <w:rPr>
                <w:rStyle w:val="Hipervnculo"/>
                <w:noProof/>
                <w:lang w:val="es-CO"/>
              </w:rPr>
              <w:t>Construcción y priorización del backlog</w:t>
            </w:r>
            <w:r>
              <w:rPr>
                <w:noProof/>
                <w:webHidden/>
              </w:rPr>
              <w:tab/>
            </w:r>
            <w:r>
              <w:rPr>
                <w:noProof/>
                <w:webHidden/>
              </w:rPr>
              <w:fldChar w:fldCharType="begin"/>
            </w:r>
            <w:r>
              <w:rPr>
                <w:noProof/>
                <w:webHidden/>
              </w:rPr>
              <w:instrText xml:space="preserve"> PAGEREF _Toc240576179 \h </w:instrText>
            </w:r>
            <w:r>
              <w:rPr>
                <w:noProof/>
                <w:webHidden/>
              </w:rPr>
            </w:r>
            <w:r>
              <w:rPr>
                <w:noProof/>
                <w:webHidden/>
              </w:rPr>
              <w:fldChar w:fldCharType="separate"/>
            </w:r>
            <w:r>
              <w:rPr>
                <w:noProof/>
                <w:webHidden/>
              </w:rPr>
              <w:t>106</w:t>
            </w:r>
            <w:r>
              <w:rPr>
                <w:noProof/>
                <w:webHidden/>
              </w:rPr>
              <w:fldChar w:fldCharType="end"/>
            </w:r>
          </w:hyperlink>
        </w:p>
        <w:p w14:paraId="602188A3" w14:textId="3FFBBBC1"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180" w:history="1">
            <w:r w:rsidRPr="007C2FB1">
              <w:rPr>
                <w:rStyle w:val="Hipervnculo"/>
                <w:noProof/>
                <w:lang w:val="es-CO"/>
              </w:rPr>
              <w:t>11.9.3</w:t>
            </w:r>
            <w:r>
              <w:rPr>
                <w:rFonts w:asciiTheme="minorHAnsi" w:hAnsiTheme="minorHAnsi"/>
                <w:noProof/>
                <w:kern w:val="2"/>
                <w:sz w:val="24"/>
                <w:szCs w:val="24"/>
                <w:lang w:val="es-CO" w:eastAsia="es-CO"/>
                <w14:ligatures w14:val="standardContextual"/>
              </w:rPr>
              <w:tab/>
            </w:r>
            <w:r w:rsidRPr="007C2FB1">
              <w:rPr>
                <w:rStyle w:val="Hipervnculo"/>
                <w:noProof/>
                <w:lang w:val="es-CO"/>
              </w:rPr>
              <w:t>Definición de historias y criterios de aceptación</w:t>
            </w:r>
            <w:r>
              <w:rPr>
                <w:noProof/>
                <w:webHidden/>
              </w:rPr>
              <w:tab/>
            </w:r>
            <w:r>
              <w:rPr>
                <w:noProof/>
                <w:webHidden/>
              </w:rPr>
              <w:fldChar w:fldCharType="begin"/>
            </w:r>
            <w:r>
              <w:rPr>
                <w:noProof/>
                <w:webHidden/>
              </w:rPr>
              <w:instrText xml:space="preserve"> PAGEREF _Toc240576180 \h </w:instrText>
            </w:r>
            <w:r>
              <w:rPr>
                <w:noProof/>
                <w:webHidden/>
              </w:rPr>
            </w:r>
            <w:r>
              <w:rPr>
                <w:noProof/>
                <w:webHidden/>
              </w:rPr>
              <w:fldChar w:fldCharType="separate"/>
            </w:r>
            <w:r>
              <w:rPr>
                <w:noProof/>
                <w:webHidden/>
              </w:rPr>
              <w:t>106</w:t>
            </w:r>
            <w:r>
              <w:rPr>
                <w:noProof/>
                <w:webHidden/>
              </w:rPr>
              <w:fldChar w:fldCharType="end"/>
            </w:r>
          </w:hyperlink>
        </w:p>
        <w:p w14:paraId="0183B966" w14:textId="459BD9F8"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181" w:history="1">
            <w:r w:rsidRPr="007C2FB1">
              <w:rPr>
                <w:rStyle w:val="Hipervnculo"/>
                <w:noProof/>
                <w:lang w:val="es-CO"/>
              </w:rPr>
              <w:t>11.9.4</w:t>
            </w:r>
            <w:r>
              <w:rPr>
                <w:rFonts w:asciiTheme="minorHAnsi" w:hAnsiTheme="minorHAnsi"/>
                <w:noProof/>
                <w:kern w:val="2"/>
                <w:sz w:val="24"/>
                <w:szCs w:val="24"/>
                <w:lang w:val="es-CO" w:eastAsia="es-CO"/>
                <w14:ligatures w14:val="standardContextual"/>
              </w:rPr>
              <w:tab/>
            </w:r>
            <w:r w:rsidRPr="007C2FB1">
              <w:rPr>
                <w:rStyle w:val="Hipervnculo"/>
                <w:noProof/>
                <w:lang w:val="es-CO"/>
              </w:rPr>
              <w:t>Sprint Planning</w:t>
            </w:r>
            <w:r>
              <w:rPr>
                <w:noProof/>
                <w:webHidden/>
              </w:rPr>
              <w:tab/>
            </w:r>
            <w:r>
              <w:rPr>
                <w:noProof/>
                <w:webHidden/>
              </w:rPr>
              <w:fldChar w:fldCharType="begin"/>
            </w:r>
            <w:r>
              <w:rPr>
                <w:noProof/>
                <w:webHidden/>
              </w:rPr>
              <w:instrText xml:space="preserve"> PAGEREF _Toc240576181 \h </w:instrText>
            </w:r>
            <w:r>
              <w:rPr>
                <w:noProof/>
                <w:webHidden/>
              </w:rPr>
            </w:r>
            <w:r>
              <w:rPr>
                <w:noProof/>
                <w:webHidden/>
              </w:rPr>
              <w:fldChar w:fldCharType="separate"/>
            </w:r>
            <w:r>
              <w:rPr>
                <w:noProof/>
                <w:webHidden/>
              </w:rPr>
              <w:t>106</w:t>
            </w:r>
            <w:r>
              <w:rPr>
                <w:noProof/>
                <w:webHidden/>
              </w:rPr>
              <w:fldChar w:fldCharType="end"/>
            </w:r>
          </w:hyperlink>
        </w:p>
        <w:p w14:paraId="356C2BE9" w14:textId="0831C58D"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182" w:history="1">
            <w:r w:rsidRPr="007C2FB1">
              <w:rPr>
                <w:rStyle w:val="Hipervnculo"/>
                <w:noProof/>
                <w:lang w:val="es-CO"/>
              </w:rPr>
              <w:t>11.9.5</w:t>
            </w:r>
            <w:r>
              <w:rPr>
                <w:rFonts w:asciiTheme="minorHAnsi" w:hAnsiTheme="minorHAnsi"/>
                <w:noProof/>
                <w:kern w:val="2"/>
                <w:sz w:val="24"/>
                <w:szCs w:val="24"/>
                <w:lang w:val="es-CO" w:eastAsia="es-CO"/>
                <w14:ligatures w14:val="standardContextual"/>
              </w:rPr>
              <w:tab/>
            </w:r>
            <w:r w:rsidRPr="007C2FB1">
              <w:rPr>
                <w:rStyle w:val="Hipervnculo"/>
                <w:noProof/>
                <w:lang w:val="es-CO"/>
              </w:rPr>
              <w:t>Ejecución del sprint</w:t>
            </w:r>
            <w:r>
              <w:rPr>
                <w:noProof/>
                <w:webHidden/>
              </w:rPr>
              <w:tab/>
            </w:r>
            <w:r>
              <w:rPr>
                <w:noProof/>
                <w:webHidden/>
              </w:rPr>
              <w:fldChar w:fldCharType="begin"/>
            </w:r>
            <w:r>
              <w:rPr>
                <w:noProof/>
                <w:webHidden/>
              </w:rPr>
              <w:instrText xml:space="preserve"> PAGEREF _Toc240576182 \h </w:instrText>
            </w:r>
            <w:r>
              <w:rPr>
                <w:noProof/>
                <w:webHidden/>
              </w:rPr>
            </w:r>
            <w:r>
              <w:rPr>
                <w:noProof/>
                <w:webHidden/>
              </w:rPr>
              <w:fldChar w:fldCharType="separate"/>
            </w:r>
            <w:r>
              <w:rPr>
                <w:noProof/>
                <w:webHidden/>
              </w:rPr>
              <w:t>106</w:t>
            </w:r>
            <w:r>
              <w:rPr>
                <w:noProof/>
                <w:webHidden/>
              </w:rPr>
              <w:fldChar w:fldCharType="end"/>
            </w:r>
          </w:hyperlink>
        </w:p>
        <w:p w14:paraId="11DD69C8" w14:textId="220CF11E"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183" w:history="1">
            <w:r w:rsidRPr="007C2FB1">
              <w:rPr>
                <w:rStyle w:val="Hipervnculo"/>
                <w:noProof/>
                <w:lang w:val="es-CO"/>
              </w:rPr>
              <w:t>11.9.6</w:t>
            </w:r>
            <w:r>
              <w:rPr>
                <w:rFonts w:asciiTheme="minorHAnsi" w:hAnsiTheme="minorHAnsi"/>
                <w:noProof/>
                <w:kern w:val="2"/>
                <w:sz w:val="24"/>
                <w:szCs w:val="24"/>
                <w:lang w:val="es-CO" w:eastAsia="es-CO"/>
                <w14:ligatures w14:val="standardContextual"/>
              </w:rPr>
              <w:tab/>
            </w:r>
            <w:r w:rsidRPr="007C2FB1">
              <w:rPr>
                <w:rStyle w:val="Hipervnculo"/>
                <w:noProof/>
                <w:lang w:val="es-CO"/>
              </w:rPr>
              <w:t>Seguimiento diario o frecuente</w:t>
            </w:r>
            <w:r>
              <w:rPr>
                <w:noProof/>
                <w:webHidden/>
              </w:rPr>
              <w:tab/>
            </w:r>
            <w:r>
              <w:rPr>
                <w:noProof/>
                <w:webHidden/>
              </w:rPr>
              <w:fldChar w:fldCharType="begin"/>
            </w:r>
            <w:r>
              <w:rPr>
                <w:noProof/>
                <w:webHidden/>
              </w:rPr>
              <w:instrText xml:space="preserve"> PAGEREF _Toc240576183 \h </w:instrText>
            </w:r>
            <w:r>
              <w:rPr>
                <w:noProof/>
                <w:webHidden/>
              </w:rPr>
            </w:r>
            <w:r>
              <w:rPr>
                <w:noProof/>
                <w:webHidden/>
              </w:rPr>
              <w:fldChar w:fldCharType="separate"/>
            </w:r>
            <w:r>
              <w:rPr>
                <w:noProof/>
                <w:webHidden/>
              </w:rPr>
              <w:t>106</w:t>
            </w:r>
            <w:r>
              <w:rPr>
                <w:noProof/>
                <w:webHidden/>
              </w:rPr>
              <w:fldChar w:fldCharType="end"/>
            </w:r>
          </w:hyperlink>
        </w:p>
        <w:p w14:paraId="762FDE51" w14:textId="1B4364DB"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184" w:history="1">
            <w:r w:rsidRPr="007C2FB1">
              <w:rPr>
                <w:rStyle w:val="Hipervnculo"/>
                <w:noProof/>
                <w:lang w:val="es-CO"/>
              </w:rPr>
              <w:t>11.9.7</w:t>
            </w:r>
            <w:r>
              <w:rPr>
                <w:rFonts w:asciiTheme="minorHAnsi" w:hAnsiTheme="minorHAnsi"/>
                <w:noProof/>
                <w:kern w:val="2"/>
                <w:sz w:val="24"/>
                <w:szCs w:val="24"/>
                <w:lang w:val="es-CO" w:eastAsia="es-CO"/>
                <w14:ligatures w14:val="standardContextual"/>
              </w:rPr>
              <w:tab/>
            </w:r>
            <w:r w:rsidRPr="007C2FB1">
              <w:rPr>
                <w:rStyle w:val="Hipervnculo"/>
                <w:noProof/>
                <w:lang w:val="es-CO"/>
              </w:rPr>
              <w:t>Validación técnica y funcional</w:t>
            </w:r>
            <w:r>
              <w:rPr>
                <w:noProof/>
                <w:webHidden/>
              </w:rPr>
              <w:tab/>
            </w:r>
            <w:r>
              <w:rPr>
                <w:noProof/>
                <w:webHidden/>
              </w:rPr>
              <w:fldChar w:fldCharType="begin"/>
            </w:r>
            <w:r>
              <w:rPr>
                <w:noProof/>
                <w:webHidden/>
              </w:rPr>
              <w:instrText xml:space="preserve"> PAGEREF _Toc240576184 \h </w:instrText>
            </w:r>
            <w:r>
              <w:rPr>
                <w:noProof/>
                <w:webHidden/>
              </w:rPr>
            </w:r>
            <w:r>
              <w:rPr>
                <w:noProof/>
                <w:webHidden/>
              </w:rPr>
              <w:fldChar w:fldCharType="separate"/>
            </w:r>
            <w:r>
              <w:rPr>
                <w:noProof/>
                <w:webHidden/>
              </w:rPr>
              <w:t>107</w:t>
            </w:r>
            <w:r>
              <w:rPr>
                <w:noProof/>
                <w:webHidden/>
              </w:rPr>
              <w:fldChar w:fldCharType="end"/>
            </w:r>
          </w:hyperlink>
        </w:p>
        <w:p w14:paraId="2570C044" w14:textId="0060C7F7"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185" w:history="1">
            <w:r w:rsidRPr="007C2FB1">
              <w:rPr>
                <w:rStyle w:val="Hipervnculo"/>
                <w:noProof/>
                <w:lang w:val="es-CO"/>
              </w:rPr>
              <w:t>11.9.8</w:t>
            </w:r>
            <w:r>
              <w:rPr>
                <w:rFonts w:asciiTheme="minorHAnsi" w:hAnsiTheme="minorHAnsi"/>
                <w:noProof/>
                <w:kern w:val="2"/>
                <w:sz w:val="24"/>
                <w:szCs w:val="24"/>
                <w:lang w:val="es-CO" w:eastAsia="es-CO"/>
                <w14:ligatures w14:val="standardContextual"/>
              </w:rPr>
              <w:tab/>
            </w:r>
            <w:r w:rsidRPr="007C2FB1">
              <w:rPr>
                <w:rStyle w:val="Hipervnculo"/>
                <w:noProof/>
                <w:lang w:val="es-CO"/>
              </w:rPr>
              <w:t>Sprint Review / Demo</w:t>
            </w:r>
            <w:r>
              <w:rPr>
                <w:noProof/>
                <w:webHidden/>
              </w:rPr>
              <w:tab/>
            </w:r>
            <w:r>
              <w:rPr>
                <w:noProof/>
                <w:webHidden/>
              </w:rPr>
              <w:fldChar w:fldCharType="begin"/>
            </w:r>
            <w:r>
              <w:rPr>
                <w:noProof/>
                <w:webHidden/>
              </w:rPr>
              <w:instrText xml:space="preserve"> PAGEREF _Toc240576185 \h </w:instrText>
            </w:r>
            <w:r>
              <w:rPr>
                <w:noProof/>
                <w:webHidden/>
              </w:rPr>
            </w:r>
            <w:r>
              <w:rPr>
                <w:noProof/>
                <w:webHidden/>
              </w:rPr>
              <w:fldChar w:fldCharType="separate"/>
            </w:r>
            <w:r>
              <w:rPr>
                <w:noProof/>
                <w:webHidden/>
              </w:rPr>
              <w:t>107</w:t>
            </w:r>
            <w:r>
              <w:rPr>
                <w:noProof/>
                <w:webHidden/>
              </w:rPr>
              <w:fldChar w:fldCharType="end"/>
            </w:r>
          </w:hyperlink>
        </w:p>
        <w:p w14:paraId="718CA779" w14:textId="13301435"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186" w:history="1">
            <w:r w:rsidRPr="007C2FB1">
              <w:rPr>
                <w:rStyle w:val="Hipervnculo"/>
                <w:noProof/>
                <w:lang w:val="es-CO"/>
              </w:rPr>
              <w:t>11.9.9</w:t>
            </w:r>
            <w:r>
              <w:rPr>
                <w:rFonts w:asciiTheme="minorHAnsi" w:hAnsiTheme="minorHAnsi"/>
                <w:noProof/>
                <w:kern w:val="2"/>
                <w:sz w:val="24"/>
                <w:szCs w:val="24"/>
                <w:lang w:val="es-CO" w:eastAsia="es-CO"/>
                <w14:ligatures w14:val="standardContextual"/>
              </w:rPr>
              <w:tab/>
            </w:r>
            <w:r w:rsidRPr="007C2FB1">
              <w:rPr>
                <w:rStyle w:val="Hipervnculo"/>
                <w:noProof/>
                <w:lang w:val="es-CO"/>
              </w:rPr>
              <w:t>Retrospectiva</w:t>
            </w:r>
            <w:r>
              <w:rPr>
                <w:noProof/>
                <w:webHidden/>
              </w:rPr>
              <w:tab/>
            </w:r>
            <w:r>
              <w:rPr>
                <w:noProof/>
                <w:webHidden/>
              </w:rPr>
              <w:fldChar w:fldCharType="begin"/>
            </w:r>
            <w:r>
              <w:rPr>
                <w:noProof/>
                <w:webHidden/>
              </w:rPr>
              <w:instrText xml:space="preserve"> PAGEREF _Toc240576186 \h </w:instrText>
            </w:r>
            <w:r>
              <w:rPr>
                <w:noProof/>
                <w:webHidden/>
              </w:rPr>
            </w:r>
            <w:r>
              <w:rPr>
                <w:noProof/>
                <w:webHidden/>
              </w:rPr>
              <w:fldChar w:fldCharType="separate"/>
            </w:r>
            <w:r>
              <w:rPr>
                <w:noProof/>
                <w:webHidden/>
              </w:rPr>
              <w:t>107</w:t>
            </w:r>
            <w:r>
              <w:rPr>
                <w:noProof/>
                <w:webHidden/>
              </w:rPr>
              <w:fldChar w:fldCharType="end"/>
            </w:r>
          </w:hyperlink>
        </w:p>
        <w:p w14:paraId="3C01C4B1" w14:textId="01893150"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187" w:history="1">
            <w:r w:rsidRPr="007C2FB1">
              <w:rPr>
                <w:rStyle w:val="Hipervnculo"/>
                <w:noProof/>
                <w:lang w:val="es-CO"/>
              </w:rPr>
              <w:t>11.9.10</w:t>
            </w:r>
            <w:r>
              <w:rPr>
                <w:rFonts w:asciiTheme="minorHAnsi" w:hAnsiTheme="minorHAnsi"/>
                <w:noProof/>
                <w:kern w:val="2"/>
                <w:sz w:val="24"/>
                <w:szCs w:val="24"/>
                <w:lang w:val="es-CO" w:eastAsia="es-CO"/>
                <w14:ligatures w14:val="standardContextual"/>
              </w:rPr>
              <w:tab/>
            </w:r>
            <w:r w:rsidRPr="007C2FB1">
              <w:rPr>
                <w:rStyle w:val="Hipervnculo"/>
                <w:noProof/>
                <w:lang w:val="es-CO"/>
              </w:rPr>
              <w:t>Go / Next</w:t>
            </w:r>
            <w:r>
              <w:rPr>
                <w:noProof/>
                <w:webHidden/>
              </w:rPr>
              <w:tab/>
            </w:r>
            <w:r>
              <w:rPr>
                <w:noProof/>
                <w:webHidden/>
              </w:rPr>
              <w:fldChar w:fldCharType="begin"/>
            </w:r>
            <w:r>
              <w:rPr>
                <w:noProof/>
                <w:webHidden/>
              </w:rPr>
              <w:instrText xml:space="preserve"> PAGEREF _Toc240576187 \h </w:instrText>
            </w:r>
            <w:r>
              <w:rPr>
                <w:noProof/>
                <w:webHidden/>
              </w:rPr>
            </w:r>
            <w:r>
              <w:rPr>
                <w:noProof/>
                <w:webHidden/>
              </w:rPr>
              <w:fldChar w:fldCharType="separate"/>
            </w:r>
            <w:r>
              <w:rPr>
                <w:noProof/>
                <w:webHidden/>
              </w:rPr>
              <w:t>107</w:t>
            </w:r>
            <w:r>
              <w:rPr>
                <w:noProof/>
                <w:webHidden/>
              </w:rPr>
              <w:fldChar w:fldCharType="end"/>
            </w:r>
          </w:hyperlink>
        </w:p>
        <w:p w14:paraId="2AE39E55" w14:textId="276C07D9" w:rsidR="002E6ACD" w:rsidRDefault="002E6ACD">
          <w:pPr>
            <w:pStyle w:val="TDC3"/>
            <w:tabs>
              <w:tab w:val="left" w:pos="1440"/>
              <w:tab w:val="right" w:leader="dot" w:pos="8828"/>
            </w:tabs>
            <w:rPr>
              <w:rFonts w:asciiTheme="minorHAnsi" w:hAnsiTheme="minorHAnsi"/>
              <w:noProof/>
              <w:kern w:val="2"/>
              <w:sz w:val="24"/>
              <w:szCs w:val="24"/>
              <w:lang w:val="es-CO" w:eastAsia="es-CO"/>
              <w14:ligatures w14:val="standardContextual"/>
            </w:rPr>
          </w:pPr>
          <w:hyperlink w:anchor="_Toc240576188" w:history="1">
            <w:r w:rsidRPr="007C2FB1">
              <w:rPr>
                <w:rStyle w:val="Hipervnculo"/>
                <w:noProof/>
                <w:lang w:val="es-CO"/>
              </w:rPr>
              <w:t>11.9.11</w:t>
            </w:r>
            <w:r>
              <w:rPr>
                <w:rFonts w:asciiTheme="minorHAnsi" w:hAnsiTheme="minorHAnsi"/>
                <w:noProof/>
                <w:kern w:val="2"/>
                <w:sz w:val="24"/>
                <w:szCs w:val="24"/>
                <w:lang w:val="es-CO" w:eastAsia="es-CO"/>
                <w14:ligatures w14:val="standardContextual"/>
              </w:rPr>
              <w:tab/>
            </w:r>
            <w:r w:rsidRPr="007C2FB1">
              <w:rPr>
                <w:rStyle w:val="Hipervnculo"/>
                <w:noProof/>
                <w:lang w:val="es-CO"/>
              </w:rPr>
              <w:t>Release y transferencia</w:t>
            </w:r>
            <w:r>
              <w:rPr>
                <w:noProof/>
                <w:webHidden/>
              </w:rPr>
              <w:tab/>
            </w:r>
            <w:r>
              <w:rPr>
                <w:noProof/>
                <w:webHidden/>
              </w:rPr>
              <w:fldChar w:fldCharType="begin"/>
            </w:r>
            <w:r>
              <w:rPr>
                <w:noProof/>
                <w:webHidden/>
              </w:rPr>
              <w:instrText xml:space="preserve"> PAGEREF _Toc240576188 \h </w:instrText>
            </w:r>
            <w:r>
              <w:rPr>
                <w:noProof/>
                <w:webHidden/>
              </w:rPr>
            </w:r>
            <w:r>
              <w:rPr>
                <w:noProof/>
                <w:webHidden/>
              </w:rPr>
              <w:fldChar w:fldCharType="separate"/>
            </w:r>
            <w:r>
              <w:rPr>
                <w:noProof/>
                <w:webHidden/>
              </w:rPr>
              <w:t>107</w:t>
            </w:r>
            <w:r>
              <w:rPr>
                <w:noProof/>
                <w:webHidden/>
              </w:rPr>
              <w:fldChar w:fldCharType="end"/>
            </w:r>
          </w:hyperlink>
        </w:p>
        <w:p w14:paraId="793DE929" w14:textId="1F388AC8"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89" w:history="1">
            <w:r w:rsidRPr="007C2FB1">
              <w:rPr>
                <w:rStyle w:val="Hipervnculo"/>
                <w:noProof/>
              </w:rPr>
              <w:t>11.10</w:t>
            </w:r>
            <w:r>
              <w:rPr>
                <w:rFonts w:asciiTheme="minorHAnsi" w:hAnsiTheme="minorHAnsi"/>
                <w:noProof/>
                <w:kern w:val="2"/>
                <w:sz w:val="24"/>
                <w:szCs w:val="24"/>
                <w:lang w:val="es-CO" w:eastAsia="es-CO"/>
                <w14:ligatures w14:val="standardContextual"/>
              </w:rPr>
              <w:tab/>
            </w:r>
            <w:r w:rsidRPr="007C2FB1">
              <w:rPr>
                <w:rStyle w:val="Hipervnculo"/>
                <w:noProof/>
              </w:rPr>
              <w:t>Modelo de transferencia de conocimiento y adopción operativa para SURA</w:t>
            </w:r>
            <w:r>
              <w:rPr>
                <w:noProof/>
                <w:webHidden/>
              </w:rPr>
              <w:tab/>
            </w:r>
            <w:r>
              <w:rPr>
                <w:noProof/>
                <w:webHidden/>
              </w:rPr>
              <w:fldChar w:fldCharType="begin"/>
            </w:r>
            <w:r>
              <w:rPr>
                <w:noProof/>
                <w:webHidden/>
              </w:rPr>
              <w:instrText xml:space="preserve"> PAGEREF _Toc240576189 \h </w:instrText>
            </w:r>
            <w:r>
              <w:rPr>
                <w:noProof/>
                <w:webHidden/>
              </w:rPr>
            </w:r>
            <w:r>
              <w:rPr>
                <w:noProof/>
                <w:webHidden/>
              </w:rPr>
              <w:fldChar w:fldCharType="separate"/>
            </w:r>
            <w:r>
              <w:rPr>
                <w:noProof/>
                <w:webHidden/>
              </w:rPr>
              <w:t>108</w:t>
            </w:r>
            <w:r>
              <w:rPr>
                <w:noProof/>
                <w:webHidden/>
              </w:rPr>
              <w:fldChar w:fldCharType="end"/>
            </w:r>
          </w:hyperlink>
        </w:p>
        <w:p w14:paraId="5726B245" w14:textId="0A435348" w:rsidR="002E6ACD" w:rsidRDefault="002E6ACD">
          <w:pPr>
            <w:pStyle w:val="TDC1"/>
            <w:tabs>
              <w:tab w:val="left" w:pos="720"/>
            </w:tabs>
            <w:rPr>
              <w:rFonts w:asciiTheme="minorHAnsi" w:hAnsiTheme="minorHAnsi"/>
              <w:noProof/>
              <w:kern w:val="2"/>
              <w:sz w:val="24"/>
              <w:szCs w:val="24"/>
              <w:lang w:val="es-CO" w:eastAsia="es-CO"/>
              <w14:ligatures w14:val="standardContextual"/>
            </w:rPr>
          </w:pPr>
          <w:hyperlink w:anchor="_Toc240576190" w:history="1">
            <w:r w:rsidRPr="007C2FB1">
              <w:rPr>
                <w:rStyle w:val="Hipervnculo"/>
                <w:noProof/>
              </w:rPr>
              <w:t>12</w:t>
            </w:r>
            <w:r>
              <w:rPr>
                <w:rFonts w:asciiTheme="minorHAnsi" w:hAnsiTheme="minorHAnsi"/>
                <w:noProof/>
                <w:kern w:val="2"/>
                <w:sz w:val="24"/>
                <w:szCs w:val="24"/>
                <w:lang w:val="es-CO" w:eastAsia="es-CO"/>
                <w14:ligatures w14:val="standardContextual"/>
              </w:rPr>
              <w:tab/>
            </w:r>
            <w:r w:rsidRPr="007C2FB1">
              <w:rPr>
                <w:rStyle w:val="Hipervnculo"/>
                <w:noProof/>
              </w:rPr>
              <w:t>Riesgos principals</w:t>
            </w:r>
            <w:r>
              <w:rPr>
                <w:noProof/>
                <w:webHidden/>
              </w:rPr>
              <w:tab/>
            </w:r>
            <w:r>
              <w:rPr>
                <w:noProof/>
                <w:webHidden/>
              </w:rPr>
              <w:fldChar w:fldCharType="begin"/>
            </w:r>
            <w:r>
              <w:rPr>
                <w:noProof/>
                <w:webHidden/>
              </w:rPr>
              <w:instrText xml:space="preserve"> PAGEREF _Toc240576190 \h </w:instrText>
            </w:r>
            <w:r>
              <w:rPr>
                <w:noProof/>
                <w:webHidden/>
              </w:rPr>
            </w:r>
            <w:r>
              <w:rPr>
                <w:noProof/>
                <w:webHidden/>
              </w:rPr>
              <w:fldChar w:fldCharType="separate"/>
            </w:r>
            <w:r>
              <w:rPr>
                <w:noProof/>
                <w:webHidden/>
              </w:rPr>
              <w:t>109</w:t>
            </w:r>
            <w:r>
              <w:rPr>
                <w:noProof/>
                <w:webHidden/>
              </w:rPr>
              <w:fldChar w:fldCharType="end"/>
            </w:r>
          </w:hyperlink>
        </w:p>
        <w:p w14:paraId="0291DBF5" w14:textId="1E56386C"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91" w:history="1">
            <w:r w:rsidRPr="007C2FB1">
              <w:rPr>
                <w:rStyle w:val="Hipervnculo"/>
                <w:noProof/>
              </w:rPr>
              <w:t>12.1</w:t>
            </w:r>
            <w:r>
              <w:rPr>
                <w:rFonts w:asciiTheme="minorHAnsi" w:hAnsiTheme="minorHAnsi"/>
                <w:noProof/>
                <w:kern w:val="2"/>
                <w:sz w:val="24"/>
                <w:szCs w:val="24"/>
                <w:lang w:val="es-CO" w:eastAsia="es-CO"/>
                <w14:ligatures w14:val="standardContextual"/>
              </w:rPr>
              <w:tab/>
            </w:r>
            <w:r w:rsidRPr="007C2FB1">
              <w:rPr>
                <w:rStyle w:val="Hipervnculo"/>
                <w:noProof/>
              </w:rPr>
              <w:t>Fundación del Dominio de Datos de Salud</w:t>
            </w:r>
            <w:r>
              <w:rPr>
                <w:noProof/>
                <w:webHidden/>
              </w:rPr>
              <w:tab/>
            </w:r>
            <w:r>
              <w:rPr>
                <w:noProof/>
                <w:webHidden/>
              </w:rPr>
              <w:fldChar w:fldCharType="begin"/>
            </w:r>
            <w:r>
              <w:rPr>
                <w:noProof/>
                <w:webHidden/>
              </w:rPr>
              <w:instrText xml:space="preserve"> PAGEREF _Toc240576191 \h </w:instrText>
            </w:r>
            <w:r>
              <w:rPr>
                <w:noProof/>
                <w:webHidden/>
              </w:rPr>
            </w:r>
            <w:r>
              <w:rPr>
                <w:noProof/>
                <w:webHidden/>
              </w:rPr>
              <w:fldChar w:fldCharType="separate"/>
            </w:r>
            <w:r>
              <w:rPr>
                <w:noProof/>
                <w:webHidden/>
              </w:rPr>
              <w:t>109</w:t>
            </w:r>
            <w:r>
              <w:rPr>
                <w:noProof/>
                <w:webHidden/>
              </w:rPr>
              <w:fldChar w:fldCharType="end"/>
            </w:r>
          </w:hyperlink>
        </w:p>
        <w:p w14:paraId="30B00625" w14:textId="043E301D"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92" w:history="1">
            <w:r w:rsidRPr="007C2FB1">
              <w:rPr>
                <w:rStyle w:val="Hipervnculo"/>
                <w:noProof/>
              </w:rPr>
              <w:t>12.2</w:t>
            </w:r>
            <w:r>
              <w:rPr>
                <w:rFonts w:asciiTheme="minorHAnsi" w:hAnsiTheme="minorHAnsi"/>
                <w:noProof/>
                <w:kern w:val="2"/>
                <w:sz w:val="24"/>
                <w:szCs w:val="24"/>
                <w:lang w:val="es-CO" w:eastAsia="es-CO"/>
                <w14:ligatures w14:val="standardContextual"/>
              </w:rPr>
              <w:tab/>
            </w:r>
            <w:r w:rsidRPr="007C2FB1">
              <w:rPr>
                <w:rStyle w:val="Hipervnculo"/>
                <w:noProof/>
              </w:rPr>
              <w:t>Plataforma Federada de Inteligencia en Salud - AlejandrIA</w:t>
            </w:r>
            <w:r>
              <w:rPr>
                <w:noProof/>
                <w:webHidden/>
              </w:rPr>
              <w:tab/>
            </w:r>
            <w:r>
              <w:rPr>
                <w:noProof/>
                <w:webHidden/>
              </w:rPr>
              <w:fldChar w:fldCharType="begin"/>
            </w:r>
            <w:r>
              <w:rPr>
                <w:noProof/>
                <w:webHidden/>
              </w:rPr>
              <w:instrText xml:space="preserve"> PAGEREF _Toc240576192 \h </w:instrText>
            </w:r>
            <w:r>
              <w:rPr>
                <w:noProof/>
                <w:webHidden/>
              </w:rPr>
            </w:r>
            <w:r>
              <w:rPr>
                <w:noProof/>
                <w:webHidden/>
              </w:rPr>
              <w:fldChar w:fldCharType="separate"/>
            </w:r>
            <w:r>
              <w:rPr>
                <w:noProof/>
                <w:webHidden/>
              </w:rPr>
              <w:t>111</w:t>
            </w:r>
            <w:r>
              <w:rPr>
                <w:noProof/>
                <w:webHidden/>
              </w:rPr>
              <w:fldChar w:fldCharType="end"/>
            </w:r>
          </w:hyperlink>
        </w:p>
        <w:p w14:paraId="6BE87F80" w14:textId="06BD4B98" w:rsidR="002E6ACD" w:rsidRDefault="002E6ACD">
          <w:pPr>
            <w:pStyle w:val="TDC1"/>
            <w:tabs>
              <w:tab w:val="left" w:pos="720"/>
            </w:tabs>
            <w:rPr>
              <w:rFonts w:asciiTheme="minorHAnsi" w:hAnsiTheme="minorHAnsi"/>
              <w:noProof/>
              <w:kern w:val="2"/>
              <w:sz w:val="24"/>
              <w:szCs w:val="24"/>
              <w:lang w:val="es-CO" w:eastAsia="es-CO"/>
              <w14:ligatures w14:val="standardContextual"/>
            </w:rPr>
          </w:pPr>
          <w:hyperlink w:anchor="_Toc240576193" w:history="1">
            <w:r w:rsidRPr="007C2FB1">
              <w:rPr>
                <w:rStyle w:val="Hipervnculo"/>
                <w:noProof/>
              </w:rPr>
              <w:t>13</w:t>
            </w:r>
            <w:r>
              <w:rPr>
                <w:rFonts w:asciiTheme="minorHAnsi" w:hAnsiTheme="minorHAnsi"/>
                <w:noProof/>
                <w:kern w:val="2"/>
                <w:sz w:val="24"/>
                <w:szCs w:val="24"/>
                <w:lang w:val="es-CO" w:eastAsia="es-CO"/>
                <w14:ligatures w14:val="standardContextual"/>
              </w:rPr>
              <w:tab/>
            </w:r>
            <w:r w:rsidRPr="007C2FB1">
              <w:rPr>
                <w:rStyle w:val="Hipervnculo"/>
                <w:noProof/>
              </w:rPr>
              <w:t>Beneficios</w:t>
            </w:r>
            <w:r>
              <w:rPr>
                <w:noProof/>
                <w:webHidden/>
              </w:rPr>
              <w:tab/>
            </w:r>
            <w:r>
              <w:rPr>
                <w:noProof/>
                <w:webHidden/>
              </w:rPr>
              <w:fldChar w:fldCharType="begin"/>
            </w:r>
            <w:r>
              <w:rPr>
                <w:noProof/>
                <w:webHidden/>
              </w:rPr>
              <w:instrText xml:space="preserve"> PAGEREF _Toc240576193 \h </w:instrText>
            </w:r>
            <w:r>
              <w:rPr>
                <w:noProof/>
                <w:webHidden/>
              </w:rPr>
            </w:r>
            <w:r>
              <w:rPr>
                <w:noProof/>
                <w:webHidden/>
              </w:rPr>
              <w:fldChar w:fldCharType="separate"/>
            </w:r>
            <w:r>
              <w:rPr>
                <w:noProof/>
                <w:webHidden/>
              </w:rPr>
              <w:t>113</w:t>
            </w:r>
            <w:r>
              <w:rPr>
                <w:noProof/>
                <w:webHidden/>
              </w:rPr>
              <w:fldChar w:fldCharType="end"/>
            </w:r>
          </w:hyperlink>
        </w:p>
        <w:p w14:paraId="51703BF9" w14:textId="395F87C5"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94" w:history="1">
            <w:r w:rsidRPr="007C2FB1">
              <w:rPr>
                <w:rStyle w:val="Hipervnculo"/>
                <w:noProof/>
              </w:rPr>
              <w:t>13.1</w:t>
            </w:r>
            <w:r>
              <w:rPr>
                <w:rFonts w:asciiTheme="minorHAnsi" w:hAnsiTheme="minorHAnsi"/>
                <w:noProof/>
                <w:kern w:val="2"/>
                <w:sz w:val="24"/>
                <w:szCs w:val="24"/>
                <w:lang w:val="es-CO" w:eastAsia="es-CO"/>
                <w14:ligatures w14:val="standardContextual"/>
              </w:rPr>
              <w:tab/>
            </w:r>
            <w:r w:rsidRPr="007C2FB1">
              <w:rPr>
                <w:rStyle w:val="Hipervnculo"/>
                <w:noProof/>
              </w:rPr>
              <w:t>Beneficios Fundación del Dominio de Datos de Salud</w:t>
            </w:r>
            <w:r>
              <w:rPr>
                <w:noProof/>
                <w:webHidden/>
              </w:rPr>
              <w:tab/>
            </w:r>
            <w:r>
              <w:rPr>
                <w:noProof/>
                <w:webHidden/>
              </w:rPr>
              <w:fldChar w:fldCharType="begin"/>
            </w:r>
            <w:r>
              <w:rPr>
                <w:noProof/>
                <w:webHidden/>
              </w:rPr>
              <w:instrText xml:space="preserve"> PAGEREF _Toc240576194 \h </w:instrText>
            </w:r>
            <w:r>
              <w:rPr>
                <w:noProof/>
                <w:webHidden/>
              </w:rPr>
            </w:r>
            <w:r>
              <w:rPr>
                <w:noProof/>
                <w:webHidden/>
              </w:rPr>
              <w:fldChar w:fldCharType="separate"/>
            </w:r>
            <w:r>
              <w:rPr>
                <w:noProof/>
                <w:webHidden/>
              </w:rPr>
              <w:t>113</w:t>
            </w:r>
            <w:r>
              <w:rPr>
                <w:noProof/>
                <w:webHidden/>
              </w:rPr>
              <w:fldChar w:fldCharType="end"/>
            </w:r>
          </w:hyperlink>
        </w:p>
        <w:p w14:paraId="59B99DA4" w14:textId="0F0D6C0B"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95" w:history="1">
            <w:r w:rsidRPr="007C2FB1">
              <w:rPr>
                <w:rStyle w:val="Hipervnculo"/>
                <w:noProof/>
              </w:rPr>
              <w:t>13.2</w:t>
            </w:r>
            <w:r>
              <w:rPr>
                <w:rFonts w:asciiTheme="minorHAnsi" w:hAnsiTheme="minorHAnsi"/>
                <w:noProof/>
                <w:kern w:val="2"/>
                <w:sz w:val="24"/>
                <w:szCs w:val="24"/>
                <w:lang w:val="es-CO" w:eastAsia="es-CO"/>
                <w14:ligatures w14:val="standardContextual"/>
              </w:rPr>
              <w:tab/>
            </w:r>
            <w:r w:rsidRPr="007C2FB1">
              <w:rPr>
                <w:rStyle w:val="Hipervnculo"/>
                <w:noProof/>
              </w:rPr>
              <w:t>Los fundacionales son los habilitadores que permiten que los casos de uso posteriores sean confiables, escalables y sostenibles.</w:t>
            </w:r>
            <w:r>
              <w:rPr>
                <w:noProof/>
                <w:webHidden/>
              </w:rPr>
              <w:tab/>
            </w:r>
            <w:r>
              <w:rPr>
                <w:noProof/>
                <w:webHidden/>
              </w:rPr>
              <w:fldChar w:fldCharType="begin"/>
            </w:r>
            <w:r>
              <w:rPr>
                <w:noProof/>
                <w:webHidden/>
              </w:rPr>
              <w:instrText xml:space="preserve"> PAGEREF _Toc240576195 \h </w:instrText>
            </w:r>
            <w:r>
              <w:rPr>
                <w:noProof/>
                <w:webHidden/>
              </w:rPr>
            </w:r>
            <w:r>
              <w:rPr>
                <w:noProof/>
                <w:webHidden/>
              </w:rPr>
              <w:fldChar w:fldCharType="separate"/>
            </w:r>
            <w:r>
              <w:rPr>
                <w:noProof/>
                <w:webHidden/>
              </w:rPr>
              <w:t>113</w:t>
            </w:r>
            <w:r>
              <w:rPr>
                <w:noProof/>
                <w:webHidden/>
              </w:rPr>
              <w:fldChar w:fldCharType="end"/>
            </w:r>
          </w:hyperlink>
        </w:p>
        <w:p w14:paraId="40E182C8" w14:textId="5F9A4B93" w:rsidR="002E6ACD" w:rsidRDefault="002E6ACD">
          <w:pPr>
            <w:pStyle w:val="TDC2"/>
            <w:tabs>
              <w:tab w:val="left" w:pos="960"/>
              <w:tab w:val="right" w:leader="dot" w:pos="8828"/>
            </w:tabs>
            <w:rPr>
              <w:rFonts w:asciiTheme="minorHAnsi" w:hAnsiTheme="minorHAnsi"/>
              <w:noProof/>
              <w:kern w:val="2"/>
              <w:sz w:val="24"/>
              <w:szCs w:val="24"/>
              <w:lang w:val="es-CO" w:eastAsia="es-CO"/>
              <w14:ligatures w14:val="standardContextual"/>
            </w:rPr>
          </w:pPr>
          <w:hyperlink w:anchor="_Toc240576196" w:history="1">
            <w:r w:rsidRPr="007C2FB1">
              <w:rPr>
                <w:rStyle w:val="Hipervnculo"/>
                <w:noProof/>
              </w:rPr>
              <w:t>13.3</w:t>
            </w:r>
            <w:r>
              <w:rPr>
                <w:rFonts w:asciiTheme="minorHAnsi" w:hAnsiTheme="minorHAnsi"/>
                <w:noProof/>
                <w:kern w:val="2"/>
                <w:sz w:val="24"/>
                <w:szCs w:val="24"/>
                <w:lang w:val="es-CO" w:eastAsia="es-CO"/>
                <w14:ligatures w14:val="standardContextual"/>
              </w:rPr>
              <w:tab/>
            </w:r>
            <w:r w:rsidRPr="007C2FB1">
              <w:rPr>
                <w:rStyle w:val="Hipervnculo"/>
                <w:noProof/>
              </w:rPr>
              <w:t>Beneficios Plataforma Federada de Inteligencia en Salud - AlejandrIA</w:t>
            </w:r>
            <w:r>
              <w:rPr>
                <w:noProof/>
                <w:webHidden/>
              </w:rPr>
              <w:tab/>
            </w:r>
            <w:r>
              <w:rPr>
                <w:noProof/>
                <w:webHidden/>
              </w:rPr>
              <w:fldChar w:fldCharType="begin"/>
            </w:r>
            <w:r>
              <w:rPr>
                <w:noProof/>
                <w:webHidden/>
              </w:rPr>
              <w:instrText xml:space="preserve"> PAGEREF _Toc240576196 \h </w:instrText>
            </w:r>
            <w:r>
              <w:rPr>
                <w:noProof/>
                <w:webHidden/>
              </w:rPr>
            </w:r>
            <w:r>
              <w:rPr>
                <w:noProof/>
                <w:webHidden/>
              </w:rPr>
              <w:fldChar w:fldCharType="separate"/>
            </w:r>
            <w:r>
              <w:rPr>
                <w:noProof/>
                <w:webHidden/>
              </w:rPr>
              <w:t>114</w:t>
            </w:r>
            <w:r>
              <w:rPr>
                <w:noProof/>
                <w:webHidden/>
              </w:rPr>
              <w:fldChar w:fldCharType="end"/>
            </w:r>
          </w:hyperlink>
        </w:p>
        <w:p w14:paraId="26630335" w14:textId="155D9D29" w:rsidR="002E6ACD" w:rsidRDefault="002E6ACD">
          <w:pPr>
            <w:pStyle w:val="TDC1"/>
            <w:tabs>
              <w:tab w:val="left" w:pos="720"/>
            </w:tabs>
            <w:rPr>
              <w:rFonts w:asciiTheme="minorHAnsi" w:hAnsiTheme="minorHAnsi"/>
              <w:noProof/>
              <w:kern w:val="2"/>
              <w:sz w:val="24"/>
              <w:szCs w:val="24"/>
              <w:lang w:val="es-CO" w:eastAsia="es-CO"/>
              <w14:ligatures w14:val="standardContextual"/>
            </w:rPr>
          </w:pPr>
          <w:hyperlink w:anchor="_Toc240576197" w:history="1">
            <w:r w:rsidRPr="007C2FB1">
              <w:rPr>
                <w:rStyle w:val="Hipervnculo"/>
                <w:noProof/>
              </w:rPr>
              <w:t>14</w:t>
            </w:r>
            <w:r>
              <w:rPr>
                <w:rFonts w:asciiTheme="minorHAnsi" w:hAnsiTheme="minorHAnsi"/>
                <w:noProof/>
                <w:kern w:val="2"/>
                <w:sz w:val="24"/>
                <w:szCs w:val="24"/>
                <w:lang w:val="es-CO" w:eastAsia="es-CO"/>
                <w14:ligatures w14:val="standardContextual"/>
              </w:rPr>
              <w:tab/>
            </w:r>
            <w:r w:rsidRPr="007C2FB1">
              <w:rPr>
                <w:rStyle w:val="Hipervnculo"/>
                <w:noProof/>
              </w:rPr>
              <w:t>Aprobaciones</w:t>
            </w:r>
            <w:r>
              <w:rPr>
                <w:noProof/>
                <w:webHidden/>
              </w:rPr>
              <w:tab/>
            </w:r>
            <w:r>
              <w:rPr>
                <w:noProof/>
                <w:webHidden/>
              </w:rPr>
              <w:fldChar w:fldCharType="begin"/>
            </w:r>
            <w:r>
              <w:rPr>
                <w:noProof/>
                <w:webHidden/>
              </w:rPr>
              <w:instrText xml:space="preserve"> PAGEREF _Toc240576197 \h </w:instrText>
            </w:r>
            <w:r>
              <w:rPr>
                <w:noProof/>
                <w:webHidden/>
              </w:rPr>
            </w:r>
            <w:r>
              <w:rPr>
                <w:noProof/>
                <w:webHidden/>
              </w:rPr>
              <w:fldChar w:fldCharType="separate"/>
            </w:r>
            <w:r>
              <w:rPr>
                <w:noProof/>
                <w:webHidden/>
              </w:rPr>
              <w:t>116</w:t>
            </w:r>
            <w:r>
              <w:rPr>
                <w:noProof/>
                <w:webHidden/>
              </w:rPr>
              <w:fldChar w:fldCharType="end"/>
            </w:r>
          </w:hyperlink>
        </w:p>
        <w:p w14:paraId="3F75F2CE" w14:textId="3F7EC5D8" w:rsidR="006B2DFB" w:rsidRDefault="009C0B53">
          <w:r>
            <w:rPr>
              <w:b/>
              <w:bCs/>
              <w:lang w:val="es-ES"/>
            </w:rPr>
            <w:fldChar w:fldCharType="end"/>
          </w:r>
        </w:p>
      </w:sdtContent>
    </w:sdt>
    <w:p w14:paraId="233CCDC6" w14:textId="77777777" w:rsidR="00AF17DF" w:rsidRDefault="00AF17DF">
      <w:pPr>
        <w:rPr>
          <w:lang w:val="es-CO"/>
        </w:rPr>
      </w:pPr>
    </w:p>
    <w:p w14:paraId="454658BA" w14:textId="77777777" w:rsidR="00AF17DF" w:rsidRDefault="00AF17DF">
      <w:pPr>
        <w:rPr>
          <w:lang w:val="es-CO"/>
        </w:rPr>
      </w:pPr>
    </w:p>
    <w:p w14:paraId="01E6BFEC" w14:textId="77777777" w:rsidR="00AF17DF" w:rsidRDefault="00AF17DF">
      <w:pPr>
        <w:rPr>
          <w:lang w:val="es-CO"/>
        </w:rPr>
      </w:pPr>
    </w:p>
    <w:p w14:paraId="7634E4D3" w14:textId="77777777" w:rsidR="00AF17DF" w:rsidRDefault="00AF17DF">
      <w:pPr>
        <w:rPr>
          <w:lang w:val="es-CO"/>
        </w:rPr>
      </w:pPr>
    </w:p>
    <w:p w14:paraId="127DC830" w14:textId="77777777" w:rsidR="00AF17DF" w:rsidRDefault="00AF17DF">
      <w:pPr>
        <w:rPr>
          <w:lang w:val="es-CO"/>
        </w:rPr>
      </w:pPr>
    </w:p>
    <w:p w14:paraId="0285B253" w14:textId="77777777" w:rsidR="00AF17DF" w:rsidRDefault="00AF17DF">
      <w:pPr>
        <w:rPr>
          <w:lang w:val="es-CO"/>
        </w:rPr>
      </w:pPr>
    </w:p>
    <w:p w14:paraId="2CB02198" w14:textId="77777777" w:rsidR="00AF17DF" w:rsidRDefault="00AF17DF">
      <w:pPr>
        <w:rPr>
          <w:lang w:val="es-CO"/>
        </w:rPr>
      </w:pPr>
    </w:p>
    <w:p w14:paraId="7C79AF0B" w14:textId="77777777" w:rsidR="00AF17DF" w:rsidRDefault="00AF17DF">
      <w:pPr>
        <w:rPr>
          <w:lang w:val="es-CO"/>
        </w:rPr>
      </w:pPr>
    </w:p>
    <w:p w14:paraId="3DFEF454" w14:textId="77777777" w:rsidR="00AF17DF" w:rsidRDefault="00AF17DF">
      <w:pPr>
        <w:rPr>
          <w:lang w:val="es-CO"/>
        </w:rPr>
      </w:pPr>
    </w:p>
    <w:p w14:paraId="2B80AD4B" w14:textId="77777777" w:rsidR="00AF17DF" w:rsidRDefault="00AF17DF">
      <w:pPr>
        <w:rPr>
          <w:lang w:val="es-CO"/>
        </w:rPr>
      </w:pPr>
    </w:p>
    <w:p w14:paraId="4162C902" w14:textId="77777777" w:rsidR="00AF17DF" w:rsidRDefault="00AF17DF">
      <w:pPr>
        <w:rPr>
          <w:lang w:val="es-CO"/>
        </w:rPr>
      </w:pPr>
    </w:p>
    <w:p w14:paraId="1F347A56" w14:textId="77777777" w:rsidR="00AF17DF" w:rsidRDefault="00AF17DF">
      <w:pPr>
        <w:rPr>
          <w:lang w:val="es-CO"/>
        </w:rPr>
      </w:pPr>
    </w:p>
    <w:p w14:paraId="0DB8508A" w14:textId="05C63038" w:rsidR="006A60E8" w:rsidRDefault="009C0B53">
      <w:pPr>
        <w:rPr>
          <w:rFonts w:asciiTheme="majorHAnsi" w:eastAsiaTheme="majorEastAsia" w:hAnsiTheme="majorHAnsi" w:cstheme="majorBidi"/>
          <w:b/>
          <w:bCs/>
          <w:color w:val="1F4E79"/>
          <w:sz w:val="32"/>
          <w:szCs w:val="28"/>
          <w:lang w:val="es-CO"/>
        </w:rPr>
      </w:pPr>
      <w:r>
        <w:rPr>
          <w:lang w:val="es-CO"/>
        </w:rPr>
        <w:br w:type="page"/>
      </w:r>
    </w:p>
    <w:p w14:paraId="6D534D3C" w14:textId="777A10E3" w:rsidR="006C1F43" w:rsidRPr="00EE12FB" w:rsidRDefault="009C0B53" w:rsidP="00EE12FB">
      <w:pPr>
        <w:pStyle w:val="Ttulo1"/>
      </w:pPr>
      <w:bookmarkStart w:id="3" w:name="_Toc238570954"/>
      <w:bookmarkStart w:id="4" w:name="_Toc238651530"/>
      <w:bookmarkStart w:id="5" w:name="_Toc240576047"/>
      <w:r w:rsidRPr="00EE12FB">
        <w:lastRenderedPageBreak/>
        <w:t>Objetivo</w:t>
      </w:r>
      <w:bookmarkEnd w:id="3"/>
      <w:bookmarkEnd w:id="4"/>
      <w:bookmarkEnd w:id="5"/>
    </w:p>
    <w:p w14:paraId="3C266B54" w14:textId="702EFFD8" w:rsidR="00651933" w:rsidRPr="00537BC6" w:rsidRDefault="009C0B53" w:rsidP="00DC6696">
      <w:pPr>
        <w:jc w:val="both"/>
        <w:rPr>
          <w:sz w:val="20"/>
          <w:szCs w:val="20"/>
          <w:lang w:val="es-CO"/>
        </w:rPr>
      </w:pPr>
      <w:r w:rsidRPr="00537BC6">
        <w:rPr>
          <w:sz w:val="20"/>
          <w:szCs w:val="20"/>
          <w:lang w:val="es-CO"/>
        </w:rPr>
        <w:t xml:space="preserve">El objetivo de este Statement of Work (SOW) es definir el alcance, los entregables, las responsabilidades, el cronograma y los criterios de aceptación para la implementación de </w:t>
      </w:r>
      <w:r w:rsidR="003913FF">
        <w:rPr>
          <w:sz w:val="20"/>
          <w:szCs w:val="20"/>
          <w:lang w:val="es-CO"/>
        </w:rPr>
        <w:t xml:space="preserve">la primera versión </w:t>
      </w:r>
      <w:r w:rsidR="003913FF" w:rsidRPr="003913FF">
        <w:rPr>
          <w:sz w:val="20"/>
          <w:szCs w:val="20"/>
          <w:lang w:val="es-CO"/>
        </w:rPr>
        <w:t>de la Iniciativa AlejandrIA, conformada por dos proyectos complementarios: la</w:t>
      </w:r>
      <w:r w:rsidRPr="00537BC6">
        <w:rPr>
          <w:sz w:val="20"/>
          <w:szCs w:val="20"/>
          <w:lang w:val="es-CO"/>
        </w:rPr>
        <w:t xml:space="preserve"> Fundación del Dominio de Datos </w:t>
      </w:r>
      <w:r w:rsidR="00F813C4" w:rsidRPr="00F813C4">
        <w:rPr>
          <w:sz w:val="20"/>
          <w:szCs w:val="20"/>
          <w:lang w:val="es-CO"/>
        </w:rPr>
        <w:t>de Salud</w:t>
      </w:r>
      <w:r w:rsidR="003913FF" w:rsidRPr="003913FF">
        <w:rPr>
          <w:sz w:val="20"/>
          <w:szCs w:val="20"/>
          <w:lang w:val="es-CO"/>
        </w:rPr>
        <w:t xml:space="preserve"> y la Plataforma Federada</w:t>
      </w:r>
      <w:r w:rsidRPr="00537BC6">
        <w:rPr>
          <w:sz w:val="20"/>
          <w:szCs w:val="20"/>
          <w:lang w:val="es-CO"/>
        </w:rPr>
        <w:t xml:space="preserve"> de </w:t>
      </w:r>
      <w:r w:rsidR="003913FF" w:rsidRPr="003913FF">
        <w:rPr>
          <w:sz w:val="20"/>
          <w:szCs w:val="20"/>
          <w:lang w:val="es-CO"/>
        </w:rPr>
        <w:t>Inteligencia en Salud –</w:t>
      </w:r>
      <w:r w:rsidRPr="00537BC6">
        <w:rPr>
          <w:sz w:val="20"/>
          <w:szCs w:val="20"/>
          <w:lang w:val="es-CO"/>
        </w:rPr>
        <w:t xml:space="preserve"> AlejandrIA.</w:t>
      </w:r>
    </w:p>
    <w:p w14:paraId="40821075" w14:textId="16C18F1F" w:rsidR="00C36AD9" w:rsidRPr="00366234" w:rsidRDefault="009C0B53" w:rsidP="00EE12FB">
      <w:pPr>
        <w:pStyle w:val="Ttulo1"/>
        <w:rPr>
          <w:lang w:val="es-CO"/>
        </w:rPr>
      </w:pPr>
      <w:bookmarkStart w:id="6" w:name="_Toc238483081"/>
      <w:bookmarkStart w:id="7" w:name="_Toc238570955"/>
      <w:bookmarkStart w:id="8" w:name="_Toc238651531"/>
      <w:bookmarkStart w:id="9" w:name="_Toc240576048"/>
      <w:r w:rsidRPr="00EE12FB">
        <w:t>Contexto del proyecto</w:t>
      </w:r>
      <w:bookmarkEnd w:id="6"/>
      <w:bookmarkEnd w:id="7"/>
      <w:bookmarkEnd w:id="8"/>
      <w:bookmarkEnd w:id="9"/>
    </w:p>
    <w:p w14:paraId="6530D3CF" w14:textId="3D441284" w:rsidR="003C5BA2" w:rsidRPr="00537BC6" w:rsidRDefault="00A2594B" w:rsidP="00DC6696">
      <w:pPr>
        <w:jc w:val="both"/>
        <w:rPr>
          <w:sz w:val="20"/>
          <w:szCs w:val="20"/>
          <w:lang w:val="es-CO"/>
        </w:rPr>
      </w:pPr>
      <w:r w:rsidRPr="05CB61A8">
        <w:rPr>
          <w:sz w:val="20"/>
          <w:szCs w:val="20"/>
          <w:lang w:val="es-CO"/>
        </w:rPr>
        <w:t>C</w:t>
      </w:r>
      <w:r w:rsidR="009C0B53" w:rsidRPr="05CB61A8">
        <w:rPr>
          <w:sz w:val="20"/>
          <w:szCs w:val="20"/>
          <w:lang w:val="es-CO"/>
        </w:rPr>
        <w:t>omo visión</w:t>
      </w:r>
      <w:r w:rsidRPr="05CB61A8">
        <w:rPr>
          <w:sz w:val="20"/>
          <w:szCs w:val="20"/>
          <w:lang w:val="es-CO"/>
        </w:rPr>
        <w:t>,</w:t>
      </w:r>
      <w:r w:rsidR="009C0B53" w:rsidRPr="00537BC6">
        <w:rPr>
          <w:sz w:val="20"/>
          <w:szCs w:val="20"/>
          <w:lang w:val="es-CO"/>
        </w:rPr>
        <w:t xml:space="preserve"> </w:t>
      </w:r>
      <w:r w:rsidR="009C0B53" w:rsidRPr="00537BC6">
        <w:rPr>
          <w:b/>
          <w:bCs/>
          <w:sz w:val="20"/>
          <w:szCs w:val="20"/>
          <w:lang w:val="es-CO"/>
        </w:rPr>
        <w:t>AlejandrIA</w:t>
      </w:r>
      <w:r w:rsidR="009C0B53" w:rsidRPr="00537BC6">
        <w:rPr>
          <w:sz w:val="20"/>
          <w:szCs w:val="20"/>
          <w:lang w:val="es-CO"/>
        </w:rPr>
        <w:t xml:space="preserve"> </w:t>
      </w:r>
      <w:r>
        <w:rPr>
          <w:sz w:val="20"/>
          <w:szCs w:val="20"/>
          <w:lang w:val="es-CO"/>
        </w:rPr>
        <w:t>busca</w:t>
      </w:r>
      <w:r w:rsidR="009C0B53" w:rsidRPr="00537BC6">
        <w:rPr>
          <w:sz w:val="20"/>
          <w:szCs w:val="20"/>
          <w:lang w:val="es-CO"/>
        </w:rPr>
        <w:t xml:space="preserve"> consolidar un ecosistema de generación de conocimiento sobre la salud de las poblaciones latinoamericanas, soportado en datos multimodales y orientado a transformar dicho conocimiento en evidencia, capacidades analíticas y soluciones que aporten valor a la toma de decisiones en salud.</w:t>
      </w:r>
    </w:p>
    <w:p w14:paraId="6B73E570" w14:textId="1B87F791" w:rsidR="003C5BA2" w:rsidRDefault="009C0B53" w:rsidP="00DC6696">
      <w:pPr>
        <w:jc w:val="both"/>
        <w:rPr>
          <w:sz w:val="20"/>
          <w:szCs w:val="20"/>
          <w:lang w:val="es-CO"/>
        </w:rPr>
      </w:pPr>
      <w:r w:rsidRPr="00537BC6">
        <w:rPr>
          <w:sz w:val="20"/>
          <w:szCs w:val="20"/>
          <w:lang w:val="es-CO"/>
        </w:rPr>
        <w:t xml:space="preserve">Materializar esta visión requiere evolucionar progresivamente desde la disponibilidad de información hacia una capacidad sostenible para integrar, estandarizar, gobernar y transformar datos de salud en conocimiento reutilizable. En este contexto, el direccionamiento estratégico de </w:t>
      </w:r>
      <w:r w:rsidRPr="00537BC6">
        <w:rPr>
          <w:b/>
          <w:bCs/>
          <w:sz w:val="20"/>
          <w:szCs w:val="20"/>
          <w:lang w:val="es-CO"/>
        </w:rPr>
        <w:t>AlejandrIA</w:t>
      </w:r>
      <w:r w:rsidRPr="00537BC6">
        <w:rPr>
          <w:sz w:val="20"/>
          <w:szCs w:val="20"/>
          <w:lang w:val="es-CO"/>
        </w:rPr>
        <w:t xml:space="preserve"> plantea como prioridades la validación de capacidades críticas, la construcción de fundaciones de datos y tecnología, la materialización inicial de la estrategia de datos </w:t>
      </w:r>
      <w:commentRangeStart w:id="10"/>
      <w:commentRangeStart w:id="11"/>
      <w:r w:rsidRPr="00537BC6">
        <w:rPr>
          <w:sz w:val="20"/>
          <w:szCs w:val="20"/>
          <w:lang w:val="es-CO"/>
        </w:rPr>
        <w:t>mediante OMOP</w:t>
      </w:r>
      <w:r w:rsidR="005C2C0F">
        <w:rPr>
          <w:sz w:val="20"/>
          <w:szCs w:val="20"/>
          <w:lang w:val="es-CO"/>
        </w:rPr>
        <w:t xml:space="preserve"> y clinical IA</w:t>
      </w:r>
      <w:r w:rsidRPr="00537BC6">
        <w:rPr>
          <w:sz w:val="20"/>
          <w:szCs w:val="20"/>
          <w:lang w:val="es-CO"/>
        </w:rPr>
        <w:t xml:space="preserve"> </w:t>
      </w:r>
      <w:commentRangeEnd w:id="10"/>
      <w:r w:rsidR="00635830" w:rsidRPr="00537BC6">
        <w:rPr>
          <w:rStyle w:val="Refdecomentario"/>
          <w:sz w:val="20"/>
          <w:szCs w:val="20"/>
          <w:lang w:val="es-CO"/>
        </w:rPr>
        <w:commentReference w:id="10"/>
      </w:r>
      <w:commentRangeEnd w:id="11"/>
      <w:r w:rsidRPr="00537BC6">
        <w:rPr>
          <w:rStyle w:val="Refdecomentario"/>
          <w:sz w:val="20"/>
          <w:szCs w:val="20"/>
          <w:lang w:val="es-CO"/>
        </w:rPr>
        <w:commentReference w:id="11"/>
      </w:r>
      <w:r w:rsidRPr="00537BC6">
        <w:rPr>
          <w:sz w:val="20"/>
          <w:szCs w:val="20"/>
          <w:lang w:val="es-CO"/>
        </w:rPr>
        <w:t xml:space="preserve">y la habilitación progresiva de casos de uso asociados a </w:t>
      </w:r>
      <w:r w:rsidR="00D752AB" w:rsidRPr="00537BC6">
        <w:rPr>
          <w:sz w:val="20"/>
          <w:szCs w:val="20"/>
          <w:lang w:val="es-CO"/>
        </w:rPr>
        <w:t xml:space="preserve">líneas de negocio </w:t>
      </w:r>
      <w:r w:rsidRPr="00537BC6">
        <w:rPr>
          <w:sz w:val="20"/>
          <w:szCs w:val="20"/>
          <w:lang w:val="es-CO"/>
        </w:rPr>
        <w:t>PHM, RWE, medicina personalizada y servicios analíticos.</w:t>
      </w:r>
    </w:p>
    <w:p w14:paraId="420B8A81" w14:textId="108F7AD8" w:rsidR="00635830" w:rsidRPr="00537BC6" w:rsidRDefault="00635830" w:rsidP="00DC6696">
      <w:pPr>
        <w:jc w:val="both"/>
        <w:rPr>
          <w:sz w:val="20"/>
          <w:szCs w:val="20"/>
          <w:lang w:val="es-CO"/>
        </w:rPr>
      </w:pPr>
      <w:r w:rsidRPr="00635830">
        <w:rPr>
          <w:sz w:val="20"/>
          <w:szCs w:val="20"/>
          <w:lang w:val="es-CO"/>
        </w:rPr>
        <w:t>El presente SOW se limita específicamente a la implementación de un MVP, cuyo alcance funcional y técnico se detalla en las secciones posteriores, y constituye la primera etapa de esta visión evolutiva. En consecuencia, capacidades posteriores como la incorporación de datos multimodales, la ampliación hacia otros modelos y estándares de datos, la integración de nuevos Data Partners y la evolución de los mecanismos de federación hacia estrategias como procesamiento distribuido y aprendizaje federado, no forman parte del alcance de este SOW, aunque la arquitectura fundacional del MVP deberá considerar principios de modularidad, interoperabilidad y escalabilidad que faciliten su incorporación futura, procurando minimizar cambios estructurales en la plataforma.</w:t>
      </w:r>
    </w:p>
    <w:p w14:paraId="26E6526D" w14:textId="67AE5862" w:rsidR="003C5BA2" w:rsidRPr="00537BC6" w:rsidRDefault="009C0B53" w:rsidP="00DC6696">
      <w:pPr>
        <w:jc w:val="both"/>
        <w:rPr>
          <w:sz w:val="20"/>
          <w:szCs w:val="20"/>
          <w:lang w:val="es-CO"/>
        </w:rPr>
      </w:pPr>
      <w:r w:rsidRPr="00537BC6">
        <w:rPr>
          <w:sz w:val="20"/>
          <w:szCs w:val="20"/>
          <w:lang w:val="es-CO"/>
        </w:rPr>
        <w:t xml:space="preserve">Para abordar esta evolución de manera estructurada, la implementación se ha organizado en </w:t>
      </w:r>
      <w:r w:rsidRPr="00537BC6">
        <w:rPr>
          <w:b/>
          <w:bCs/>
          <w:sz w:val="20"/>
          <w:szCs w:val="20"/>
          <w:lang w:val="es-CO"/>
        </w:rPr>
        <w:t>dos proyectos complementarios</w:t>
      </w:r>
      <w:r w:rsidRPr="00537BC6">
        <w:rPr>
          <w:sz w:val="20"/>
          <w:szCs w:val="20"/>
          <w:lang w:val="es-CO"/>
        </w:rPr>
        <w:t>, con alcances y entregables diferenciados:</w:t>
      </w:r>
    </w:p>
    <w:p w14:paraId="3E7CE16F" w14:textId="79CEE396" w:rsidR="00F734B9" w:rsidRPr="00537BC6" w:rsidRDefault="009C0B53" w:rsidP="00C349BF">
      <w:pPr>
        <w:pStyle w:val="Prrafodelista"/>
        <w:numPr>
          <w:ilvl w:val="0"/>
          <w:numId w:val="7"/>
        </w:numPr>
        <w:jc w:val="both"/>
        <w:rPr>
          <w:sz w:val="20"/>
          <w:szCs w:val="20"/>
          <w:lang w:val="es-CO"/>
        </w:rPr>
      </w:pPr>
      <w:commentRangeStart w:id="12"/>
      <w:commentRangeStart w:id="13"/>
      <w:commentRangeStart w:id="14"/>
      <w:commentRangeStart w:id="15"/>
      <w:commentRangeStart w:id="16"/>
      <w:commentRangeStart w:id="17"/>
      <w:r w:rsidRPr="00537BC6">
        <w:rPr>
          <w:b/>
          <w:bCs/>
          <w:sz w:val="20"/>
          <w:szCs w:val="20"/>
          <w:lang w:val="es-CO"/>
        </w:rPr>
        <w:t>Fundación del Dominio de Datos de Salud</w:t>
      </w:r>
      <w:r w:rsidRPr="00537BC6">
        <w:rPr>
          <w:sz w:val="20"/>
          <w:szCs w:val="20"/>
          <w:lang w:val="es-CO"/>
        </w:rPr>
        <w:t>: orientado a establecer la fundación de información sobre la cual podrán desarrollarse diferentes capacidades y casos de uso. Comprende la integración de las fuentes de salud priorizadas, la construcción de la primera versión del Dominio de Datos de Salud</w:t>
      </w:r>
      <w:r w:rsidR="00E54F05">
        <w:rPr>
          <w:lang w:val="es-CO"/>
        </w:rPr>
        <w:t xml:space="preserve"> contemplando </w:t>
      </w:r>
      <w:r w:rsidR="00904D5B" w:rsidRPr="00904D5B">
        <w:rPr>
          <w:sz w:val="20"/>
          <w:szCs w:val="20"/>
          <w:lang w:val="es-CO"/>
        </w:rPr>
        <w:t>subdominios de Persona y Afiliación, Atención y Prestación de Salud, Medicamentos y Tratamientos, Laboratorios y Mediciones Clínicas, y Autorizaciones y Servicios de Salud, considerando exclusivamente la información disponible en las fuentes priorizadas y requerida para habilitar los casos de uso incluidos en el presente SOW</w:t>
      </w:r>
      <w:r w:rsidR="00904D5B">
        <w:rPr>
          <w:sz w:val="20"/>
          <w:szCs w:val="20"/>
          <w:lang w:val="es-CO"/>
        </w:rPr>
        <w:t xml:space="preserve"> </w:t>
      </w:r>
      <w:r w:rsidRPr="00537BC6">
        <w:rPr>
          <w:sz w:val="20"/>
          <w:szCs w:val="20"/>
          <w:lang w:val="es-CO"/>
        </w:rPr>
        <w:t>, la implementación de una primera versión del modelo OMOP, las capacidades e integración del servidor terminológico y los elementos de arquitectura, calidad, interoperabilidad y gobierno de datos aplicables bajo los lineamientos de MAGI</w:t>
      </w:r>
      <w:r w:rsidR="00310C5B">
        <w:rPr>
          <w:sz w:val="20"/>
          <w:szCs w:val="20"/>
          <w:lang w:val="es-CO"/>
        </w:rPr>
        <w:t xml:space="preserve"> 2.0</w:t>
      </w:r>
      <w:r w:rsidRPr="00537BC6">
        <w:rPr>
          <w:sz w:val="20"/>
          <w:szCs w:val="20"/>
          <w:lang w:val="es-CO"/>
        </w:rPr>
        <w:t>.</w:t>
      </w:r>
      <w:commentRangeEnd w:id="12"/>
      <w:r w:rsidR="00513610" w:rsidRPr="00537BC6">
        <w:rPr>
          <w:rStyle w:val="Refdecomentario"/>
          <w:sz w:val="20"/>
          <w:szCs w:val="20"/>
          <w:lang w:val="es-CO"/>
        </w:rPr>
        <w:commentReference w:id="12"/>
      </w:r>
      <w:commentRangeEnd w:id="13"/>
      <w:r w:rsidRPr="00537BC6">
        <w:rPr>
          <w:rStyle w:val="Refdecomentario"/>
          <w:sz w:val="20"/>
          <w:szCs w:val="20"/>
          <w:lang w:val="es-CO"/>
        </w:rPr>
        <w:commentReference w:id="13"/>
      </w:r>
      <w:commentRangeEnd w:id="14"/>
      <w:r w:rsidRPr="00537BC6">
        <w:rPr>
          <w:rStyle w:val="Refdecomentario"/>
          <w:sz w:val="20"/>
          <w:szCs w:val="20"/>
          <w:lang w:val="es-CO"/>
        </w:rPr>
        <w:commentReference w:id="14"/>
      </w:r>
      <w:commentRangeEnd w:id="15"/>
      <w:r w:rsidRPr="00537BC6">
        <w:rPr>
          <w:rStyle w:val="Refdecomentario"/>
          <w:sz w:val="20"/>
          <w:szCs w:val="20"/>
          <w:lang w:val="es-CO"/>
        </w:rPr>
        <w:commentReference w:id="15"/>
      </w:r>
      <w:commentRangeEnd w:id="16"/>
      <w:r w:rsidRPr="00537BC6">
        <w:rPr>
          <w:rStyle w:val="Refdecomentario"/>
          <w:sz w:val="20"/>
          <w:szCs w:val="20"/>
          <w:lang w:val="es-CO"/>
        </w:rPr>
        <w:commentReference w:id="16"/>
      </w:r>
      <w:commentRangeEnd w:id="17"/>
      <w:r w:rsidRPr="00537BC6">
        <w:rPr>
          <w:rStyle w:val="Refdecomentario"/>
          <w:sz w:val="20"/>
          <w:szCs w:val="20"/>
          <w:lang w:val="es-CO"/>
        </w:rPr>
        <w:commentReference w:id="17"/>
      </w:r>
    </w:p>
    <w:p w14:paraId="5BB11559" w14:textId="77777777" w:rsidR="00F734B9" w:rsidRPr="00537BC6" w:rsidRDefault="00F734B9" w:rsidP="00C349BF">
      <w:pPr>
        <w:pStyle w:val="Prrafodelista"/>
        <w:jc w:val="both"/>
        <w:rPr>
          <w:sz w:val="20"/>
          <w:szCs w:val="20"/>
          <w:lang w:val="es-CO"/>
        </w:rPr>
      </w:pPr>
    </w:p>
    <w:p w14:paraId="18FD1217" w14:textId="5C8BB0EC" w:rsidR="003C5BA2" w:rsidRPr="00537BC6" w:rsidRDefault="009C0B53" w:rsidP="00C349BF">
      <w:pPr>
        <w:pStyle w:val="Prrafodelista"/>
        <w:numPr>
          <w:ilvl w:val="0"/>
          <w:numId w:val="7"/>
        </w:numPr>
        <w:jc w:val="both"/>
        <w:rPr>
          <w:sz w:val="20"/>
          <w:szCs w:val="20"/>
          <w:lang w:val="es-CO"/>
        </w:rPr>
      </w:pPr>
      <w:r w:rsidRPr="00537BC6">
        <w:rPr>
          <w:b/>
          <w:bCs/>
          <w:sz w:val="20"/>
          <w:szCs w:val="20"/>
          <w:lang w:val="es-CO"/>
        </w:rPr>
        <w:t>Plataforma Federada de Inteligencia en Salud</w:t>
      </w:r>
      <w:r w:rsidR="00103BB0" w:rsidRPr="00537BC6">
        <w:rPr>
          <w:b/>
          <w:bCs/>
          <w:sz w:val="20"/>
          <w:szCs w:val="20"/>
          <w:lang w:val="es-CO"/>
        </w:rPr>
        <w:t xml:space="preserve"> - AlejandrIA</w:t>
      </w:r>
      <w:r w:rsidRPr="00537BC6">
        <w:rPr>
          <w:sz w:val="20"/>
          <w:szCs w:val="20"/>
          <w:lang w:val="es-CO"/>
        </w:rPr>
        <w:t xml:space="preserve">: orientado a construir las capacidades tecnológicas y funcionales necesarias para </w:t>
      </w:r>
      <w:commentRangeStart w:id="18"/>
      <w:commentRangeStart w:id="19"/>
      <w:r w:rsidRPr="00537BC6">
        <w:rPr>
          <w:sz w:val="20"/>
          <w:szCs w:val="20"/>
          <w:lang w:val="es-CO"/>
        </w:rPr>
        <w:t xml:space="preserve">transformar y explotar la información </w:t>
      </w:r>
      <w:r w:rsidRPr="00537BC6">
        <w:rPr>
          <w:sz w:val="20"/>
          <w:szCs w:val="20"/>
          <w:lang w:val="es-CO"/>
        </w:rPr>
        <w:lastRenderedPageBreak/>
        <w:t>mediante productos de datos, analítica, Inteligencia Artificial y otros servicios de conocimiento</w:t>
      </w:r>
      <w:commentRangeEnd w:id="18"/>
      <w:r w:rsidR="00ED4E70" w:rsidRPr="00537BC6">
        <w:rPr>
          <w:rStyle w:val="Refdecomentario"/>
          <w:sz w:val="20"/>
          <w:szCs w:val="20"/>
          <w:lang w:val="es-CO"/>
        </w:rPr>
        <w:commentReference w:id="18"/>
      </w:r>
      <w:commentRangeEnd w:id="19"/>
      <w:r w:rsidRPr="00537BC6">
        <w:rPr>
          <w:rStyle w:val="Refdecomentario"/>
          <w:sz w:val="20"/>
          <w:szCs w:val="20"/>
          <w:lang w:val="es-CO"/>
        </w:rPr>
        <w:commentReference w:id="19"/>
      </w:r>
      <w:r w:rsidRPr="00537BC6">
        <w:rPr>
          <w:sz w:val="20"/>
          <w:szCs w:val="20"/>
          <w:lang w:val="es-CO"/>
        </w:rPr>
        <w:t>, así como habilitar progresivamente la interacción con diferentes actores y Data Partners del ecosistema.</w:t>
      </w:r>
      <w:r w:rsidR="00255C93" w:rsidRPr="00255C93">
        <w:rPr>
          <w:lang w:val="es-CO"/>
        </w:rPr>
        <w:t xml:space="preserve"> </w:t>
      </w:r>
      <w:r w:rsidR="00255C93" w:rsidRPr="00255C93">
        <w:rPr>
          <w:sz w:val="20"/>
          <w:szCs w:val="20"/>
          <w:lang w:val="es-CO"/>
        </w:rPr>
        <w:t xml:space="preserve">La plataforma adoptará </w:t>
      </w:r>
      <w:r w:rsidR="00255C93">
        <w:rPr>
          <w:sz w:val="20"/>
          <w:szCs w:val="20"/>
          <w:lang w:val="es-CO"/>
        </w:rPr>
        <w:t>el</w:t>
      </w:r>
      <w:r w:rsidR="00255C93" w:rsidRPr="00255C93">
        <w:rPr>
          <w:sz w:val="20"/>
          <w:szCs w:val="20"/>
          <w:lang w:val="es-CO"/>
        </w:rPr>
        <w:t xml:space="preserve"> enfoque AI First, mediante el cual las oportunidades y capacidades susceptibles de incorporar Inteligencia Artificial serán evaluadas desde su diseño </w:t>
      </w:r>
      <w:r w:rsidR="00255C93">
        <w:rPr>
          <w:sz w:val="20"/>
          <w:szCs w:val="20"/>
          <w:lang w:val="es-CO"/>
        </w:rPr>
        <w:t xml:space="preserve">y </w:t>
      </w:r>
      <w:r w:rsidR="00255C93" w:rsidRPr="00255C93">
        <w:rPr>
          <w:sz w:val="20"/>
          <w:szCs w:val="20"/>
          <w:lang w:val="es-CO"/>
        </w:rPr>
        <w:t>determinar el enfoque más adecuado —analítica tradicional, IA/ML predictiva, IA generativa o IA agéntica— de acuerdo con el problema a resolver</w:t>
      </w:r>
      <w:r w:rsidR="00255C93">
        <w:rPr>
          <w:sz w:val="20"/>
          <w:szCs w:val="20"/>
          <w:lang w:val="es-CO"/>
        </w:rPr>
        <w:t>.</w:t>
      </w:r>
    </w:p>
    <w:p w14:paraId="3C1CF631" w14:textId="73994F48" w:rsidR="006F6DAA" w:rsidRPr="00537BC6" w:rsidRDefault="009C0B53" w:rsidP="00C349BF">
      <w:pPr>
        <w:jc w:val="both"/>
        <w:rPr>
          <w:sz w:val="20"/>
          <w:szCs w:val="20"/>
          <w:lang w:val="es-CO"/>
        </w:rPr>
      </w:pPr>
      <w:r w:rsidRPr="00537BC6">
        <w:rPr>
          <w:sz w:val="20"/>
          <w:szCs w:val="20"/>
          <w:lang w:val="es-CO"/>
        </w:rPr>
        <w:t xml:space="preserve">El siguiente diagrama conceptual establece una separación clara pero integrada entre los dos proyectos que habilitan la visión de AlejandrIA. </w:t>
      </w:r>
    </w:p>
    <w:p w14:paraId="3E1D82D4" w14:textId="0089E23D" w:rsidR="006F6DAA" w:rsidRPr="004F2C93" w:rsidRDefault="009C0B53" w:rsidP="00C349BF">
      <w:pPr>
        <w:jc w:val="both"/>
        <w:rPr>
          <w:sz w:val="20"/>
          <w:szCs w:val="20"/>
          <w:lang w:val="es-CO"/>
        </w:rPr>
      </w:pPr>
      <w:r w:rsidRPr="004F2C93">
        <w:rPr>
          <w:sz w:val="20"/>
          <w:szCs w:val="20"/>
          <w:lang w:val="es-CO"/>
        </w:rPr>
        <w:t xml:space="preserve">El Proyecto 1 – </w:t>
      </w:r>
      <w:r w:rsidRPr="004F2C93">
        <w:rPr>
          <w:b/>
          <w:bCs/>
          <w:sz w:val="20"/>
          <w:szCs w:val="20"/>
          <w:lang w:val="es-CO"/>
        </w:rPr>
        <w:t>Fundación del Dominio de Datos de Salud</w:t>
      </w:r>
      <w:r w:rsidRPr="004F2C93">
        <w:rPr>
          <w:sz w:val="20"/>
          <w:szCs w:val="20"/>
          <w:lang w:val="es-CO"/>
        </w:rPr>
        <w:t xml:space="preserve"> constituye la fundación de datos, integrando y gobernando las fuentes priorizadas para construir el Dominio de Datos de Salud v1, resolver la identidad mediante MPI, estandarizar conceptos mediante el Servidor Terminológico, transformar la información hacia FHIR y, a partir de esta representación, construir el modelo OMOP v1. </w:t>
      </w:r>
    </w:p>
    <w:p w14:paraId="0D30CE5E" w14:textId="7CBF959C" w:rsidR="006F6DAA" w:rsidRPr="004F2C93" w:rsidRDefault="009C0B53" w:rsidP="00C349BF">
      <w:pPr>
        <w:jc w:val="both"/>
        <w:rPr>
          <w:sz w:val="20"/>
          <w:szCs w:val="20"/>
          <w:lang w:val="es-CO"/>
        </w:rPr>
      </w:pPr>
      <w:r w:rsidRPr="004F2C93">
        <w:rPr>
          <w:sz w:val="20"/>
          <w:szCs w:val="20"/>
          <w:lang w:val="es-CO"/>
        </w:rPr>
        <w:t xml:space="preserve">Sobre esta fundación, el Proyecto 2 – </w:t>
      </w:r>
      <w:commentRangeStart w:id="20"/>
      <w:commentRangeStart w:id="21"/>
      <w:commentRangeStart w:id="22"/>
      <w:r w:rsidRPr="004F2C93">
        <w:rPr>
          <w:b/>
          <w:bCs/>
          <w:sz w:val="20"/>
          <w:szCs w:val="20"/>
          <w:lang w:val="es-CO"/>
        </w:rPr>
        <w:t>Plataforma Federada de Inteligencia en Salud</w:t>
      </w:r>
      <w:r w:rsidR="00103BB0" w:rsidRPr="004F2C93">
        <w:rPr>
          <w:b/>
          <w:bCs/>
          <w:sz w:val="20"/>
          <w:szCs w:val="20"/>
          <w:lang w:val="es-CO"/>
        </w:rPr>
        <w:t xml:space="preserve"> - AlejandrIA</w:t>
      </w:r>
      <w:r w:rsidRPr="004F2C93">
        <w:rPr>
          <w:sz w:val="20"/>
          <w:szCs w:val="20"/>
          <w:lang w:val="es-CO"/>
        </w:rPr>
        <w:t xml:space="preserve"> consume OMOP como fuente principal e incorpora progresivamente información de futuros Data Partners mediante un modelo de </w:t>
      </w:r>
      <w:commentRangeEnd w:id="20"/>
      <w:r w:rsidR="00096926">
        <w:rPr>
          <w:rStyle w:val="Refdecomentario"/>
          <w:sz w:val="20"/>
          <w:szCs w:val="20"/>
          <w:lang w:val="es-CO"/>
        </w:rPr>
        <w:commentReference w:id="20"/>
      </w:r>
      <w:commentRangeEnd w:id="21"/>
      <w:r>
        <w:rPr>
          <w:rStyle w:val="Refdecomentario"/>
          <w:sz w:val="20"/>
          <w:szCs w:val="20"/>
          <w:lang w:val="es-CO"/>
        </w:rPr>
        <w:commentReference w:id="21"/>
      </w:r>
      <w:commentRangeEnd w:id="22"/>
      <w:r>
        <w:rPr>
          <w:rStyle w:val="Refdecomentario"/>
          <w:sz w:val="20"/>
          <w:szCs w:val="20"/>
          <w:lang w:val="es-CO"/>
        </w:rPr>
        <w:commentReference w:id="22"/>
      </w:r>
      <w:r w:rsidR="008A6408">
        <w:rPr>
          <w:sz w:val="20"/>
          <w:szCs w:val="20"/>
          <w:lang w:val="es-CO"/>
        </w:rPr>
        <w:t>federación de datos</w:t>
      </w:r>
      <w:r w:rsidR="00911FF3" w:rsidRPr="00911FF3">
        <w:rPr>
          <w:lang w:val="es-CO"/>
        </w:rPr>
        <w:t xml:space="preserve"> </w:t>
      </w:r>
      <w:r w:rsidR="00911FF3">
        <w:rPr>
          <w:lang w:val="es-CO"/>
        </w:rPr>
        <w:t>que para</w:t>
      </w:r>
      <w:r w:rsidR="00911FF3" w:rsidRPr="00911FF3">
        <w:rPr>
          <w:sz w:val="20"/>
          <w:szCs w:val="20"/>
          <w:lang w:val="es-CO"/>
        </w:rPr>
        <w:t xml:space="preserve"> el alcance del presente SOW</w:t>
      </w:r>
      <w:r w:rsidR="00911FF3">
        <w:rPr>
          <w:sz w:val="20"/>
          <w:szCs w:val="20"/>
          <w:lang w:val="es-CO"/>
        </w:rPr>
        <w:t xml:space="preserve"> </w:t>
      </w:r>
      <w:r w:rsidR="00911FF3" w:rsidRPr="00911FF3">
        <w:rPr>
          <w:sz w:val="20"/>
          <w:szCs w:val="20"/>
          <w:lang w:val="es-CO"/>
        </w:rPr>
        <w:t>se orienta a habilitar mecanismos mediante los cuales AlejandrIA pueda descubrir, acceder y consultar de forma gobernada datos administrados por los Data Partners, procurando que estos permanezcan en su ubicación de origen y evitando su copia o replicación</w:t>
      </w:r>
      <w:r w:rsidRPr="004F2C93">
        <w:rPr>
          <w:sz w:val="20"/>
          <w:szCs w:val="20"/>
          <w:lang w:val="es-CO"/>
        </w:rPr>
        <w:t>, habilitando una capa semántica, productos de datos, modelos analíticos PHM/RWE, agentes inteligentes, servicios de backend y experiencias de usuario. Ambos proyectos se articulan mediante estándares, contratos e interfaces definidas y comparten capacidades transversales de gobierno, seguridad, identidad, observabilidad y operación, permitiendo que la solución evolucione de forma modular, gobernada y escalable.</w:t>
      </w:r>
    </w:p>
    <w:p w14:paraId="38B84EC6" w14:textId="658A807C" w:rsidR="00640B0B" w:rsidRPr="00E12AA6" w:rsidRDefault="00A2790B" w:rsidP="00C349BF">
      <w:pPr>
        <w:jc w:val="both"/>
        <w:rPr>
          <w:sz w:val="22"/>
          <w:lang w:val="es-CO"/>
        </w:rPr>
      </w:pPr>
      <w:r>
        <w:rPr>
          <w:noProof/>
        </w:rPr>
        <w:drawing>
          <wp:inline distT="0" distB="0" distL="0" distR="0" wp14:anchorId="571B4AC3" wp14:editId="3F0A03DA">
            <wp:extent cx="5597525" cy="3188335"/>
            <wp:effectExtent l="0" t="0" r="3175" b="0"/>
            <wp:docPr id="9551886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97525" cy="3188335"/>
                    </a:xfrm>
                    <a:prstGeom prst="rect">
                      <a:avLst/>
                    </a:prstGeom>
                    <a:noFill/>
                    <a:ln>
                      <a:noFill/>
                    </a:ln>
                  </pic:spPr>
                </pic:pic>
              </a:graphicData>
            </a:graphic>
          </wp:inline>
        </w:drawing>
      </w:r>
    </w:p>
    <w:p w14:paraId="64822CE1" w14:textId="199D1577" w:rsidR="001E61CB" w:rsidRDefault="009C0B53" w:rsidP="00C349BF">
      <w:pPr>
        <w:jc w:val="both"/>
        <w:rPr>
          <w:i/>
          <w:iCs/>
          <w:sz w:val="14"/>
          <w:szCs w:val="14"/>
          <w:lang w:val="es-CO"/>
        </w:rPr>
      </w:pPr>
      <w:r w:rsidRPr="001E61CB">
        <w:rPr>
          <w:i/>
          <w:iCs/>
          <w:sz w:val="14"/>
          <w:szCs w:val="14"/>
          <w:lang w:val="es-CO"/>
        </w:rPr>
        <w:t xml:space="preserve">Img1: Diagrama conceptual </w:t>
      </w:r>
      <w:r w:rsidR="00B5713E">
        <w:rPr>
          <w:i/>
          <w:iCs/>
          <w:sz w:val="14"/>
          <w:szCs w:val="14"/>
          <w:lang w:val="es-CO"/>
        </w:rPr>
        <w:t xml:space="preserve">Fundación del dominio de datos de salud y </w:t>
      </w:r>
      <w:r w:rsidRPr="001E61CB">
        <w:rPr>
          <w:i/>
          <w:iCs/>
          <w:sz w:val="14"/>
          <w:szCs w:val="14"/>
          <w:lang w:val="es-CO"/>
        </w:rPr>
        <w:t>Plataforma AlejandrIA</w:t>
      </w:r>
    </w:p>
    <w:p w14:paraId="64E91EE5" w14:textId="77777777" w:rsidR="001E61CB" w:rsidRPr="001E61CB" w:rsidRDefault="001E61CB" w:rsidP="00C349BF">
      <w:pPr>
        <w:jc w:val="both"/>
        <w:rPr>
          <w:i/>
          <w:iCs/>
          <w:sz w:val="14"/>
          <w:szCs w:val="14"/>
          <w:lang w:val="es-CO"/>
        </w:rPr>
      </w:pPr>
    </w:p>
    <w:p w14:paraId="4B84B8F9" w14:textId="1AB56CE4" w:rsidR="00CB2EC4" w:rsidRPr="00AC09B2" w:rsidRDefault="009C0B53" w:rsidP="00AC09B2">
      <w:pPr>
        <w:pStyle w:val="Ttulo1"/>
      </w:pPr>
      <w:bookmarkStart w:id="23" w:name="_Toc238483082"/>
      <w:bookmarkStart w:id="24" w:name="_Toc238570956"/>
      <w:bookmarkStart w:id="25" w:name="_Toc238651532"/>
      <w:bookmarkStart w:id="26" w:name="_Toc240576049"/>
      <w:r w:rsidRPr="00AC09B2">
        <w:lastRenderedPageBreak/>
        <w:t>Alcance del trabajo</w:t>
      </w:r>
      <w:bookmarkEnd w:id="23"/>
      <w:bookmarkEnd w:id="24"/>
      <w:bookmarkEnd w:id="25"/>
      <w:bookmarkEnd w:id="26"/>
    </w:p>
    <w:p w14:paraId="7075E720" w14:textId="4DA81E7A" w:rsidR="006F6DAA" w:rsidRPr="00D034A1" w:rsidRDefault="009C0B53" w:rsidP="00750DCB">
      <w:pPr>
        <w:pStyle w:val="Ttulo2"/>
      </w:pPr>
      <w:bookmarkStart w:id="27" w:name="_Toc238483083"/>
      <w:bookmarkStart w:id="28" w:name="_Toc238570957"/>
      <w:bookmarkStart w:id="29" w:name="_Toc238651533"/>
      <w:bookmarkStart w:id="30" w:name="_Toc240576050"/>
      <w:r w:rsidRPr="00D034A1">
        <w:t>Fundación del Dominio de Datos de Salud</w:t>
      </w:r>
      <w:bookmarkEnd w:id="27"/>
      <w:bookmarkEnd w:id="28"/>
      <w:bookmarkEnd w:id="29"/>
      <w:bookmarkEnd w:id="30"/>
    </w:p>
    <w:p w14:paraId="1CC7C3DD" w14:textId="6AC8CA1D" w:rsidR="00D07810" w:rsidRPr="004F2C93" w:rsidRDefault="009C0B53" w:rsidP="00C349BF">
      <w:pPr>
        <w:pStyle w:val="Listaconvietas"/>
        <w:numPr>
          <w:ilvl w:val="0"/>
          <w:numId w:val="0"/>
        </w:numPr>
        <w:spacing w:after="60"/>
        <w:jc w:val="both"/>
        <w:rPr>
          <w:sz w:val="20"/>
          <w:szCs w:val="20"/>
          <w:lang w:val="es-CO"/>
        </w:rPr>
      </w:pPr>
      <w:r w:rsidRPr="004F2C93">
        <w:rPr>
          <w:sz w:val="20"/>
          <w:szCs w:val="20"/>
          <w:lang w:val="es-CO"/>
        </w:rPr>
        <w:t>El alcance</w:t>
      </w:r>
      <w:r w:rsidR="006F6DAA" w:rsidRPr="004F2C93">
        <w:rPr>
          <w:sz w:val="20"/>
          <w:szCs w:val="20"/>
          <w:lang w:val="es-CO"/>
        </w:rPr>
        <w:t xml:space="preserve"> para el proyecto </w:t>
      </w:r>
      <w:r w:rsidR="006F6DAA" w:rsidRPr="004F2C93">
        <w:rPr>
          <w:b/>
          <w:bCs/>
          <w:sz w:val="20"/>
          <w:szCs w:val="20"/>
          <w:lang w:val="es-CO"/>
        </w:rPr>
        <w:t>Fundación del Dominio de Datos de Salud</w:t>
      </w:r>
      <w:r w:rsidRPr="004F2C93">
        <w:rPr>
          <w:sz w:val="20"/>
          <w:szCs w:val="20"/>
          <w:lang w:val="es-CO"/>
        </w:rPr>
        <w:t xml:space="preserve"> comprende el diseño, construcción, integración y habilitación de la primera versión de la Fundación del Dominio de Datos de Salud, incluyendo las capacidades de arquitectura, integración de fuentes, modelado del dominio, estandarización OMOP, gestión terminológica, calidad, gobierno y habilitación para consumo.</w:t>
      </w:r>
    </w:p>
    <w:p w14:paraId="36B1C2D6" w14:textId="77777777" w:rsidR="00D07810" w:rsidRPr="004F2C93" w:rsidRDefault="00D07810" w:rsidP="00C349BF">
      <w:pPr>
        <w:pStyle w:val="Listaconvietas"/>
        <w:numPr>
          <w:ilvl w:val="0"/>
          <w:numId w:val="0"/>
        </w:numPr>
        <w:spacing w:after="60"/>
        <w:ind w:left="360" w:hanging="360"/>
        <w:jc w:val="both"/>
        <w:rPr>
          <w:sz w:val="20"/>
          <w:szCs w:val="20"/>
          <w:lang w:val="es-CO"/>
        </w:rPr>
      </w:pPr>
    </w:p>
    <w:p w14:paraId="5C8C6581" w14:textId="3B35D77B" w:rsidR="00D07810" w:rsidRPr="004F2C93" w:rsidRDefault="009C0B53" w:rsidP="00C349BF">
      <w:pPr>
        <w:pStyle w:val="Listaconvietas"/>
        <w:numPr>
          <w:ilvl w:val="0"/>
          <w:numId w:val="0"/>
        </w:numPr>
        <w:spacing w:after="60"/>
        <w:jc w:val="both"/>
        <w:rPr>
          <w:sz w:val="20"/>
          <w:szCs w:val="20"/>
          <w:lang w:val="es-CO"/>
        </w:rPr>
      </w:pPr>
      <w:r w:rsidRPr="004F2C93">
        <w:rPr>
          <w:sz w:val="20"/>
          <w:szCs w:val="20"/>
          <w:lang w:val="es-CO"/>
        </w:rPr>
        <w:t>La implementación será realizada de manera incremental sobre las fuentes, entidades y capacidades priorizadas para esta primera versión. La solución deberá considerar su evolución futura, permitiendo incorporar progresivamente nuevas fuentes, nuevos dominios de información, mayor cobertura del modelo OMOP y nuevos consumidores.</w:t>
      </w:r>
    </w:p>
    <w:p w14:paraId="111EF6EF" w14:textId="77777777" w:rsidR="00D07810" w:rsidRPr="004F2C93" w:rsidRDefault="00D07810" w:rsidP="00C349BF">
      <w:pPr>
        <w:pStyle w:val="Listaconvietas"/>
        <w:numPr>
          <w:ilvl w:val="0"/>
          <w:numId w:val="0"/>
        </w:numPr>
        <w:spacing w:after="60"/>
        <w:ind w:left="360" w:hanging="360"/>
        <w:jc w:val="both"/>
        <w:rPr>
          <w:sz w:val="20"/>
          <w:szCs w:val="20"/>
          <w:lang w:val="es-CO"/>
        </w:rPr>
      </w:pPr>
    </w:p>
    <w:p w14:paraId="0CFA36A3" w14:textId="1CB4E2C8" w:rsidR="000E0A6B" w:rsidRDefault="009C0B53" w:rsidP="00041E53">
      <w:pPr>
        <w:pStyle w:val="Ttulo3"/>
        <w:rPr>
          <w:rFonts w:ascii="Aptos" w:hAnsi="Aptos"/>
          <w:sz w:val="20"/>
          <w:szCs w:val="20"/>
          <w:lang w:val="es-ES"/>
        </w:rPr>
      </w:pPr>
      <w:bookmarkStart w:id="31" w:name="_Toc240576051"/>
      <w:commentRangeStart w:id="32"/>
      <w:commentRangeStart w:id="33"/>
      <w:commentRangeStart w:id="34"/>
      <w:commentRangeStart w:id="35"/>
      <w:r w:rsidRPr="009F70D2">
        <w:rPr>
          <w:rFonts w:ascii="Aptos" w:hAnsi="Aptos"/>
          <w:sz w:val="20"/>
          <w:szCs w:val="20"/>
          <w:lang w:val="es-ES"/>
        </w:rPr>
        <w:t>Arquitectura fundacional de datos de salud</w:t>
      </w:r>
      <w:bookmarkEnd w:id="31"/>
      <w:commentRangeEnd w:id="32"/>
      <w:r w:rsidR="00DD66F8">
        <w:rPr>
          <w:rStyle w:val="Refdecomentario"/>
          <w:rFonts w:ascii="Aptos" w:hAnsi="Aptos"/>
          <w:sz w:val="20"/>
          <w:szCs w:val="20"/>
          <w:lang w:val="es-ES"/>
        </w:rPr>
        <w:commentReference w:id="32"/>
      </w:r>
      <w:commentRangeEnd w:id="33"/>
      <w:r>
        <w:rPr>
          <w:rStyle w:val="Refdecomentario"/>
          <w:rFonts w:ascii="Aptos" w:hAnsi="Aptos"/>
          <w:sz w:val="20"/>
          <w:szCs w:val="20"/>
          <w:lang w:val="es-ES"/>
        </w:rPr>
        <w:commentReference w:id="33"/>
      </w:r>
      <w:commentRangeEnd w:id="34"/>
      <w:r>
        <w:rPr>
          <w:rStyle w:val="Refdecomentario"/>
          <w:rFonts w:ascii="Aptos" w:hAnsi="Aptos"/>
          <w:sz w:val="20"/>
          <w:szCs w:val="20"/>
          <w:lang w:val="es-ES"/>
        </w:rPr>
        <w:commentReference w:id="34"/>
      </w:r>
      <w:commentRangeEnd w:id="35"/>
      <w:r>
        <w:rPr>
          <w:rStyle w:val="Refdecomentario"/>
          <w:rFonts w:ascii="Aptos" w:hAnsi="Aptos"/>
          <w:sz w:val="20"/>
          <w:szCs w:val="20"/>
          <w:lang w:val="es-ES"/>
        </w:rPr>
        <w:commentReference w:id="35"/>
      </w:r>
    </w:p>
    <w:p w14:paraId="0A6EAC88" w14:textId="77777777" w:rsidR="00E54289" w:rsidRPr="00E54289" w:rsidRDefault="00E54289" w:rsidP="00E54289">
      <w:pPr>
        <w:rPr>
          <w:lang w:val="es-ES"/>
        </w:rPr>
      </w:pPr>
    </w:p>
    <w:p w14:paraId="09FACB96" w14:textId="0CF45336" w:rsidR="000E0A6B" w:rsidRDefault="00306173" w:rsidP="00C349BF">
      <w:pPr>
        <w:pStyle w:val="Listaconvietas"/>
        <w:numPr>
          <w:ilvl w:val="0"/>
          <w:numId w:val="0"/>
        </w:numPr>
        <w:spacing w:after="60"/>
        <w:ind w:left="360"/>
        <w:jc w:val="both"/>
        <w:rPr>
          <w:sz w:val="20"/>
          <w:szCs w:val="20"/>
          <w:lang w:val="es-CO"/>
        </w:rPr>
      </w:pPr>
      <w:r w:rsidRPr="00306173">
        <w:rPr>
          <w:sz w:val="20"/>
          <w:szCs w:val="20"/>
          <w:lang w:val="es-CO"/>
        </w:rPr>
        <w:t>Definir e implementar la arquitectura tecnológica fundacional del Dominio de Datos de Salud, estableciendo los componentes, patrones, flujos, zonas de información, mecanismos de integración, interoperabilidad y lineamientos técnicos necesarios para soportar el ciclo de vida de los datos incluidos en el alcance del MVP. La arquitectura deberá estar alineada con los lineamientos establecidos en MAGI v2.0 y considerar desde su diseño principios de seguridad, privacidad, gobierno, trazabilidad, escalabilidad e interoperabilidad que permitan su evolución progresiva.</w:t>
      </w:r>
    </w:p>
    <w:p w14:paraId="38704BEA" w14:textId="77777777" w:rsidR="00306173" w:rsidRPr="004F2C93" w:rsidRDefault="00306173" w:rsidP="00C349BF">
      <w:pPr>
        <w:pStyle w:val="Listaconvietas"/>
        <w:numPr>
          <w:ilvl w:val="0"/>
          <w:numId w:val="0"/>
        </w:numPr>
        <w:spacing w:after="60"/>
        <w:ind w:left="360"/>
        <w:jc w:val="both"/>
        <w:rPr>
          <w:sz w:val="20"/>
          <w:szCs w:val="20"/>
          <w:lang w:val="es-CO"/>
        </w:rPr>
      </w:pPr>
    </w:p>
    <w:p w14:paraId="5352AE2A" w14:textId="77777777" w:rsidR="000E0A6B" w:rsidRPr="004F2C93" w:rsidRDefault="009C0B53" w:rsidP="00C349BF">
      <w:pPr>
        <w:pStyle w:val="Listaconvietas"/>
        <w:numPr>
          <w:ilvl w:val="0"/>
          <w:numId w:val="0"/>
        </w:numPr>
        <w:spacing w:after="60"/>
        <w:ind w:left="360"/>
        <w:jc w:val="both"/>
        <w:rPr>
          <w:sz w:val="20"/>
          <w:szCs w:val="20"/>
          <w:lang w:val="es-CO"/>
        </w:rPr>
      </w:pPr>
      <w:r w:rsidRPr="004F2C93">
        <w:rPr>
          <w:sz w:val="20"/>
          <w:szCs w:val="20"/>
          <w:lang w:val="es-CO"/>
        </w:rPr>
        <w:t>Este frente comprende:</w:t>
      </w:r>
    </w:p>
    <w:p w14:paraId="7E7382B0" w14:textId="77777777" w:rsidR="000E0A6B" w:rsidRPr="004F2C93" w:rsidRDefault="009C0B53">
      <w:pPr>
        <w:pStyle w:val="Listaconvietas"/>
        <w:numPr>
          <w:ilvl w:val="0"/>
          <w:numId w:val="8"/>
        </w:numPr>
        <w:spacing w:after="60"/>
        <w:jc w:val="both"/>
        <w:rPr>
          <w:sz w:val="20"/>
          <w:szCs w:val="20"/>
          <w:lang w:val="es-CO"/>
        </w:rPr>
      </w:pPr>
      <w:r w:rsidRPr="004F2C93">
        <w:rPr>
          <w:sz w:val="20"/>
          <w:szCs w:val="20"/>
          <w:lang w:val="es-CO"/>
        </w:rPr>
        <w:t>Diseño de la arquitectura lógica y física de la solución.</w:t>
      </w:r>
    </w:p>
    <w:p w14:paraId="24439369" w14:textId="5321EE36" w:rsidR="000E0A6B" w:rsidRPr="004F2C93" w:rsidRDefault="009C0B53">
      <w:pPr>
        <w:pStyle w:val="Listaconvietas"/>
        <w:numPr>
          <w:ilvl w:val="0"/>
          <w:numId w:val="8"/>
        </w:numPr>
        <w:spacing w:after="60"/>
        <w:jc w:val="both"/>
        <w:rPr>
          <w:sz w:val="20"/>
          <w:szCs w:val="20"/>
          <w:lang w:val="es-CO"/>
        </w:rPr>
      </w:pPr>
      <w:r w:rsidRPr="004F2C93">
        <w:rPr>
          <w:sz w:val="20"/>
          <w:szCs w:val="20"/>
          <w:lang w:val="es-CO"/>
        </w:rPr>
        <w:t>Definición de componentes tecnológicos y responsabilidades.</w:t>
      </w:r>
    </w:p>
    <w:p w14:paraId="64BF61A6" w14:textId="77777777" w:rsidR="005E0D90" w:rsidRPr="004F2C93" w:rsidRDefault="009C0B53">
      <w:pPr>
        <w:pStyle w:val="Listaconvietas"/>
        <w:numPr>
          <w:ilvl w:val="0"/>
          <w:numId w:val="8"/>
        </w:numPr>
        <w:spacing w:after="60"/>
        <w:jc w:val="both"/>
        <w:rPr>
          <w:sz w:val="20"/>
          <w:szCs w:val="20"/>
          <w:lang w:val="es-CO"/>
        </w:rPr>
      </w:pPr>
      <w:r w:rsidRPr="004F2C93">
        <w:rPr>
          <w:sz w:val="20"/>
          <w:szCs w:val="20"/>
          <w:lang w:val="es-CO"/>
        </w:rPr>
        <w:t>Definición de zonas y capas de procesamiento de información.</w:t>
      </w:r>
    </w:p>
    <w:p w14:paraId="7F240935" w14:textId="57BC5ED7" w:rsidR="005E0D90" w:rsidRPr="004F2C93" w:rsidRDefault="009C0B53">
      <w:pPr>
        <w:pStyle w:val="Listaconvietas"/>
        <w:numPr>
          <w:ilvl w:val="0"/>
          <w:numId w:val="8"/>
        </w:numPr>
        <w:spacing w:after="60"/>
        <w:jc w:val="both"/>
        <w:rPr>
          <w:sz w:val="20"/>
          <w:szCs w:val="20"/>
          <w:lang w:val="es-CO"/>
        </w:rPr>
      </w:pPr>
      <w:r w:rsidRPr="004F2C93">
        <w:rPr>
          <w:sz w:val="20"/>
          <w:szCs w:val="20"/>
          <w:lang w:val="es-CO"/>
        </w:rPr>
        <w:t>Patrones de ingesta, transformación, estandarización y publicación.</w:t>
      </w:r>
    </w:p>
    <w:p w14:paraId="2103EE3B" w14:textId="7C768E71" w:rsidR="002C5029" w:rsidRPr="004F2C93" w:rsidRDefault="009C0B53">
      <w:pPr>
        <w:pStyle w:val="Listaconvietas"/>
        <w:numPr>
          <w:ilvl w:val="0"/>
          <w:numId w:val="8"/>
        </w:numPr>
        <w:spacing w:after="60"/>
        <w:jc w:val="both"/>
        <w:rPr>
          <w:sz w:val="20"/>
          <w:szCs w:val="20"/>
          <w:lang w:val="es-CO"/>
        </w:rPr>
      </w:pPr>
      <w:r w:rsidRPr="004F2C93">
        <w:rPr>
          <w:sz w:val="20"/>
          <w:szCs w:val="20"/>
          <w:lang w:val="es-CO"/>
        </w:rPr>
        <w:t>Diseño e implementación del FHIR Store intermedio</w:t>
      </w:r>
    </w:p>
    <w:p w14:paraId="528A34F8" w14:textId="25D4BEC0" w:rsidR="005E0D90" w:rsidRPr="004F2C93" w:rsidRDefault="009C0B53">
      <w:pPr>
        <w:pStyle w:val="Listaconvietas"/>
        <w:numPr>
          <w:ilvl w:val="0"/>
          <w:numId w:val="8"/>
        </w:numPr>
        <w:spacing w:after="60"/>
        <w:jc w:val="both"/>
        <w:rPr>
          <w:sz w:val="20"/>
          <w:szCs w:val="20"/>
          <w:lang w:val="es-CO"/>
        </w:rPr>
      </w:pPr>
      <w:r w:rsidRPr="004F2C93">
        <w:rPr>
          <w:sz w:val="20"/>
          <w:szCs w:val="20"/>
          <w:lang w:val="es-CO"/>
        </w:rPr>
        <w:t>Definición de mecanismos de integración entre fuentes, Dominio Salud, servidor terminológico</w:t>
      </w:r>
      <w:r w:rsidR="00987838" w:rsidRPr="004F2C93">
        <w:rPr>
          <w:sz w:val="20"/>
          <w:szCs w:val="20"/>
          <w:lang w:val="es-CO"/>
        </w:rPr>
        <w:t>, servidor MPI</w:t>
      </w:r>
      <w:r w:rsidRPr="004F2C93">
        <w:rPr>
          <w:sz w:val="20"/>
          <w:szCs w:val="20"/>
          <w:lang w:val="es-CO"/>
        </w:rPr>
        <w:t xml:space="preserve"> y OMOP.</w:t>
      </w:r>
    </w:p>
    <w:p w14:paraId="240EC922" w14:textId="708F340C" w:rsidR="005E0D90" w:rsidRPr="004F2C93" w:rsidRDefault="009C0B53">
      <w:pPr>
        <w:pStyle w:val="Listaconvietas"/>
        <w:numPr>
          <w:ilvl w:val="0"/>
          <w:numId w:val="8"/>
        </w:numPr>
        <w:spacing w:after="60"/>
        <w:jc w:val="both"/>
        <w:rPr>
          <w:sz w:val="20"/>
          <w:szCs w:val="20"/>
          <w:lang w:val="es-CO"/>
        </w:rPr>
      </w:pPr>
      <w:r w:rsidRPr="004F2C93">
        <w:rPr>
          <w:sz w:val="20"/>
          <w:szCs w:val="20"/>
          <w:lang w:val="es-CO"/>
        </w:rPr>
        <w:t>Definición de mecanismos para exposición y consumo de los productos de datos resultantes.</w:t>
      </w:r>
    </w:p>
    <w:p w14:paraId="47FDFE47" w14:textId="389AF6C7" w:rsidR="006E22FA" w:rsidRPr="006E22FA" w:rsidRDefault="00D11D29" w:rsidP="006E22FA">
      <w:pPr>
        <w:pStyle w:val="Listaconvietas"/>
        <w:numPr>
          <w:ilvl w:val="0"/>
          <w:numId w:val="8"/>
        </w:numPr>
        <w:spacing w:after="60"/>
        <w:jc w:val="both"/>
        <w:rPr>
          <w:sz w:val="20"/>
          <w:szCs w:val="20"/>
          <w:lang w:val="es-CO"/>
        </w:rPr>
      </w:pPr>
      <w:r w:rsidRPr="00D11D29">
        <w:rPr>
          <w:sz w:val="20"/>
          <w:szCs w:val="20"/>
          <w:lang w:val="es-CO"/>
        </w:rPr>
        <w:t>Incorporación de capacidades transversales de seguridad, observabilidad, trazabilidad, linaje, clasificación de la información y gobierno, en alineación con MAGI v2.0.</w:t>
      </w:r>
    </w:p>
    <w:p w14:paraId="20D8311C" w14:textId="77777777" w:rsidR="006E22FA" w:rsidRDefault="006E22FA">
      <w:pPr>
        <w:pStyle w:val="Listaconvietas"/>
        <w:numPr>
          <w:ilvl w:val="0"/>
          <w:numId w:val="8"/>
        </w:numPr>
        <w:spacing w:after="60"/>
        <w:jc w:val="both"/>
        <w:rPr>
          <w:sz w:val="20"/>
          <w:szCs w:val="20"/>
          <w:lang w:val="es-CO"/>
        </w:rPr>
      </w:pPr>
      <w:r w:rsidRPr="006E22FA">
        <w:rPr>
          <w:sz w:val="20"/>
          <w:szCs w:val="20"/>
          <w:lang w:val="es-CO"/>
        </w:rPr>
        <w:t>Diseño bajo principios de escalabilidad y extensibilidad para nuevas fuentes, consumidores y tipologías de información, incluyendo datos estructurados y no estructurados.</w:t>
      </w:r>
    </w:p>
    <w:p w14:paraId="6092812E" w14:textId="06F5DAD1" w:rsidR="00440831" w:rsidRPr="004F2C93" w:rsidRDefault="009C0B53">
      <w:pPr>
        <w:pStyle w:val="Listaconvietas"/>
        <w:numPr>
          <w:ilvl w:val="0"/>
          <w:numId w:val="8"/>
        </w:numPr>
        <w:spacing w:after="60"/>
        <w:jc w:val="both"/>
        <w:rPr>
          <w:sz w:val="20"/>
          <w:szCs w:val="20"/>
          <w:lang w:val="es-CO"/>
        </w:rPr>
      </w:pPr>
      <w:r w:rsidRPr="004F2C93">
        <w:rPr>
          <w:sz w:val="20"/>
          <w:szCs w:val="20"/>
          <w:lang w:val="es-CO"/>
        </w:rPr>
        <w:t>Definición de lineamientos de interoperabilidad con la Plataforma AlejandrIA y otros consumidores internos.</w:t>
      </w:r>
    </w:p>
    <w:p w14:paraId="06F3B7DB" w14:textId="77777777" w:rsidR="00440831" w:rsidRPr="004F2C93" w:rsidRDefault="009C0B53">
      <w:pPr>
        <w:pStyle w:val="Listaconvietas"/>
        <w:numPr>
          <w:ilvl w:val="0"/>
          <w:numId w:val="8"/>
        </w:numPr>
        <w:spacing w:after="60"/>
        <w:jc w:val="both"/>
        <w:rPr>
          <w:sz w:val="20"/>
          <w:szCs w:val="20"/>
          <w:lang w:val="es-CO"/>
        </w:rPr>
      </w:pPr>
      <w:r w:rsidRPr="004F2C93">
        <w:rPr>
          <w:sz w:val="20"/>
          <w:szCs w:val="20"/>
          <w:lang w:val="es-CO"/>
        </w:rPr>
        <w:t>Documentación de la arquitectura y decisiones técnicas relevantes.</w:t>
      </w:r>
    </w:p>
    <w:p w14:paraId="694A485F" w14:textId="77777777" w:rsidR="005D0263" w:rsidRPr="004F2C93" w:rsidRDefault="005D0263" w:rsidP="00C349BF">
      <w:pPr>
        <w:pStyle w:val="Listaconvietas"/>
        <w:numPr>
          <w:ilvl w:val="0"/>
          <w:numId w:val="0"/>
        </w:numPr>
        <w:spacing w:after="60"/>
        <w:ind w:left="720"/>
        <w:jc w:val="both"/>
        <w:rPr>
          <w:sz w:val="20"/>
          <w:szCs w:val="20"/>
          <w:lang w:val="es-CO"/>
        </w:rPr>
      </w:pPr>
    </w:p>
    <w:p w14:paraId="71D88A96" w14:textId="4FE46DDC" w:rsidR="005D0263" w:rsidRPr="004F2C93" w:rsidRDefault="009C0B53" w:rsidP="00C349BF">
      <w:pPr>
        <w:pStyle w:val="Listaconvietas"/>
        <w:numPr>
          <w:ilvl w:val="0"/>
          <w:numId w:val="0"/>
        </w:numPr>
        <w:spacing w:after="60"/>
        <w:ind w:left="720"/>
        <w:jc w:val="both"/>
        <w:rPr>
          <w:sz w:val="20"/>
          <w:szCs w:val="20"/>
          <w:lang w:val="es-CO"/>
        </w:rPr>
      </w:pPr>
      <w:r w:rsidRPr="004F2C93">
        <w:rPr>
          <w:sz w:val="20"/>
          <w:szCs w:val="20"/>
          <w:lang w:val="es-CO"/>
        </w:rPr>
        <w:lastRenderedPageBreak/>
        <w:t>La arquitectura resultante constituirá la base tecnológica sobre la cual se implementarán las demás capacidades incluidas en este SOW.</w:t>
      </w:r>
    </w:p>
    <w:p w14:paraId="276DA38B" w14:textId="77777777" w:rsidR="005D0263" w:rsidRPr="004F2C93" w:rsidRDefault="005D0263" w:rsidP="00C349BF">
      <w:pPr>
        <w:pStyle w:val="Listaconvietas"/>
        <w:numPr>
          <w:ilvl w:val="0"/>
          <w:numId w:val="0"/>
        </w:numPr>
        <w:spacing w:after="60"/>
        <w:ind w:left="720"/>
        <w:jc w:val="both"/>
        <w:rPr>
          <w:sz w:val="20"/>
          <w:szCs w:val="20"/>
          <w:lang w:val="es-CO"/>
        </w:rPr>
      </w:pPr>
    </w:p>
    <w:p w14:paraId="3C7D3706" w14:textId="4F0B4B04" w:rsidR="005D0263" w:rsidRPr="004F2C93" w:rsidRDefault="009C0B53" w:rsidP="00041E53">
      <w:pPr>
        <w:pStyle w:val="Ttulo3"/>
        <w:rPr>
          <w:rFonts w:ascii="Aptos" w:hAnsi="Aptos"/>
          <w:sz w:val="20"/>
          <w:szCs w:val="20"/>
          <w:lang w:val="es-CO"/>
        </w:rPr>
      </w:pPr>
      <w:bookmarkStart w:id="37" w:name="_Toc240576052"/>
      <w:commentRangeStart w:id="38"/>
      <w:commentRangeStart w:id="39"/>
      <w:commentRangeStart w:id="40"/>
      <w:commentRangeStart w:id="41"/>
      <w:commentRangeStart w:id="42"/>
      <w:commentRangeStart w:id="43"/>
      <w:r w:rsidRPr="004F2C93">
        <w:rPr>
          <w:rFonts w:ascii="Aptos" w:hAnsi="Aptos"/>
          <w:sz w:val="20"/>
          <w:szCs w:val="20"/>
          <w:lang w:val="es-CO"/>
        </w:rPr>
        <w:t>Integración de fuentes de información de salud</w:t>
      </w:r>
      <w:bookmarkEnd w:id="37"/>
      <w:commentRangeEnd w:id="38"/>
      <w:r w:rsidR="00A35A29" w:rsidRPr="004F2C93">
        <w:rPr>
          <w:rStyle w:val="Refdecomentario"/>
          <w:rFonts w:ascii="Aptos" w:hAnsi="Aptos"/>
          <w:sz w:val="20"/>
          <w:szCs w:val="20"/>
          <w:lang w:val="es-CO"/>
        </w:rPr>
        <w:commentReference w:id="38"/>
      </w:r>
      <w:commentRangeEnd w:id="39"/>
      <w:r w:rsidRPr="004F2C93">
        <w:rPr>
          <w:rStyle w:val="Refdecomentario"/>
          <w:rFonts w:ascii="Aptos" w:hAnsi="Aptos"/>
          <w:sz w:val="20"/>
          <w:szCs w:val="20"/>
          <w:lang w:val="es-CO"/>
        </w:rPr>
        <w:commentReference w:id="39"/>
      </w:r>
      <w:commentRangeEnd w:id="40"/>
      <w:r w:rsidRPr="004F2C93">
        <w:rPr>
          <w:rStyle w:val="Refdecomentario"/>
          <w:rFonts w:ascii="Aptos" w:hAnsi="Aptos"/>
          <w:sz w:val="20"/>
          <w:szCs w:val="20"/>
          <w:lang w:val="es-CO"/>
        </w:rPr>
        <w:commentReference w:id="40"/>
      </w:r>
      <w:commentRangeEnd w:id="41"/>
      <w:r w:rsidRPr="004F2C93">
        <w:rPr>
          <w:rStyle w:val="Refdecomentario"/>
          <w:rFonts w:ascii="Aptos" w:hAnsi="Aptos"/>
          <w:sz w:val="20"/>
          <w:szCs w:val="20"/>
          <w:lang w:val="es-CO"/>
        </w:rPr>
        <w:commentReference w:id="41"/>
      </w:r>
      <w:commentRangeEnd w:id="42"/>
      <w:r w:rsidRPr="004F2C93">
        <w:rPr>
          <w:rStyle w:val="Refdecomentario"/>
          <w:rFonts w:ascii="Aptos" w:hAnsi="Aptos"/>
          <w:sz w:val="20"/>
          <w:szCs w:val="20"/>
          <w:lang w:val="es-CO"/>
        </w:rPr>
        <w:commentReference w:id="42"/>
      </w:r>
      <w:commentRangeEnd w:id="43"/>
      <w:r w:rsidRPr="004F2C93">
        <w:rPr>
          <w:rStyle w:val="Refdecomentario"/>
          <w:rFonts w:ascii="Aptos" w:hAnsi="Aptos"/>
          <w:sz w:val="20"/>
          <w:szCs w:val="20"/>
          <w:lang w:val="es-CO"/>
        </w:rPr>
        <w:commentReference w:id="43"/>
      </w:r>
    </w:p>
    <w:p w14:paraId="4C4F1CF6" w14:textId="77777777" w:rsidR="005413A3" w:rsidRDefault="005413A3" w:rsidP="005413A3">
      <w:pPr>
        <w:pStyle w:val="Listaconvietas"/>
        <w:numPr>
          <w:ilvl w:val="0"/>
          <w:numId w:val="0"/>
        </w:numPr>
        <w:spacing w:after="60"/>
        <w:jc w:val="both"/>
        <w:rPr>
          <w:sz w:val="20"/>
          <w:szCs w:val="20"/>
          <w:lang w:val="es-CO"/>
        </w:rPr>
      </w:pPr>
    </w:p>
    <w:p w14:paraId="6ED3BC31" w14:textId="06EA09B2" w:rsidR="00D07810" w:rsidRDefault="005413A3" w:rsidP="006C1AF3">
      <w:pPr>
        <w:pStyle w:val="Listaconvietas"/>
        <w:numPr>
          <w:ilvl w:val="0"/>
          <w:numId w:val="0"/>
        </w:numPr>
        <w:spacing w:after="60"/>
        <w:ind w:left="360"/>
        <w:jc w:val="both"/>
        <w:rPr>
          <w:sz w:val="20"/>
          <w:szCs w:val="20"/>
          <w:lang w:val="es-CO"/>
        </w:rPr>
      </w:pPr>
      <w:r w:rsidRPr="005413A3">
        <w:rPr>
          <w:sz w:val="20"/>
          <w:szCs w:val="20"/>
          <w:lang w:val="es-CO"/>
        </w:rPr>
        <w:t>Diseñar e implementar los mecanismos necesarios para incorporar las fuentes de información priorizadas para el MVP, permitiendo disponer de sus datos de manera controlada, trazable y gobernada dentro de la arquitectura fundacional.</w:t>
      </w:r>
      <w:r w:rsidR="00C00D81">
        <w:rPr>
          <w:sz w:val="20"/>
          <w:szCs w:val="20"/>
          <w:lang w:val="es-CO"/>
        </w:rPr>
        <w:t xml:space="preserve"> </w:t>
      </w:r>
      <w:r w:rsidR="00C00D81" w:rsidRPr="00C00D81">
        <w:rPr>
          <w:sz w:val="20"/>
          <w:szCs w:val="20"/>
          <w:lang w:val="es-CO"/>
        </w:rPr>
        <w:t xml:space="preserve">El alcance considera </w:t>
      </w:r>
      <w:commentRangeStart w:id="45"/>
      <w:commentRangeStart w:id="46"/>
      <w:r w:rsidR="00C00D81" w:rsidRPr="00C00D81">
        <w:rPr>
          <w:sz w:val="20"/>
          <w:szCs w:val="20"/>
          <w:lang w:val="es-CO"/>
        </w:rPr>
        <w:t>IPSA, BH, SAL</w:t>
      </w:r>
      <w:commentRangeEnd w:id="45"/>
      <w:r w:rsidR="00202281" w:rsidRPr="00C00D81">
        <w:rPr>
          <w:rStyle w:val="Refdecomentario"/>
          <w:sz w:val="20"/>
          <w:szCs w:val="20"/>
          <w:lang w:val="es-CO"/>
        </w:rPr>
        <w:commentReference w:id="45"/>
      </w:r>
      <w:commentRangeEnd w:id="46"/>
      <w:r w:rsidRPr="00C00D81">
        <w:rPr>
          <w:rStyle w:val="Refdecomentario"/>
          <w:sz w:val="20"/>
          <w:szCs w:val="20"/>
          <w:lang w:val="es-CO"/>
        </w:rPr>
        <w:commentReference w:id="46"/>
      </w:r>
      <w:r w:rsidR="00C00D81" w:rsidRPr="00C00D81">
        <w:rPr>
          <w:sz w:val="20"/>
          <w:szCs w:val="20"/>
          <w:lang w:val="es-CO"/>
        </w:rPr>
        <w:t>UDWEB, ARL, HEALTHCARE, PHC, GLOBAL WEB y Mensajería Dinámica.</w:t>
      </w:r>
    </w:p>
    <w:p w14:paraId="3DAEAC18" w14:textId="77777777" w:rsidR="006C1AF3" w:rsidRPr="004F2C93" w:rsidRDefault="006C1AF3" w:rsidP="005413A3">
      <w:pPr>
        <w:pStyle w:val="Listaconvietas"/>
        <w:numPr>
          <w:ilvl w:val="0"/>
          <w:numId w:val="0"/>
        </w:numPr>
        <w:spacing w:after="60"/>
        <w:jc w:val="both"/>
        <w:rPr>
          <w:sz w:val="20"/>
          <w:szCs w:val="20"/>
          <w:lang w:val="es-CO"/>
        </w:rPr>
      </w:pPr>
    </w:p>
    <w:p w14:paraId="5AF1915F" w14:textId="09578151" w:rsidR="005D0263" w:rsidRPr="004F2C93" w:rsidRDefault="009C0B53" w:rsidP="00C349BF">
      <w:pPr>
        <w:pStyle w:val="Listaconvietas"/>
        <w:numPr>
          <w:ilvl w:val="0"/>
          <w:numId w:val="0"/>
        </w:numPr>
        <w:spacing w:after="60"/>
        <w:ind w:left="360"/>
        <w:jc w:val="both"/>
        <w:rPr>
          <w:sz w:val="20"/>
          <w:szCs w:val="20"/>
          <w:lang w:val="es-CO"/>
        </w:rPr>
      </w:pPr>
      <w:r w:rsidRPr="004F2C93">
        <w:rPr>
          <w:sz w:val="20"/>
          <w:szCs w:val="20"/>
          <w:lang w:val="es-CO"/>
        </w:rPr>
        <w:t>Para cada fuente priorizada se contemplará, según corresponda:</w:t>
      </w:r>
    </w:p>
    <w:p w14:paraId="56191B57" w14:textId="77777777" w:rsidR="005D0263" w:rsidRPr="004F2C93" w:rsidRDefault="009C0B53">
      <w:pPr>
        <w:pStyle w:val="Listaconvietas"/>
        <w:numPr>
          <w:ilvl w:val="0"/>
          <w:numId w:val="9"/>
        </w:numPr>
        <w:spacing w:after="60"/>
        <w:jc w:val="both"/>
        <w:rPr>
          <w:sz w:val="20"/>
          <w:szCs w:val="20"/>
          <w:lang w:val="es-CO"/>
        </w:rPr>
      </w:pPr>
      <w:r w:rsidRPr="004F2C93">
        <w:rPr>
          <w:sz w:val="20"/>
          <w:szCs w:val="20"/>
          <w:lang w:val="es-CO"/>
        </w:rPr>
        <w:t>Análisis técnico y funcional de la fuente.</w:t>
      </w:r>
    </w:p>
    <w:p w14:paraId="1088B308" w14:textId="7D08C595" w:rsidR="005D0263" w:rsidRPr="004F2C93" w:rsidRDefault="009C0B53">
      <w:pPr>
        <w:pStyle w:val="Listaconvietas"/>
        <w:numPr>
          <w:ilvl w:val="0"/>
          <w:numId w:val="9"/>
        </w:numPr>
        <w:spacing w:after="60"/>
        <w:jc w:val="both"/>
        <w:rPr>
          <w:sz w:val="20"/>
          <w:szCs w:val="20"/>
          <w:lang w:val="es-CO"/>
        </w:rPr>
      </w:pPr>
      <w:r w:rsidRPr="004F2C93">
        <w:rPr>
          <w:sz w:val="20"/>
          <w:szCs w:val="20"/>
          <w:lang w:val="es-CO"/>
        </w:rPr>
        <w:t>Identificación de estructuras, entidades y atributos relevantes.</w:t>
      </w:r>
    </w:p>
    <w:p w14:paraId="000C80F5" w14:textId="77777777" w:rsidR="005D0263" w:rsidRPr="004F2C93" w:rsidRDefault="009C0B53">
      <w:pPr>
        <w:pStyle w:val="Listaconvietas"/>
        <w:numPr>
          <w:ilvl w:val="0"/>
          <w:numId w:val="9"/>
        </w:numPr>
        <w:spacing w:after="60"/>
        <w:jc w:val="both"/>
        <w:rPr>
          <w:sz w:val="20"/>
          <w:szCs w:val="20"/>
          <w:lang w:val="es-CO"/>
        </w:rPr>
      </w:pPr>
      <w:r w:rsidRPr="004F2C93">
        <w:rPr>
          <w:sz w:val="20"/>
          <w:szCs w:val="20"/>
          <w:lang w:val="es-CO"/>
        </w:rPr>
        <w:t>Identificación de llaves y relaciones.</w:t>
      </w:r>
    </w:p>
    <w:p w14:paraId="634A3213" w14:textId="5490D811" w:rsidR="005D0263" w:rsidRPr="004F2C93" w:rsidRDefault="009C0B53">
      <w:pPr>
        <w:pStyle w:val="Listaconvietas"/>
        <w:numPr>
          <w:ilvl w:val="0"/>
          <w:numId w:val="9"/>
        </w:numPr>
        <w:spacing w:after="60"/>
        <w:jc w:val="both"/>
        <w:rPr>
          <w:sz w:val="20"/>
          <w:szCs w:val="20"/>
          <w:lang w:val="es-CO"/>
        </w:rPr>
      </w:pPr>
      <w:r w:rsidRPr="004F2C93">
        <w:rPr>
          <w:sz w:val="20"/>
          <w:szCs w:val="20"/>
          <w:lang w:val="es-CO"/>
        </w:rPr>
        <w:t>Caracterización de volumen, periodicidad y mecanismos de actualización.</w:t>
      </w:r>
    </w:p>
    <w:p w14:paraId="6AF57F0C" w14:textId="77777777" w:rsidR="005D0263" w:rsidRPr="004F2C93" w:rsidRDefault="009C0B53">
      <w:pPr>
        <w:pStyle w:val="Listaconvietas"/>
        <w:numPr>
          <w:ilvl w:val="0"/>
          <w:numId w:val="9"/>
        </w:numPr>
        <w:spacing w:after="60"/>
        <w:jc w:val="both"/>
        <w:rPr>
          <w:sz w:val="20"/>
          <w:szCs w:val="20"/>
          <w:lang w:val="es-CO"/>
        </w:rPr>
      </w:pPr>
      <w:r w:rsidRPr="004F2C93">
        <w:rPr>
          <w:sz w:val="20"/>
          <w:szCs w:val="20"/>
          <w:lang w:val="es-CO"/>
        </w:rPr>
        <w:t>Identificación y tratamiento de información sensible.</w:t>
      </w:r>
    </w:p>
    <w:p w14:paraId="68B45659" w14:textId="77777777" w:rsidR="00861E4A" w:rsidRDefault="00861E4A">
      <w:pPr>
        <w:pStyle w:val="Listaconvietas"/>
        <w:numPr>
          <w:ilvl w:val="0"/>
          <w:numId w:val="9"/>
        </w:numPr>
        <w:spacing w:after="60"/>
        <w:jc w:val="both"/>
        <w:rPr>
          <w:sz w:val="20"/>
          <w:szCs w:val="20"/>
          <w:lang w:val="es-CO"/>
        </w:rPr>
      </w:pPr>
      <w:r w:rsidRPr="00861E4A">
        <w:rPr>
          <w:sz w:val="20"/>
          <w:szCs w:val="20"/>
          <w:lang w:val="es-CO"/>
        </w:rPr>
        <w:t>Perfilamiento inicial, identificación de información sensible y aplicación de los lineamientos de clasificación, privacidad y gobierno definidos por MAGI v2.0.</w:t>
      </w:r>
    </w:p>
    <w:p w14:paraId="5309B776" w14:textId="514B8B38" w:rsidR="005D0263" w:rsidRPr="004F2C93" w:rsidRDefault="009C0B53">
      <w:pPr>
        <w:pStyle w:val="Listaconvietas"/>
        <w:numPr>
          <w:ilvl w:val="0"/>
          <w:numId w:val="9"/>
        </w:numPr>
        <w:spacing w:after="60"/>
        <w:jc w:val="both"/>
        <w:rPr>
          <w:sz w:val="20"/>
          <w:szCs w:val="20"/>
          <w:lang w:val="es-CO"/>
        </w:rPr>
      </w:pPr>
      <w:r w:rsidRPr="004F2C93">
        <w:rPr>
          <w:sz w:val="20"/>
          <w:szCs w:val="20"/>
          <w:lang w:val="es-CO"/>
        </w:rPr>
        <w:t>Diseño del mecanismo de integración.</w:t>
      </w:r>
    </w:p>
    <w:p w14:paraId="34474D9B" w14:textId="77777777" w:rsidR="005D0263" w:rsidRPr="004F2C93" w:rsidRDefault="009C0B53">
      <w:pPr>
        <w:pStyle w:val="Listaconvietas"/>
        <w:numPr>
          <w:ilvl w:val="0"/>
          <w:numId w:val="9"/>
        </w:numPr>
        <w:spacing w:after="60"/>
        <w:jc w:val="both"/>
        <w:rPr>
          <w:sz w:val="20"/>
          <w:szCs w:val="20"/>
          <w:lang w:val="es-CO"/>
        </w:rPr>
      </w:pPr>
      <w:r w:rsidRPr="004F2C93">
        <w:rPr>
          <w:sz w:val="20"/>
          <w:szCs w:val="20"/>
          <w:lang w:val="es-CO"/>
        </w:rPr>
        <w:t>Desarrollo de pipelines de ingesta y procesamiento.</w:t>
      </w:r>
    </w:p>
    <w:p w14:paraId="1C5A2AE3" w14:textId="04ABAB26" w:rsidR="005D0263" w:rsidRPr="00144A48" w:rsidRDefault="009C0B53" w:rsidP="05CB61A8">
      <w:pPr>
        <w:pStyle w:val="Listaconvietas"/>
        <w:spacing w:after="60"/>
        <w:jc w:val="both"/>
        <w:rPr>
          <w:sz w:val="20"/>
          <w:szCs w:val="20"/>
          <w:lang w:val="es-CO"/>
        </w:rPr>
      </w:pPr>
      <w:r w:rsidRPr="004F2C93">
        <w:rPr>
          <w:sz w:val="20"/>
          <w:szCs w:val="20"/>
          <w:lang w:val="es-CO"/>
        </w:rPr>
        <w:t>Controles técnicos sobre las cargas.</w:t>
      </w:r>
      <w:r w:rsidR="00707B80" w:rsidRPr="00707B80">
        <w:rPr>
          <w:sz w:val="20"/>
          <w:szCs w:val="20"/>
          <w:lang w:val="es-CO"/>
        </w:rPr>
        <w:t xml:space="preserve"> incluyendo identificación del punto de falla, fuente, ejecución y datos afectados.</w:t>
      </w:r>
    </w:p>
    <w:p w14:paraId="4C21F5AF" w14:textId="6DB96133" w:rsidR="005D0263" w:rsidRPr="004F2C93" w:rsidRDefault="009C0B53" w:rsidP="05CB61A8">
      <w:pPr>
        <w:pStyle w:val="Listaconvietas"/>
        <w:spacing w:after="60"/>
        <w:jc w:val="both"/>
        <w:rPr>
          <w:sz w:val="20"/>
          <w:szCs w:val="20"/>
          <w:lang w:val="es-CO"/>
        </w:rPr>
      </w:pPr>
      <w:r w:rsidRPr="004F2C93">
        <w:rPr>
          <w:sz w:val="20"/>
          <w:szCs w:val="20"/>
          <w:lang w:val="es-CO"/>
        </w:rPr>
        <w:t>Manejo de errores y reprocesos</w:t>
      </w:r>
      <w:r w:rsidR="002E5C7E">
        <w:rPr>
          <w:sz w:val="20"/>
          <w:szCs w:val="20"/>
          <w:lang w:val="es-CO"/>
        </w:rPr>
        <w:t xml:space="preserve"> bajo el marco jour</w:t>
      </w:r>
      <w:r w:rsidR="00A53CC2">
        <w:rPr>
          <w:sz w:val="20"/>
          <w:szCs w:val="20"/>
          <w:lang w:val="es-CO"/>
        </w:rPr>
        <w:t>ney del dato.</w:t>
      </w:r>
      <w:r w:rsidR="008568AB" w:rsidRPr="05CB61A8">
        <w:rPr>
          <w:lang w:val="es-CO"/>
        </w:rPr>
        <w:t xml:space="preserve"> </w:t>
      </w:r>
      <w:r w:rsidR="008568AB">
        <w:rPr>
          <w:lang w:val="es-CO"/>
        </w:rPr>
        <w:t xml:space="preserve">Esto incluye manejo de </w:t>
      </w:r>
      <w:r w:rsidR="008568AB" w:rsidRPr="008568AB">
        <w:rPr>
          <w:sz w:val="20"/>
          <w:szCs w:val="20"/>
          <w:lang w:val="es-CO"/>
        </w:rPr>
        <w:t xml:space="preserve">reintentos controlados, checkpoints, </w:t>
      </w:r>
      <w:r w:rsidR="008568AB">
        <w:rPr>
          <w:sz w:val="20"/>
          <w:szCs w:val="20"/>
          <w:lang w:val="es-CO"/>
        </w:rPr>
        <w:t xml:space="preserve">reanudación </w:t>
      </w:r>
      <w:r w:rsidR="008568AB" w:rsidRPr="008568AB">
        <w:rPr>
          <w:sz w:val="20"/>
          <w:szCs w:val="20"/>
          <w:lang w:val="es-CO"/>
        </w:rPr>
        <w:t>y recuperación de cargas</w:t>
      </w:r>
      <w:r w:rsidR="008568AB">
        <w:rPr>
          <w:sz w:val="20"/>
          <w:szCs w:val="20"/>
          <w:lang w:val="es-CO"/>
        </w:rPr>
        <w:t>.</w:t>
      </w:r>
    </w:p>
    <w:p w14:paraId="4FE602C5" w14:textId="022B0811" w:rsidR="005D0263" w:rsidRPr="004F2C93" w:rsidRDefault="009C0B53">
      <w:pPr>
        <w:pStyle w:val="Listaconvietas"/>
        <w:numPr>
          <w:ilvl w:val="0"/>
          <w:numId w:val="9"/>
        </w:numPr>
        <w:spacing w:after="60"/>
        <w:jc w:val="both"/>
        <w:rPr>
          <w:sz w:val="20"/>
          <w:szCs w:val="20"/>
          <w:lang w:val="es-CO"/>
        </w:rPr>
      </w:pPr>
      <w:r w:rsidRPr="004F2C93">
        <w:rPr>
          <w:sz w:val="20"/>
          <w:szCs w:val="20"/>
          <w:lang w:val="es-CO"/>
        </w:rPr>
        <w:t xml:space="preserve">Registro de trazabilidad </w:t>
      </w:r>
      <w:r w:rsidR="00CC40C2">
        <w:rPr>
          <w:sz w:val="20"/>
          <w:szCs w:val="20"/>
          <w:lang w:val="es-CO"/>
        </w:rPr>
        <w:t xml:space="preserve">y monitoreo </w:t>
      </w:r>
      <w:r w:rsidRPr="004F2C93">
        <w:rPr>
          <w:sz w:val="20"/>
          <w:szCs w:val="20"/>
          <w:lang w:val="es-CO"/>
        </w:rPr>
        <w:t>de las ejecuciones.</w:t>
      </w:r>
    </w:p>
    <w:p w14:paraId="13B27FCF" w14:textId="77777777" w:rsidR="005D0263" w:rsidRPr="004F2C93" w:rsidRDefault="009C0B53">
      <w:pPr>
        <w:pStyle w:val="Listaconvietas"/>
        <w:numPr>
          <w:ilvl w:val="0"/>
          <w:numId w:val="9"/>
        </w:numPr>
        <w:spacing w:after="60"/>
        <w:jc w:val="both"/>
        <w:rPr>
          <w:sz w:val="20"/>
          <w:szCs w:val="20"/>
          <w:lang w:val="es-CO"/>
        </w:rPr>
      </w:pPr>
      <w:r w:rsidRPr="004F2C93">
        <w:rPr>
          <w:sz w:val="20"/>
          <w:szCs w:val="20"/>
          <w:lang w:val="es-CO"/>
        </w:rPr>
        <w:t>Documentación técnica de las interfaces y flujos implementados.</w:t>
      </w:r>
    </w:p>
    <w:p w14:paraId="77892A49" w14:textId="77777777" w:rsidR="005D0263" w:rsidRPr="004F2C93" w:rsidRDefault="005D0263" w:rsidP="00C349BF">
      <w:pPr>
        <w:pStyle w:val="Listaconvietas"/>
        <w:numPr>
          <w:ilvl w:val="0"/>
          <w:numId w:val="0"/>
        </w:numPr>
        <w:spacing w:after="60"/>
        <w:ind w:left="720"/>
        <w:jc w:val="both"/>
        <w:rPr>
          <w:sz w:val="20"/>
          <w:szCs w:val="20"/>
          <w:lang w:val="es-CO"/>
        </w:rPr>
      </w:pPr>
    </w:p>
    <w:p w14:paraId="47A95731" w14:textId="46047E27" w:rsidR="005D0263" w:rsidRPr="004F2C93" w:rsidRDefault="009C0B53" w:rsidP="00C349BF">
      <w:pPr>
        <w:pStyle w:val="Listaconvietas"/>
        <w:numPr>
          <w:ilvl w:val="0"/>
          <w:numId w:val="0"/>
        </w:numPr>
        <w:spacing w:after="60"/>
        <w:ind w:left="720"/>
        <w:jc w:val="both"/>
        <w:rPr>
          <w:sz w:val="20"/>
          <w:szCs w:val="20"/>
          <w:lang w:val="es-CO"/>
        </w:rPr>
      </w:pPr>
      <w:r w:rsidRPr="004F2C93">
        <w:rPr>
          <w:sz w:val="20"/>
          <w:szCs w:val="20"/>
          <w:lang w:val="es-CO"/>
        </w:rPr>
        <w:t>La integración estará limitada a las fuentes y conjuntos de información explícitamente priorizados para la primera versión.</w:t>
      </w:r>
    </w:p>
    <w:p w14:paraId="26155840" w14:textId="77777777" w:rsidR="005D0263" w:rsidRPr="004F2C93" w:rsidRDefault="005D0263" w:rsidP="00C349BF">
      <w:pPr>
        <w:pStyle w:val="Listaconvietas"/>
        <w:numPr>
          <w:ilvl w:val="0"/>
          <w:numId w:val="0"/>
        </w:numPr>
        <w:spacing w:after="60"/>
        <w:ind w:left="720"/>
        <w:jc w:val="both"/>
        <w:rPr>
          <w:sz w:val="20"/>
          <w:szCs w:val="20"/>
          <w:lang w:val="es-CO"/>
        </w:rPr>
      </w:pPr>
    </w:p>
    <w:p w14:paraId="6BEEA707" w14:textId="35687430" w:rsidR="005D0263" w:rsidRDefault="009C0B53" w:rsidP="005F5F97">
      <w:pPr>
        <w:pStyle w:val="Ttulo3"/>
        <w:rPr>
          <w:rFonts w:ascii="Aptos" w:hAnsi="Aptos"/>
          <w:sz w:val="20"/>
          <w:szCs w:val="20"/>
          <w:lang w:val="es-CO"/>
        </w:rPr>
      </w:pPr>
      <w:bookmarkStart w:id="47" w:name="_Toc240576053"/>
      <w:r w:rsidRPr="004F2C93">
        <w:rPr>
          <w:rFonts w:ascii="Aptos" w:hAnsi="Aptos"/>
          <w:sz w:val="20"/>
          <w:szCs w:val="20"/>
          <w:lang w:val="es-CO"/>
        </w:rPr>
        <w:t>Primera versión del Dominio de Datos de Salud</w:t>
      </w:r>
      <w:bookmarkEnd w:id="47"/>
    </w:p>
    <w:p w14:paraId="00849FB7" w14:textId="77777777" w:rsidR="005A01FC" w:rsidRPr="005A01FC" w:rsidRDefault="005A01FC" w:rsidP="005A01FC">
      <w:pPr>
        <w:rPr>
          <w:lang w:val="es-CO"/>
        </w:rPr>
      </w:pPr>
    </w:p>
    <w:p w14:paraId="5B9EDB42" w14:textId="033E1D00" w:rsidR="005D0263" w:rsidRPr="004F2C93" w:rsidRDefault="009C0B53" w:rsidP="00C349BF">
      <w:pPr>
        <w:pStyle w:val="Listaconvietas"/>
        <w:numPr>
          <w:ilvl w:val="0"/>
          <w:numId w:val="0"/>
        </w:numPr>
        <w:spacing w:after="60"/>
        <w:ind w:left="360"/>
        <w:jc w:val="both"/>
        <w:rPr>
          <w:b/>
          <w:bCs/>
          <w:sz w:val="20"/>
          <w:szCs w:val="20"/>
          <w:lang w:val="es-CO"/>
        </w:rPr>
      </w:pPr>
      <w:r w:rsidRPr="004F2C93">
        <w:rPr>
          <w:sz w:val="20"/>
          <w:szCs w:val="20"/>
          <w:lang w:val="es-CO"/>
        </w:rPr>
        <w:t>Diseñar e implementar un modelo de información común de salud que permita organizar, relacionar y estandarizar la información proveniente de las diferentes fuentes.</w:t>
      </w:r>
    </w:p>
    <w:p w14:paraId="7246F8AB" w14:textId="77777777" w:rsidR="005D0263" w:rsidRPr="004F2C93" w:rsidRDefault="005D0263" w:rsidP="00C349BF">
      <w:pPr>
        <w:pStyle w:val="Listaconvietas"/>
        <w:numPr>
          <w:ilvl w:val="0"/>
          <w:numId w:val="0"/>
        </w:numPr>
        <w:spacing w:after="60"/>
        <w:ind w:left="360"/>
        <w:jc w:val="both"/>
        <w:rPr>
          <w:b/>
          <w:bCs/>
          <w:sz w:val="20"/>
          <w:szCs w:val="20"/>
          <w:lang w:val="es-CO"/>
        </w:rPr>
      </w:pPr>
    </w:p>
    <w:p w14:paraId="1331E817" w14:textId="00EB2806" w:rsidR="00C64959" w:rsidRPr="004F2C93" w:rsidRDefault="009C0B53" w:rsidP="00C349BF">
      <w:pPr>
        <w:pStyle w:val="Listaconvietas"/>
        <w:numPr>
          <w:ilvl w:val="0"/>
          <w:numId w:val="0"/>
        </w:numPr>
        <w:spacing w:after="60"/>
        <w:ind w:left="360"/>
        <w:jc w:val="both"/>
        <w:rPr>
          <w:b/>
          <w:bCs/>
          <w:sz w:val="20"/>
          <w:szCs w:val="20"/>
          <w:lang w:val="es-CO"/>
        </w:rPr>
      </w:pPr>
      <w:r w:rsidRPr="004F2C93">
        <w:rPr>
          <w:sz w:val="20"/>
          <w:szCs w:val="20"/>
          <w:lang w:val="es-CO"/>
        </w:rPr>
        <w:t>El Dominio de Datos de Salud actuará como una capa corporativa reutilizable y desacoplada de los sistemas fuente y de los casos de uso particulares.</w:t>
      </w:r>
    </w:p>
    <w:p w14:paraId="5991C3F2" w14:textId="77777777" w:rsidR="00C64959" w:rsidRPr="004F2C93" w:rsidRDefault="00C64959" w:rsidP="00C349BF">
      <w:pPr>
        <w:pStyle w:val="Listaconvietas"/>
        <w:numPr>
          <w:ilvl w:val="0"/>
          <w:numId w:val="0"/>
        </w:numPr>
        <w:spacing w:after="60"/>
        <w:ind w:left="360"/>
        <w:jc w:val="both"/>
        <w:rPr>
          <w:b/>
          <w:bCs/>
          <w:sz w:val="20"/>
          <w:szCs w:val="20"/>
          <w:lang w:val="es-CO"/>
        </w:rPr>
      </w:pPr>
    </w:p>
    <w:p w14:paraId="4530172C" w14:textId="77777777" w:rsidR="00C64959" w:rsidRPr="004F2C93" w:rsidRDefault="009C0B53" w:rsidP="00C349BF">
      <w:pPr>
        <w:pStyle w:val="Listaconvietas"/>
        <w:numPr>
          <w:ilvl w:val="0"/>
          <w:numId w:val="0"/>
        </w:numPr>
        <w:spacing w:after="60"/>
        <w:ind w:left="360"/>
        <w:jc w:val="both"/>
        <w:rPr>
          <w:b/>
          <w:bCs/>
          <w:sz w:val="20"/>
          <w:szCs w:val="20"/>
          <w:lang w:val="es-CO"/>
        </w:rPr>
      </w:pPr>
      <w:r w:rsidRPr="004F2C93">
        <w:rPr>
          <w:sz w:val="20"/>
          <w:szCs w:val="20"/>
          <w:lang w:val="es-CO"/>
        </w:rPr>
        <w:t>El alcance comprende:</w:t>
      </w:r>
    </w:p>
    <w:p w14:paraId="428D372B" w14:textId="586B294D" w:rsidR="00C64959" w:rsidRPr="004F2C93" w:rsidRDefault="009C0B53" w:rsidP="00AB2F00">
      <w:pPr>
        <w:pStyle w:val="Listaconvietas"/>
        <w:tabs>
          <w:tab w:val="clear" w:pos="360"/>
          <w:tab w:val="num" w:pos="720"/>
          <w:tab w:val="num" w:pos="1897"/>
        </w:tabs>
        <w:ind w:left="720"/>
        <w:jc w:val="both"/>
        <w:rPr>
          <w:b/>
          <w:bCs/>
          <w:sz w:val="20"/>
          <w:szCs w:val="20"/>
          <w:lang w:val="es-CO"/>
        </w:rPr>
      </w:pPr>
      <w:r w:rsidRPr="004F2C93">
        <w:rPr>
          <w:sz w:val="20"/>
          <w:szCs w:val="20"/>
          <w:lang w:val="es-CO"/>
        </w:rPr>
        <w:t>Identificación y priorización de las principales entidades de negocio del dominio.</w:t>
      </w:r>
    </w:p>
    <w:p w14:paraId="2AC897C9" w14:textId="769029AF" w:rsidR="00C64959" w:rsidRPr="004F2C93" w:rsidRDefault="009C0B53" w:rsidP="52398879">
      <w:pPr>
        <w:pStyle w:val="Listaconvietas"/>
        <w:tabs>
          <w:tab w:val="num" w:pos="1897"/>
        </w:tabs>
        <w:ind w:left="720"/>
        <w:jc w:val="both"/>
        <w:rPr>
          <w:sz w:val="20"/>
          <w:szCs w:val="20"/>
          <w:lang w:val="es-CO"/>
        </w:rPr>
      </w:pPr>
      <w:r w:rsidRPr="52398879">
        <w:rPr>
          <w:sz w:val="20"/>
          <w:szCs w:val="20"/>
          <w:lang w:val="es-CO"/>
        </w:rPr>
        <w:t>Definición conceptual y lógica del modelo.</w:t>
      </w:r>
    </w:p>
    <w:p w14:paraId="7847A0C7" w14:textId="221C4583" w:rsidR="00C64959" w:rsidRPr="004F2C93" w:rsidRDefault="009C0B53" w:rsidP="00C349BF">
      <w:pPr>
        <w:pStyle w:val="Listaconvietas"/>
        <w:tabs>
          <w:tab w:val="num" w:pos="1897"/>
        </w:tabs>
        <w:ind w:left="720"/>
        <w:jc w:val="both"/>
        <w:rPr>
          <w:b/>
          <w:bCs/>
          <w:sz w:val="20"/>
          <w:szCs w:val="20"/>
          <w:lang w:val="es-CO"/>
        </w:rPr>
      </w:pPr>
      <w:r w:rsidRPr="004F2C93">
        <w:rPr>
          <w:sz w:val="20"/>
          <w:szCs w:val="20"/>
          <w:lang w:val="es-CO"/>
        </w:rPr>
        <w:t>Identificación de relaciones entre entidades.</w:t>
      </w:r>
    </w:p>
    <w:p w14:paraId="29A9B522" w14:textId="271D8582" w:rsidR="00C64959" w:rsidRPr="004F2C93" w:rsidRDefault="009C0B53" w:rsidP="00C349BF">
      <w:pPr>
        <w:pStyle w:val="Listaconvietas"/>
        <w:tabs>
          <w:tab w:val="num" w:pos="1897"/>
        </w:tabs>
        <w:ind w:left="720"/>
        <w:jc w:val="both"/>
        <w:rPr>
          <w:b/>
          <w:bCs/>
          <w:sz w:val="20"/>
          <w:szCs w:val="20"/>
          <w:lang w:val="es-CO"/>
        </w:rPr>
      </w:pPr>
      <w:commentRangeStart w:id="48"/>
      <w:commentRangeStart w:id="49"/>
      <w:commentRangeStart w:id="50"/>
      <w:commentRangeStart w:id="51"/>
      <w:commentRangeStart w:id="52"/>
      <w:commentRangeStart w:id="53"/>
      <w:r w:rsidRPr="004F2C93">
        <w:rPr>
          <w:sz w:val="20"/>
          <w:szCs w:val="20"/>
          <w:lang w:val="es-CO"/>
        </w:rPr>
        <w:lastRenderedPageBreak/>
        <w:t>Definición de atributos y reglas principales</w:t>
      </w:r>
      <w:r w:rsidR="00C10C7E">
        <w:rPr>
          <w:sz w:val="20"/>
          <w:szCs w:val="20"/>
          <w:lang w:val="es-CO"/>
        </w:rPr>
        <w:t xml:space="preserve"> </w:t>
      </w:r>
      <w:r w:rsidR="00E9386A">
        <w:rPr>
          <w:sz w:val="20"/>
          <w:szCs w:val="20"/>
          <w:lang w:val="es-CO"/>
        </w:rPr>
        <w:t>de negocio determinadas luego de la etapa de entendimiento de los dato</w:t>
      </w:r>
      <w:r w:rsidR="00116D28">
        <w:rPr>
          <w:sz w:val="20"/>
          <w:szCs w:val="20"/>
          <w:lang w:val="es-CO"/>
        </w:rPr>
        <w:t xml:space="preserve">s y </w:t>
      </w:r>
      <w:r w:rsidR="00796680" w:rsidRPr="00796680">
        <w:rPr>
          <w:sz w:val="20"/>
          <w:szCs w:val="20"/>
          <w:lang w:val="es-CO"/>
        </w:rPr>
        <w:t xml:space="preserve">scorecards </w:t>
      </w:r>
      <w:r w:rsidR="00796680">
        <w:rPr>
          <w:sz w:val="20"/>
          <w:szCs w:val="20"/>
          <w:lang w:val="es-CO"/>
        </w:rPr>
        <w:t xml:space="preserve">y </w:t>
      </w:r>
      <w:r w:rsidR="00116D28">
        <w:rPr>
          <w:sz w:val="20"/>
          <w:szCs w:val="20"/>
          <w:lang w:val="es-CO"/>
        </w:rPr>
        <w:t>reglas de calidad como validación de completitud, validez, consistencia y unicidad</w:t>
      </w:r>
      <w:r w:rsidR="00EF2505">
        <w:rPr>
          <w:sz w:val="20"/>
          <w:szCs w:val="20"/>
          <w:lang w:val="es-CO"/>
        </w:rPr>
        <w:t xml:space="preserve"> según la naturaleza del atributo</w:t>
      </w:r>
      <w:r w:rsidRPr="004F2C93">
        <w:rPr>
          <w:sz w:val="20"/>
          <w:szCs w:val="20"/>
          <w:lang w:val="es-CO"/>
        </w:rPr>
        <w:t>.</w:t>
      </w:r>
      <w:commentRangeEnd w:id="48"/>
      <w:r w:rsidR="00C10C7E" w:rsidRPr="004F2C93">
        <w:rPr>
          <w:rStyle w:val="Refdecomentario"/>
          <w:b/>
          <w:bCs/>
          <w:sz w:val="20"/>
          <w:szCs w:val="20"/>
          <w:lang w:val="es-CO"/>
        </w:rPr>
        <w:commentReference w:id="48"/>
      </w:r>
      <w:commentRangeEnd w:id="49"/>
      <w:r w:rsidRPr="004F2C93">
        <w:rPr>
          <w:rStyle w:val="Refdecomentario"/>
          <w:b/>
          <w:bCs/>
          <w:sz w:val="20"/>
          <w:szCs w:val="20"/>
          <w:lang w:val="es-CO"/>
        </w:rPr>
        <w:commentReference w:id="49"/>
      </w:r>
      <w:commentRangeEnd w:id="50"/>
      <w:r w:rsidRPr="004F2C93">
        <w:rPr>
          <w:rStyle w:val="Refdecomentario"/>
          <w:b/>
          <w:bCs/>
          <w:sz w:val="20"/>
          <w:szCs w:val="20"/>
          <w:lang w:val="es-CO"/>
        </w:rPr>
        <w:commentReference w:id="50"/>
      </w:r>
      <w:commentRangeEnd w:id="51"/>
      <w:r w:rsidRPr="004F2C93">
        <w:rPr>
          <w:rStyle w:val="Refdecomentario"/>
          <w:b/>
          <w:bCs/>
          <w:sz w:val="20"/>
          <w:szCs w:val="20"/>
          <w:lang w:val="es-CO"/>
        </w:rPr>
        <w:commentReference w:id="51"/>
      </w:r>
      <w:commentRangeEnd w:id="52"/>
      <w:r w:rsidRPr="004F2C93">
        <w:rPr>
          <w:rStyle w:val="Refdecomentario"/>
          <w:b/>
          <w:bCs/>
          <w:sz w:val="20"/>
          <w:szCs w:val="20"/>
          <w:lang w:val="es-CO"/>
        </w:rPr>
        <w:commentReference w:id="52"/>
      </w:r>
      <w:commentRangeEnd w:id="53"/>
      <w:r w:rsidRPr="004F2C93">
        <w:rPr>
          <w:rStyle w:val="Refdecomentario"/>
          <w:b/>
          <w:bCs/>
          <w:sz w:val="20"/>
          <w:szCs w:val="20"/>
          <w:lang w:val="es-CO"/>
        </w:rPr>
        <w:commentReference w:id="53"/>
      </w:r>
    </w:p>
    <w:p w14:paraId="41DE4F63" w14:textId="15C0135D" w:rsidR="005D62C8" w:rsidRPr="004D49B8" w:rsidRDefault="004D49B8" w:rsidP="00C349BF">
      <w:pPr>
        <w:pStyle w:val="Listaconvietas"/>
        <w:tabs>
          <w:tab w:val="num" w:pos="1897"/>
        </w:tabs>
        <w:ind w:left="720"/>
        <w:jc w:val="both"/>
        <w:rPr>
          <w:sz w:val="20"/>
          <w:szCs w:val="20"/>
          <w:lang w:val="es-CO"/>
        </w:rPr>
      </w:pPr>
      <w:r w:rsidRPr="004D49B8">
        <w:rPr>
          <w:sz w:val="20"/>
          <w:szCs w:val="20"/>
          <w:lang w:val="es-CO"/>
        </w:rPr>
        <w:t xml:space="preserve">Publicación </w:t>
      </w:r>
      <w:r>
        <w:rPr>
          <w:sz w:val="20"/>
          <w:szCs w:val="20"/>
          <w:lang w:val="es-CO"/>
        </w:rPr>
        <w:t>y</w:t>
      </w:r>
      <w:r w:rsidRPr="004D49B8">
        <w:rPr>
          <w:sz w:val="20"/>
          <w:szCs w:val="20"/>
          <w:lang w:val="es-CO"/>
        </w:rPr>
        <w:t xml:space="preserve"> asociación de las métricas y scorecards de calidad a los activos correspondientes en las capacidades de catálogo</w:t>
      </w:r>
      <w:r w:rsidR="00B353A4">
        <w:rPr>
          <w:sz w:val="20"/>
          <w:szCs w:val="20"/>
          <w:lang w:val="es-CO"/>
        </w:rPr>
        <w:t xml:space="preserve"> (knowledge</w:t>
      </w:r>
      <w:r w:rsidR="00C615D6">
        <w:rPr>
          <w:sz w:val="20"/>
          <w:szCs w:val="20"/>
          <w:lang w:val="es-CO"/>
        </w:rPr>
        <w:t xml:space="preserve"> catalog)</w:t>
      </w:r>
      <w:r w:rsidRPr="004D49B8">
        <w:rPr>
          <w:sz w:val="20"/>
          <w:szCs w:val="20"/>
          <w:lang w:val="es-CO"/>
        </w:rPr>
        <w:t xml:space="preserve"> habilitadas en GCP</w:t>
      </w:r>
      <w:r w:rsidR="00B353A4">
        <w:rPr>
          <w:sz w:val="20"/>
          <w:szCs w:val="20"/>
          <w:lang w:val="es-CO"/>
        </w:rPr>
        <w:t>.</w:t>
      </w:r>
    </w:p>
    <w:p w14:paraId="3F2F435E" w14:textId="77777777" w:rsidR="00C64959" w:rsidRPr="004F2C93" w:rsidRDefault="009C0B53" w:rsidP="00C349BF">
      <w:pPr>
        <w:pStyle w:val="Listaconvietas"/>
        <w:tabs>
          <w:tab w:val="num" w:pos="1897"/>
        </w:tabs>
        <w:ind w:left="720"/>
        <w:jc w:val="both"/>
        <w:rPr>
          <w:b/>
          <w:bCs/>
          <w:sz w:val="20"/>
          <w:szCs w:val="20"/>
          <w:lang w:val="es-CO"/>
        </w:rPr>
      </w:pPr>
      <w:r w:rsidRPr="004F2C93">
        <w:rPr>
          <w:sz w:val="20"/>
          <w:szCs w:val="20"/>
          <w:lang w:val="es-CO"/>
        </w:rPr>
        <w:t>Mapeo de las fuentes hacia el modelo del dominio.</w:t>
      </w:r>
    </w:p>
    <w:p w14:paraId="154289C4" w14:textId="77777777" w:rsidR="00C64959" w:rsidRPr="004F2C93" w:rsidRDefault="009C0B53" w:rsidP="00C349BF">
      <w:pPr>
        <w:pStyle w:val="Listaconvietas"/>
        <w:tabs>
          <w:tab w:val="num" w:pos="1897"/>
        </w:tabs>
        <w:ind w:left="720"/>
        <w:jc w:val="both"/>
        <w:rPr>
          <w:b/>
          <w:bCs/>
          <w:sz w:val="20"/>
          <w:szCs w:val="20"/>
          <w:lang w:val="es-CO"/>
        </w:rPr>
      </w:pPr>
      <w:r w:rsidRPr="004F2C93">
        <w:rPr>
          <w:sz w:val="20"/>
          <w:szCs w:val="20"/>
          <w:lang w:val="es-CO"/>
        </w:rPr>
        <w:t>Construcción de las estructuras físicas correspondientes.</w:t>
      </w:r>
    </w:p>
    <w:p w14:paraId="2663FB78" w14:textId="77777777" w:rsidR="00EF2505" w:rsidRPr="00EF2505" w:rsidRDefault="00EF2505" w:rsidP="00C349BF">
      <w:pPr>
        <w:pStyle w:val="Listaconvietas"/>
        <w:tabs>
          <w:tab w:val="num" w:pos="1897"/>
        </w:tabs>
        <w:ind w:left="720"/>
        <w:jc w:val="both"/>
        <w:rPr>
          <w:b/>
          <w:bCs/>
          <w:sz w:val="20"/>
          <w:szCs w:val="20"/>
          <w:lang w:val="es-CO"/>
        </w:rPr>
      </w:pPr>
      <w:r w:rsidRPr="00EF2505">
        <w:rPr>
          <w:sz w:val="20"/>
          <w:szCs w:val="20"/>
          <w:lang w:val="es-CO"/>
        </w:rPr>
        <w:t>Aplicación de buenas prácticas de diseño y tratamiento de datos, considerando, según corresponda, estrategias de particionamiento, organización física, optimización de consultas y mecanismos de acceso acordes con los volúmenes y patrones de consumo.</w:t>
      </w:r>
    </w:p>
    <w:p w14:paraId="2B4E03BD" w14:textId="16005906" w:rsidR="00C64959" w:rsidRPr="004F2C93" w:rsidRDefault="009C0B53" w:rsidP="00C349BF">
      <w:pPr>
        <w:pStyle w:val="Listaconvietas"/>
        <w:tabs>
          <w:tab w:val="num" w:pos="1897"/>
        </w:tabs>
        <w:ind w:left="720"/>
        <w:jc w:val="both"/>
        <w:rPr>
          <w:b/>
          <w:bCs/>
          <w:sz w:val="20"/>
          <w:szCs w:val="20"/>
          <w:lang w:val="es-CO"/>
        </w:rPr>
      </w:pPr>
      <w:r w:rsidRPr="004F2C93">
        <w:rPr>
          <w:sz w:val="20"/>
          <w:szCs w:val="20"/>
          <w:lang w:val="es-CO"/>
        </w:rPr>
        <w:t>Estandarización de estructuras y formatos.</w:t>
      </w:r>
    </w:p>
    <w:p w14:paraId="178B2E6A" w14:textId="77777777" w:rsidR="00C64959" w:rsidRPr="004F2C93" w:rsidRDefault="009C0B53" w:rsidP="00C349BF">
      <w:pPr>
        <w:pStyle w:val="Listaconvietas"/>
        <w:tabs>
          <w:tab w:val="num" w:pos="1897"/>
        </w:tabs>
        <w:ind w:left="720"/>
        <w:jc w:val="both"/>
        <w:rPr>
          <w:b/>
          <w:bCs/>
          <w:sz w:val="20"/>
          <w:szCs w:val="20"/>
          <w:lang w:val="es-CO"/>
        </w:rPr>
      </w:pPr>
      <w:r w:rsidRPr="004F2C93">
        <w:rPr>
          <w:sz w:val="20"/>
          <w:szCs w:val="20"/>
          <w:lang w:val="es-CO"/>
        </w:rPr>
        <w:t>Gestión de identificadores y relaciones entre información proveniente de diferentes fuentes.</w:t>
      </w:r>
    </w:p>
    <w:p w14:paraId="66496A09" w14:textId="4FB8DBD5" w:rsidR="00004BC8" w:rsidRPr="00004BC8" w:rsidRDefault="00004BC8" w:rsidP="00C349BF">
      <w:pPr>
        <w:pStyle w:val="Listaconvietas"/>
        <w:tabs>
          <w:tab w:val="num" w:pos="1897"/>
        </w:tabs>
        <w:ind w:left="720"/>
        <w:jc w:val="both"/>
        <w:rPr>
          <w:b/>
          <w:bCs/>
          <w:sz w:val="20"/>
          <w:szCs w:val="20"/>
          <w:lang w:val="es-CO"/>
        </w:rPr>
      </w:pPr>
      <w:r w:rsidRPr="00004BC8">
        <w:rPr>
          <w:sz w:val="20"/>
          <w:szCs w:val="20"/>
          <w:lang w:val="es-CO"/>
        </w:rPr>
        <w:t>Registro y gestión de los activos del dominio en las capacidades de catálogo y gobierno definidas para GCP</w:t>
      </w:r>
      <w:r>
        <w:rPr>
          <w:sz w:val="20"/>
          <w:szCs w:val="20"/>
          <w:lang w:val="es-CO"/>
        </w:rPr>
        <w:t>,</w:t>
      </w:r>
      <w:r w:rsidRPr="00004BC8">
        <w:rPr>
          <w:sz w:val="20"/>
          <w:szCs w:val="20"/>
          <w:lang w:val="es-CO"/>
        </w:rPr>
        <w:t xml:space="preserve"> </w:t>
      </w:r>
      <w:r w:rsidR="002C1D42">
        <w:rPr>
          <w:sz w:val="20"/>
          <w:szCs w:val="20"/>
          <w:lang w:val="es-CO"/>
        </w:rPr>
        <w:t xml:space="preserve">así como la </w:t>
      </w:r>
      <w:r w:rsidRPr="00004BC8">
        <w:rPr>
          <w:sz w:val="20"/>
          <w:szCs w:val="20"/>
          <w:lang w:val="es-CO"/>
        </w:rPr>
        <w:t>habilitación de los mecanismos de integración o sincronización de metadatos con Microsoft Purview</w:t>
      </w:r>
      <w:r w:rsidR="002C1D42">
        <w:rPr>
          <w:sz w:val="20"/>
          <w:szCs w:val="20"/>
          <w:lang w:val="es-CO"/>
        </w:rPr>
        <w:t xml:space="preserve"> según la herramienta lo permita.</w:t>
      </w:r>
    </w:p>
    <w:p w14:paraId="49B95D26" w14:textId="36C608B9" w:rsidR="00D1464F" w:rsidRPr="004F2C93" w:rsidRDefault="009C0B53" w:rsidP="00C349BF">
      <w:pPr>
        <w:pStyle w:val="Listaconvietas"/>
        <w:tabs>
          <w:tab w:val="num" w:pos="1897"/>
        </w:tabs>
        <w:ind w:left="720"/>
        <w:jc w:val="both"/>
        <w:rPr>
          <w:b/>
          <w:bCs/>
          <w:sz w:val="20"/>
          <w:szCs w:val="20"/>
          <w:lang w:val="es-CO"/>
        </w:rPr>
      </w:pPr>
      <w:r w:rsidRPr="004F2C93">
        <w:rPr>
          <w:sz w:val="20"/>
          <w:szCs w:val="20"/>
          <w:lang w:val="es-CO"/>
        </w:rPr>
        <w:t>Definición de mecanismos de evolución y versionamiento del dominio.</w:t>
      </w:r>
    </w:p>
    <w:p w14:paraId="5AC28781" w14:textId="77777777" w:rsidR="00D1464F" w:rsidRPr="004F2C93" w:rsidRDefault="009C0B53" w:rsidP="00C349BF">
      <w:pPr>
        <w:pStyle w:val="Listaconvietas"/>
        <w:tabs>
          <w:tab w:val="num" w:pos="1897"/>
        </w:tabs>
        <w:ind w:left="720"/>
        <w:jc w:val="both"/>
        <w:rPr>
          <w:b/>
          <w:bCs/>
          <w:sz w:val="20"/>
          <w:szCs w:val="20"/>
          <w:lang w:val="es-CO"/>
        </w:rPr>
      </w:pPr>
      <w:r w:rsidRPr="004F2C93">
        <w:rPr>
          <w:sz w:val="20"/>
          <w:szCs w:val="20"/>
          <w:lang w:val="es-CO"/>
        </w:rPr>
        <w:t>Documentación del modelo y sus estructuras.</w:t>
      </w:r>
    </w:p>
    <w:p w14:paraId="5A383057" w14:textId="77777777" w:rsidR="00D1464F" w:rsidRPr="004F2C93" w:rsidRDefault="00D1464F" w:rsidP="00C349BF">
      <w:pPr>
        <w:pStyle w:val="Listaconvietas"/>
        <w:numPr>
          <w:ilvl w:val="0"/>
          <w:numId w:val="0"/>
        </w:numPr>
        <w:ind w:left="360"/>
        <w:jc w:val="both"/>
        <w:rPr>
          <w:b/>
          <w:bCs/>
          <w:sz w:val="20"/>
          <w:szCs w:val="20"/>
          <w:lang w:val="es-CO"/>
        </w:rPr>
      </w:pPr>
    </w:p>
    <w:p w14:paraId="3DC6001F" w14:textId="77777777" w:rsidR="00D1464F" w:rsidRPr="004F2C93" w:rsidRDefault="009C0B53" w:rsidP="00C349BF">
      <w:pPr>
        <w:pStyle w:val="Listaconvietas"/>
        <w:numPr>
          <w:ilvl w:val="0"/>
          <w:numId w:val="0"/>
        </w:numPr>
        <w:ind w:left="360"/>
        <w:jc w:val="both"/>
        <w:rPr>
          <w:sz w:val="20"/>
          <w:szCs w:val="20"/>
          <w:lang w:val="es-CO"/>
        </w:rPr>
      </w:pPr>
      <w:r w:rsidRPr="004F2C93">
        <w:rPr>
          <w:sz w:val="20"/>
          <w:szCs w:val="20"/>
          <w:lang w:val="es-CO"/>
        </w:rPr>
        <w:t>Esta primera versión constituirá la base para evolucionar progresivamente hacia una representación integral y corporativa de la información de salud.</w:t>
      </w:r>
    </w:p>
    <w:p w14:paraId="1B66E2B9" w14:textId="692A8FAF" w:rsidR="00D1464F" w:rsidRDefault="009C0B53" w:rsidP="005F5F97">
      <w:pPr>
        <w:pStyle w:val="Ttulo3"/>
        <w:rPr>
          <w:rFonts w:ascii="Aptos" w:hAnsi="Aptos"/>
          <w:sz w:val="20"/>
          <w:szCs w:val="20"/>
          <w:lang w:val="es-CO"/>
        </w:rPr>
      </w:pPr>
      <w:bookmarkStart w:id="54" w:name="_Toc240576054"/>
      <w:r w:rsidRPr="00412A1F">
        <w:rPr>
          <w:rFonts w:ascii="Aptos" w:hAnsi="Aptos"/>
          <w:sz w:val="20"/>
          <w:szCs w:val="20"/>
          <w:lang w:val="es-CO"/>
        </w:rPr>
        <w:t>Gestión e integración de identidad de las entidades de salud</w:t>
      </w:r>
      <w:bookmarkEnd w:id="54"/>
    </w:p>
    <w:p w14:paraId="761AAB49" w14:textId="77777777" w:rsidR="005A01FC" w:rsidRPr="005A01FC" w:rsidRDefault="005A01FC" w:rsidP="005A01FC">
      <w:pPr>
        <w:rPr>
          <w:lang w:val="es-CO"/>
        </w:rPr>
      </w:pPr>
    </w:p>
    <w:p w14:paraId="3315D55D" w14:textId="576E20C0" w:rsidR="00D07810" w:rsidRPr="00412A1F" w:rsidRDefault="009C0B53" w:rsidP="00C349BF">
      <w:pPr>
        <w:pStyle w:val="Listaconvietas"/>
        <w:numPr>
          <w:ilvl w:val="0"/>
          <w:numId w:val="0"/>
        </w:numPr>
        <w:spacing w:after="60"/>
        <w:ind w:left="360"/>
        <w:jc w:val="both"/>
        <w:rPr>
          <w:sz w:val="20"/>
          <w:szCs w:val="20"/>
          <w:lang w:val="es-CO"/>
        </w:rPr>
      </w:pPr>
      <w:r w:rsidRPr="00412A1F">
        <w:rPr>
          <w:sz w:val="20"/>
          <w:szCs w:val="20"/>
          <w:lang w:val="es-CO"/>
        </w:rPr>
        <w:t>Implementar las capacidades priorizadas para identificar y relacionar de manera consistente las entidades que requieren consolidación entre diferentes fuentes, particularmente aquellas necesarias para construir una visión longitudinal de la información.</w:t>
      </w:r>
    </w:p>
    <w:p w14:paraId="67A72C58" w14:textId="77777777" w:rsidR="00D07810" w:rsidRPr="00412A1F" w:rsidRDefault="00D07810" w:rsidP="00C349BF">
      <w:pPr>
        <w:pStyle w:val="Listaconvietas"/>
        <w:numPr>
          <w:ilvl w:val="0"/>
          <w:numId w:val="0"/>
        </w:numPr>
        <w:spacing w:after="60"/>
        <w:jc w:val="both"/>
        <w:rPr>
          <w:sz w:val="20"/>
          <w:szCs w:val="20"/>
          <w:lang w:val="es-CO"/>
        </w:rPr>
      </w:pPr>
    </w:p>
    <w:p w14:paraId="56FA25CD" w14:textId="3F78158E" w:rsidR="00D1464F" w:rsidRPr="00412A1F" w:rsidRDefault="009C0B53" w:rsidP="00C349BF">
      <w:pPr>
        <w:pStyle w:val="Listaconvietas"/>
        <w:numPr>
          <w:ilvl w:val="0"/>
          <w:numId w:val="0"/>
        </w:numPr>
        <w:spacing w:after="60"/>
        <w:ind w:left="360"/>
        <w:jc w:val="both"/>
        <w:rPr>
          <w:sz w:val="20"/>
          <w:szCs w:val="20"/>
          <w:lang w:val="es-CO"/>
        </w:rPr>
      </w:pPr>
      <w:commentRangeStart w:id="55"/>
      <w:commentRangeStart w:id="56"/>
      <w:r w:rsidRPr="0030204A">
        <w:rPr>
          <w:sz w:val="20"/>
          <w:szCs w:val="20"/>
          <w:lang w:val="es-CO"/>
        </w:rPr>
        <w:t>Dependiendo de la definición funcional y técnica</w:t>
      </w:r>
      <w:r w:rsidR="00446155" w:rsidRPr="0030204A">
        <w:rPr>
          <w:sz w:val="20"/>
          <w:szCs w:val="20"/>
          <w:lang w:val="es-CO"/>
        </w:rPr>
        <w:t xml:space="preserve"> que se levante </w:t>
      </w:r>
      <w:r w:rsidR="008F7903" w:rsidRPr="0030204A">
        <w:rPr>
          <w:sz w:val="20"/>
          <w:szCs w:val="20"/>
          <w:lang w:val="es-CO"/>
        </w:rPr>
        <w:t xml:space="preserve">en la etapa de definición y entendimiento el presente SOW </w:t>
      </w:r>
      <w:r w:rsidRPr="0030204A">
        <w:rPr>
          <w:sz w:val="20"/>
          <w:szCs w:val="20"/>
          <w:lang w:val="es-CO"/>
        </w:rPr>
        <w:t>podrá considerar:</w:t>
      </w:r>
      <w:commentRangeEnd w:id="55"/>
      <w:r w:rsidR="006E545D" w:rsidRPr="00412A1F">
        <w:rPr>
          <w:rStyle w:val="Refdecomentario"/>
          <w:sz w:val="20"/>
          <w:szCs w:val="20"/>
          <w:lang w:val="es-CO"/>
        </w:rPr>
        <w:commentReference w:id="55"/>
      </w:r>
      <w:commentRangeEnd w:id="56"/>
      <w:r w:rsidRPr="00412A1F">
        <w:rPr>
          <w:rStyle w:val="Refdecomentario"/>
          <w:sz w:val="20"/>
          <w:szCs w:val="20"/>
          <w:lang w:val="es-CO"/>
        </w:rPr>
        <w:commentReference w:id="56"/>
      </w:r>
    </w:p>
    <w:p w14:paraId="4CC5A85B" w14:textId="77777777" w:rsidR="00D1464F" w:rsidRPr="00412A1F" w:rsidRDefault="009C0B53" w:rsidP="00C349BF">
      <w:pPr>
        <w:pStyle w:val="Listaconvietas"/>
        <w:tabs>
          <w:tab w:val="num" w:pos="1897"/>
        </w:tabs>
        <w:ind w:left="720"/>
        <w:jc w:val="both"/>
        <w:rPr>
          <w:sz w:val="20"/>
          <w:szCs w:val="20"/>
          <w:lang w:val="es-CO"/>
        </w:rPr>
      </w:pPr>
      <w:r w:rsidRPr="00412A1F">
        <w:rPr>
          <w:sz w:val="20"/>
          <w:szCs w:val="20"/>
          <w:lang w:val="es-CO"/>
        </w:rPr>
        <w:t>Identificación de llaves disponibles en las fuentes.</w:t>
      </w:r>
    </w:p>
    <w:p w14:paraId="36FADD62" w14:textId="77777777" w:rsidR="00D1464F" w:rsidRPr="00412A1F" w:rsidRDefault="009C0B53" w:rsidP="00C349BF">
      <w:pPr>
        <w:pStyle w:val="Listaconvietas"/>
        <w:tabs>
          <w:tab w:val="num" w:pos="1897"/>
        </w:tabs>
        <w:ind w:left="720"/>
        <w:jc w:val="both"/>
        <w:rPr>
          <w:sz w:val="20"/>
          <w:szCs w:val="20"/>
          <w:lang w:val="es-CO"/>
        </w:rPr>
      </w:pPr>
      <w:r w:rsidRPr="00412A1F">
        <w:rPr>
          <w:sz w:val="20"/>
          <w:szCs w:val="20"/>
          <w:lang w:val="es-CO"/>
        </w:rPr>
        <w:t>Definición de reglas de correspondencia.</w:t>
      </w:r>
    </w:p>
    <w:p w14:paraId="10120CF4" w14:textId="77777777" w:rsidR="00D1464F" w:rsidRPr="00412A1F" w:rsidRDefault="009C0B53" w:rsidP="00C349BF">
      <w:pPr>
        <w:pStyle w:val="Listaconvietas"/>
        <w:tabs>
          <w:tab w:val="num" w:pos="1897"/>
        </w:tabs>
        <w:ind w:left="720"/>
        <w:jc w:val="both"/>
        <w:rPr>
          <w:sz w:val="20"/>
          <w:szCs w:val="20"/>
          <w:lang w:val="es-CO"/>
        </w:rPr>
      </w:pPr>
      <w:r w:rsidRPr="00412A1F">
        <w:rPr>
          <w:sz w:val="20"/>
          <w:szCs w:val="20"/>
          <w:lang w:val="es-CO"/>
        </w:rPr>
        <w:t>Resolución de identificadores provenientes de diferentes sistemas.</w:t>
      </w:r>
    </w:p>
    <w:p w14:paraId="035E1F0F" w14:textId="77777777" w:rsidR="00D1464F" w:rsidRPr="00412A1F" w:rsidRDefault="009C0B53" w:rsidP="00AB2F00">
      <w:pPr>
        <w:pStyle w:val="Listaconvietas"/>
        <w:tabs>
          <w:tab w:val="clear" w:pos="360"/>
          <w:tab w:val="num" w:pos="720"/>
          <w:tab w:val="num" w:pos="1897"/>
        </w:tabs>
        <w:ind w:left="720"/>
        <w:jc w:val="both"/>
        <w:rPr>
          <w:sz w:val="20"/>
          <w:szCs w:val="20"/>
          <w:lang w:val="es-CO"/>
        </w:rPr>
      </w:pPr>
      <w:r w:rsidRPr="00412A1F">
        <w:rPr>
          <w:sz w:val="20"/>
          <w:szCs w:val="20"/>
          <w:lang w:val="es-CO"/>
        </w:rPr>
        <w:t>Generación o utilización de identificadores corporativos.</w:t>
      </w:r>
    </w:p>
    <w:p w14:paraId="2AA037FC" w14:textId="36EB59AA" w:rsidR="00D1464F" w:rsidRPr="00412A1F" w:rsidRDefault="009C0B53" w:rsidP="00AB2F00">
      <w:pPr>
        <w:pStyle w:val="Listaconvietas"/>
        <w:tabs>
          <w:tab w:val="clear" w:pos="360"/>
          <w:tab w:val="num" w:pos="720"/>
          <w:tab w:val="num" w:pos="1897"/>
        </w:tabs>
        <w:ind w:left="720"/>
        <w:jc w:val="both"/>
        <w:rPr>
          <w:sz w:val="20"/>
          <w:szCs w:val="20"/>
          <w:lang w:val="es-CO"/>
        </w:rPr>
      </w:pPr>
      <w:r w:rsidRPr="00412A1F">
        <w:rPr>
          <w:sz w:val="20"/>
          <w:szCs w:val="20"/>
          <w:lang w:val="es-CO"/>
        </w:rPr>
        <w:t>Controles para evitar duplicidades.</w:t>
      </w:r>
    </w:p>
    <w:p w14:paraId="6DEDA383" w14:textId="7DDBA885" w:rsidR="00D1464F" w:rsidRPr="00412A1F" w:rsidRDefault="009C0B53" w:rsidP="00AB2F00">
      <w:pPr>
        <w:pStyle w:val="Listaconvietas"/>
        <w:tabs>
          <w:tab w:val="clear" w:pos="360"/>
          <w:tab w:val="num" w:pos="1080"/>
          <w:tab w:val="num" w:pos="1897"/>
        </w:tabs>
        <w:ind w:left="720"/>
        <w:jc w:val="both"/>
        <w:rPr>
          <w:sz w:val="20"/>
          <w:szCs w:val="20"/>
          <w:lang w:val="es-CO"/>
        </w:rPr>
      </w:pPr>
      <w:r w:rsidRPr="00412A1F">
        <w:rPr>
          <w:sz w:val="20"/>
          <w:szCs w:val="20"/>
          <w:lang w:val="es-CO"/>
        </w:rPr>
        <w:t>Trazabilidad entre identificadores origen y consolidados.</w:t>
      </w:r>
    </w:p>
    <w:p w14:paraId="7A12C6A3" w14:textId="292E3D2D" w:rsidR="00D07810" w:rsidRPr="00412A1F" w:rsidRDefault="009C0B53" w:rsidP="00AB2F00">
      <w:pPr>
        <w:pStyle w:val="Listaconvietas"/>
        <w:tabs>
          <w:tab w:val="clear" w:pos="360"/>
          <w:tab w:val="num" w:pos="720"/>
          <w:tab w:val="num" w:pos="1897"/>
        </w:tabs>
        <w:ind w:left="720"/>
        <w:jc w:val="both"/>
        <w:rPr>
          <w:sz w:val="20"/>
          <w:szCs w:val="20"/>
          <w:lang w:val="es-CO"/>
        </w:rPr>
      </w:pPr>
      <w:r w:rsidRPr="00412A1F">
        <w:rPr>
          <w:sz w:val="20"/>
          <w:szCs w:val="20"/>
          <w:lang w:val="es-CO"/>
        </w:rPr>
        <w:t>Integración de estas capacidades con el Dominio Salud y OMOP.</w:t>
      </w:r>
    </w:p>
    <w:p w14:paraId="178200F1" w14:textId="77777777" w:rsidR="00D1464F" w:rsidRPr="00412A1F" w:rsidRDefault="00D1464F" w:rsidP="00C349BF">
      <w:pPr>
        <w:pStyle w:val="Listaconvietas"/>
        <w:numPr>
          <w:ilvl w:val="0"/>
          <w:numId w:val="0"/>
        </w:numPr>
        <w:spacing w:after="60"/>
        <w:ind w:left="360"/>
        <w:jc w:val="both"/>
        <w:rPr>
          <w:sz w:val="20"/>
          <w:szCs w:val="20"/>
          <w:lang w:val="es-CO"/>
        </w:rPr>
      </w:pPr>
    </w:p>
    <w:p w14:paraId="39F005E2" w14:textId="1A05C04E" w:rsidR="00D1464F" w:rsidRDefault="004E3DC5" w:rsidP="00C349BF">
      <w:pPr>
        <w:pStyle w:val="Listaconvietas"/>
        <w:numPr>
          <w:ilvl w:val="0"/>
          <w:numId w:val="0"/>
        </w:numPr>
        <w:spacing w:after="60"/>
        <w:ind w:left="360"/>
        <w:jc w:val="both"/>
        <w:rPr>
          <w:sz w:val="20"/>
          <w:szCs w:val="20"/>
          <w:lang w:val="es-CO"/>
        </w:rPr>
      </w:pPr>
      <w:r w:rsidRPr="004E3DC5">
        <w:rPr>
          <w:sz w:val="20"/>
          <w:szCs w:val="20"/>
          <w:lang w:val="es-CO"/>
        </w:rPr>
        <w:t>Las capacidades de gestión de identidad estarán limitadas a las entidades, fuentes y atributos explícitamente priorizados para el MVP objeto del presente SOW, y podrán evolucionar posteriormente para incorporar nuevas entidades, fuentes y estrategias de resolución de identidad.</w:t>
      </w:r>
    </w:p>
    <w:p w14:paraId="308BC115" w14:textId="77777777" w:rsidR="008C1434" w:rsidRDefault="008C1434" w:rsidP="00C349BF">
      <w:pPr>
        <w:pStyle w:val="Listaconvietas"/>
        <w:numPr>
          <w:ilvl w:val="0"/>
          <w:numId w:val="0"/>
        </w:numPr>
        <w:spacing w:after="60"/>
        <w:ind w:left="360"/>
        <w:jc w:val="both"/>
        <w:rPr>
          <w:sz w:val="20"/>
          <w:szCs w:val="20"/>
          <w:lang w:val="es-CO"/>
        </w:rPr>
      </w:pPr>
    </w:p>
    <w:p w14:paraId="6ECAA5F8" w14:textId="77777777" w:rsidR="008C1434" w:rsidRDefault="008C1434" w:rsidP="00C349BF">
      <w:pPr>
        <w:pStyle w:val="Listaconvietas"/>
        <w:numPr>
          <w:ilvl w:val="0"/>
          <w:numId w:val="0"/>
        </w:numPr>
        <w:spacing w:after="60"/>
        <w:ind w:left="360"/>
        <w:jc w:val="both"/>
        <w:rPr>
          <w:sz w:val="20"/>
          <w:szCs w:val="20"/>
          <w:lang w:val="es-CO"/>
        </w:rPr>
      </w:pPr>
    </w:p>
    <w:p w14:paraId="33A88D03" w14:textId="77777777" w:rsidR="008C1434" w:rsidRPr="00412A1F" w:rsidRDefault="008C1434" w:rsidP="00C349BF">
      <w:pPr>
        <w:pStyle w:val="Listaconvietas"/>
        <w:numPr>
          <w:ilvl w:val="0"/>
          <w:numId w:val="0"/>
        </w:numPr>
        <w:spacing w:after="60"/>
        <w:ind w:left="360"/>
        <w:jc w:val="both"/>
        <w:rPr>
          <w:sz w:val="20"/>
          <w:szCs w:val="20"/>
          <w:lang w:val="es-CO"/>
        </w:rPr>
      </w:pPr>
    </w:p>
    <w:p w14:paraId="6EABC6BC" w14:textId="2BA57830" w:rsidR="0054170E" w:rsidRDefault="009C0B53" w:rsidP="005F5F97">
      <w:pPr>
        <w:pStyle w:val="Ttulo3"/>
        <w:rPr>
          <w:rFonts w:ascii="Aptos" w:hAnsi="Aptos"/>
          <w:sz w:val="20"/>
          <w:szCs w:val="20"/>
          <w:lang w:val="es-CO"/>
        </w:rPr>
      </w:pPr>
      <w:bookmarkStart w:id="57" w:name="_Toc240576055"/>
      <w:commentRangeStart w:id="58"/>
      <w:commentRangeStart w:id="59"/>
      <w:commentRangeStart w:id="60"/>
      <w:commentRangeStart w:id="61"/>
      <w:r w:rsidRPr="00412A1F">
        <w:rPr>
          <w:rFonts w:ascii="Aptos" w:hAnsi="Aptos"/>
          <w:sz w:val="20"/>
          <w:szCs w:val="20"/>
          <w:lang w:val="es-CO"/>
        </w:rPr>
        <w:lastRenderedPageBreak/>
        <w:t>Implementación de capacidades del servidor terminológico</w:t>
      </w:r>
      <w:bookmarkEnd w:id="57"/>
      <w:commentRangeEnd w:id="58"/>
      <w:r w:rsidR="00123205">
        <w:rPr>
          <w:rStyle w:val="Refdecomentario"/>
          <w:rFonts w:ascii="Aptos" w:hAnsi="Aptos"/>
          <w:sz w:val="20"/>
          <w:szCs w:val="20"/>
          <w:lang w:val="es-CO"/>
        </w:rPr>
        <w:commentReference w:id="58"/>
      </w:r>
      <w:commentRangeEnd w:id="59"/>
      <w:r>
        <w:rPr>
          <w:rStyle w:val="Refdecomentario"/>
          <w:rFonts w:ascii="Aptos" w:hAnsi="Aptos"/>
          <w:sz w:val="20"/>
          <w:szCs w:val="20"/>
          <w:lang w:val="es-CO"/>
        </w:rPr>
        <w:commentReference w:id="59"/>
      </w:r>
      <w:commentRangeEnd w:id="60"/>
      <w:r>
        <w:rPr>
          <w:rStyle w:val="Refdecomentario"/>
          <w:rFonts w:ascii="Aptos" w:hAnsi="Aptos"/>
          <w:sz w:val="20"/>
          <w:szCs w:val="20"/>
          <w:lang w:val="es-CO"/>
        </w:rPr>
        <w:commentReference w:id="60"/>
      </w:r>
      <w:commentRangeEnd w:id="61"/>
      <w:r>
        <w:rPr>
          <w:rStyle w:val="Refdecomentario"/>
          <w:rFonts w:ascii="Aptos" w:hAnsi="Aptos"/>
          <w:sz w:val="20"/>
          <w:szCs w:val="20"/>
          <w:lang w:val="es-CO"/>
        </w:rPr>
        <w:commentReference w:id="61"/>
      </w:r>
    </w:p>
    <w:p w14:paraId="37604E56" w14:textId="77777777" w:rsidR="00E54289" w:rsidRPr="00E54289" w:rsidRDefault="00E54289" w:rsidP="00E54289">
      <w:pPr>
        <w:rPr>
          <w:lang w:val="es-CO"/>
        </w:rPr>
      </w:pPr>
    </w:p>
    <w:p w14:paraId="1D8D13AC" w14:textId="410818CA" w:rsidR="00D07810" w:rsidRPr="00412A1F" w:rsidRDefault="009C0B53" w:rsidP="00C349BF">
      <w:pPr>
        <w:pStyle w:val="Listaconvietas"/>
        <w:numPr>
          <w:ilvl w:val="0"/>
          <w:numId w:val="0"/>
        </w:numPr>
        <w:spacing w:after="60"/>
        <w:ind w:left="360"/>
        <w:jc w:val="both"/>
        <w:rPr>
          <w:b/>
          <w:bCs/>
          <w:sz w:val="20"/>
          <w:szCs w:val="20"/>
          <w:lang w:val="es-CO"/>
        </w:rPr>
      </w:pPr>
      <w:r w:rsidRPr="00412A1F">
        <w:rPr>
          <w:sz w:val="20"/>
          <w:szCs w:val="20"/>
          <w:lang w:val="es-CO"/>
        </w:rPr>
        <w:t>Habilitar las capacidades terminológicas necesarias para estandarizar el significado clínico y semántico de la información integrada.</w:t>
      </w:r>
    </w:p>
    <w:p w14:paraId="48387DA8" w14:textId="77777777" w:rsidR="00D07810" w:rsidRPr="00412A1F" w:rsidRDefault="00D07810" w:rsidP="00C349BF">
      <w:pPr>
        <w:pStyle w:val="Listaconvietas"/>
        <w:numPr>
          <w:ilvl w:val="0"/>
          <w:numId w:val="0"/>
        </w:numPr>
        <w:spacing w:after="60"/>
        <w:ind w:left="360" w:hanging="360"/>
        <w:jc w:val="both"/>
        <w:rPr>
          <w:sz w:val="20"/>
          <w:szCs w:val="20"/>
          <w:lang w:val="es-CO"/>
        </w:rPr>
      </w:pPr>
    </w:p>
    <w:p w14:paraId="14F531D7" w14:textId="16AC875F" w:rsidR="0054170E" w:rsidRDefault="00884C96" w:rsidP="00C349BF">
      <w:pPr>
        <w:pStyle w:val="Listaconvietas"/>
        <w:numPr>
          <w:ilvl w:val="0"/>
          <w:numId w:val="0"/>
        </w:numPr>
        <w:spacing w:after="60"/>
        <w:ind w:left="360"/>
        <w:jc w:val="both"/>
        <w:rPr>
          <w:sz w:val="20"/>
          <w:szCs w:val="20"/>
          <w:lang w:val="es-CO"/>
        </w:rPr>
      </w:pPr>
      <w:r w:rsidRPr="00884C96">
        <w:rPr>
          <w:sz w:val="20"/>
          <w:szCs w:val="20"/>
          <w:lang w:val="es-CO"/>
        </w:rPr>
        <w:t>El Servidor Terminológico permitirá administrar y utilizar de manera controlada los vocabularios, conceptos, relaciones y sistemas de codificación requeridos por el Dominio de Datos de Salud, los procesos de interoperabilidad y el modelo OMOP, exponiendo sus capacidades mediante interfaces API y herramientas MCP para su consumo por componentes y agentes autorizados.</w:t>
      </w:r>
    </w:p>
    <w:p w14:paraId="3B8C719E" w14:textId="77777777" w:rsidR="00EF40D7" w:rsidRDefault="00EF40D7" w:rsidP="00EF40D7">
      <w:pPr>
        <w:pStyle w:val="Listaconvietas"/>
        <w:numPr>
          <w:ilvl w:val="0"/>
          <w:numId w:val="0"/>
        </w:numPr>
        <w:spacing w:after="60"/>
        <w:jc w:val="both"/>
        <w:rPr>
          <w:sz w:val="20"/>
          <w:szCs w:val="20"/>
          <w:lang w:val="es-CO"/>
        </w:rPr>
      </w:pPr>
    </w:p>
    <w:p w14:paraId="4E82896D" w14:textId="0DCE533E" w:rsidR="00884C96" w:rsidRPr="00412A1F" w:rsidRDefault="00EF40D7" w:rsidP="00C349BF">
      <w:pPr>
        <w:pStyle w:val="Listaconvietas"/>
        <w:numPr>
          <w:ilvl w:val="0"/>
          <w:numId w:val="0"/>
        </w:numPr>
        <w:spacing w:after="60"/>
        <w:ind w:left="360"/>
        <w:jc w:val="both"/>
        <w:rPr>
          <w:sz w:val="20"/>
          <w:szCs w:val="20"/>
          <w:lang w:val="es-CO"/>
        </w:rPr>
      </w:pPr>
      <w:r w:rsidRPr="00EF40D7">
        <w:rPr>
          <w:sz w:val="20"/>
          <w:szCs w:val="20"/>
          <w:lang w:val="es-CO"/>
        </w:rPr>
        <w:t>Se habilitará un mecanismo backend para registrar, importar, validar, aprobar y publicar mappings terminológicos requeridos por los casos de uso priorizados. La construcción de mappings podrá realizarse inicialmente mediante plantillas controladas de carga masiva junto con un proceso en back programático.</w:t>
      </w:r>
    </w:p>
    <w:p w14:paraId="1564BD46" w14:textId="77777777" w:rsidR="00EF40D7" w:rsidRPr="00412A1F" w:rsidRDefault="00EF40D7" w:rsidP="00C349BF">
      <w:pPr>
        <w:pStyle w:val="Listaconvietas"/>
        <w:numPr>
          <w:ilvl w:val="0"/>
          <w:numId w:val="0"/>
        </w:numPr>
        <w:spacing w:after="60"/>
        <w:ind w:left="360"/>
        <w:jc w:val="both"/>
        <w:rPr>
          <w:sz w:val="20"/>
          <w:szCs w:val="20"/>
          <w:lang w:val="es-CO"/>
        </w:rPr>
      </w:pPr>
    </w:p>
    <w:p w14:paraId="084009B5" w14:textId="77777777" w:rsidR="0054170E" w:rsidRPr="00412A1F" w:rsidRDefault="009C0B53" w:rsidP="00C349BF">
      <w:pPr>
        <w:pStyle w:val="Listaconvietas"/>
        <w:numPr>
          <w:ilvl w:val="0"/>
          <w:numId w:val="0"/>
        </w:numPr>
        <w:spacing w:after="60"/>
        <w:ind w:left="360"/>
        <w:jc w:val="both"/>
        <w:rPr>
          <w:sz w:val="20"/>
          <w:szCs w:val="20"/>
          <w:lang w:val="es-CO"/>
        </w:rPr>
      </w:pPr>
      <w:r w:rsidRPr="00412A1F">
        <w:rPr>
          <w:sz w:val="20"/>
          <w:szCs w:val="20"/>
          <w:lang w:val="es-CO"/>
        </w:rPr>
        <w:t>El alcance contempla:</w:t>
      </w:r>
    </w:p>
    <w:p w14:paraId="271D8469" w14:textId="77777777" w:rsidR="0054170E" w:rsidRPr="00412A1F" w:rsidRDefault="009C0B53" w:rsidP="00AB2F00">
      <w:pPr>
        <w:pStyle w:val="Listaconvietas"/>
        <w:tabs>
          <w:tab w:val="clear" w:pos="360"/>
          <w:tab w:val="num" w:pos="720"/>
          <w:tab w:val="num" w:pos="1897"/>
        </w:tabs>
        <w:ind w:left="720"/>
        <w:jc w:val="both"/>
        <w:rPr>
          <w:sz w:val="20"/>
          <w:szCs w:val="20"/>
          <w:lang w:val="es-CO"/>
        </w:rPr>
      </w:pPr>
      <w:r w:rsidRPr="00412A1F">
        <w:rPr>
          <w:sz w:val="20"/>
          <w:szCs w:val="20"/>
          <w:lang w:val="es-CO"/>
        </w:rPr>
        <w:t>Definición de la arquitectura del componente terminológico.</w:t>
      </w:r>
    </w:p>
    <w:p w14:paraId="667794EB" w14:textId="77777777" w:rsidR="002C5D84" w:rsidRDefault="002C5D84" w:rsidP="00AB2F00">
      <w:pPr>
        <w:pStyle w:val="Listaconvietas"/>
        <w:tabs>
          <w:tab w:val="clear" w:pos="360"/>
          <w:tab w:val="num" w:pos="720"/>
          <w:tab w:val="num" w:pos="1897"/>
        </w:tabs>
        <w:ind w:left="720"/>
        <w:jc w:val="both"/>
        <w:rPr>
          <w:sz w:val="20"/>
          <w:szCs w:val="20"/>
          <w:lang w:val="es-CO"/>
        </w:rPr>
      </w:pPr>
      <w:r w:rsidRPr="002C5D84">
        <w:rPr>
          <w:sz w:val="20"/>
          <w:szCs w:val="20"/>
          <w:lang w:val="es-CO"/>
        </w:rPr>
        <w:t>Capacidades de búsqueda y consulta terminológica y semántica, incluyendo mecanismos para localizar conceptos considerando códigos, términos, sinónimos y relaciones disponibles.</w:t>
      </w:r>
    </w:p>
    <w:p w14:paraId="17F709AB" w14:textId="07DDE3C4" w:rsidR="0054170E" w:rsidRPr="00412A1F" w:rsidRDefault="009C0B53" w:rsidP="00AB2F00">
      <w:pPr>
        <w:pStyle w:val="Listaconvietas"/>
        <w:tabs>
          <w:tab w:val="clear" w:pos="360"/>
          <w:tab w:val="num" w:pos="720"/>
          <w:tab w:val="num" w:pos="1897"/>
        </w:tabs>
        <w:ind w:left="720"/>
        <w:jc w:val="both"/>
        <w:rPr>
          <w:sz w:val="20"/>
          <w:szCs w:val="20"/>
          <w:lang w:val="es-CO"/>
        </w:rPr>
      </w:pPr>
      <w:r w:rsidRPr="00412A1F">
        <w:rPr>
          <w:sz w:val="20"/>
          <w:szCs w:val="20"/>
          <w:lang w:val="es-CO"/>
        </w:rPr>
        <w:t>Configuración de vocabularios y sistemas de codificación requeridos.</w:t>
      </w:r>
    </w:p>
    <w:p w14:paraId="2E6173B9" w14:textId="77777777" w:rsidR="0054170E" w:rsidRPr="00412A1F" w:rsidRDefault="009C0B53" w:rsidP="00AB2F00">
      <w:pPr>
        <w:pStyle w:val="Listaconvietas"/>
        <w:tabs>
          <w:tab w:val="clear" w:pos="360"/>
          <w:tab w:val="num" w:pos="720"/>
          <w:tab w:val="num" w:pos="1897"/>
        </w:tabs>
        <w:ind w:left="720"/>
        <w:jc w:val="both"/>
        <w:rPr>
          <w:sz w:val="20"/>
          <w:szCs w:val="20"/>
          <w:lang w:val="es-CO"/>
        </w:rPr>
      </w:pPr>
      <w:r w:rsidRPr="00412A1F">
        <w:rPr>
          <w:sz w:val="20"/>
          <w:szCs w:val="20"/>
          <w:lang w:val="es-CO"/>
        </w:rPr>
        <w:t>Gestión de conceptos y terminologías.</w:t>
      </w:r>
    </w:p>
    <w:p w14:paraId="3D022370" w14:textId="77777777" w:rsidR="0054170E" w:rsidRPr="00412A1F" w:rsidRDefault="009C0B53" w:rsidP="00AB2F00">
      <w:pPr>
        <w:pStyle w:val="Listaconvietas"/>
        <w:tabs>
          <w:tab w:val="clear" w:pos="360"/>
          <w:tab w:val="num" w:pos="720"/>
          <w:tab w:val="num" w:pos="1897"/>
        </w:tabs>
        <w:ind w:left="720"/>
        <w:jc w:val="both"/>
        <w:rPr>
          <w:sz w:val="20"/>
          <w:szCs w:val="20"/>
          <w:lang w:val="es-CO"/>
        </w:rPr>
      </w:pPr>
      <w:r w:rsidRPr="00412A1F">
        <w:rPr>
          <w:sz w:val="20"/>
          <w:szCs w:val="20"/>
          <w:lang w:val="es-CO"/>
        </w:rPr>
        <w:t>Gestión de Value Sets cuando aplique.</w:t>
      </w:r>
    </w:p>
    <w:p w14:paraId="2D80DBEF" w14:textId="4BB1DDD6" w:rsidR="0054170E" w:rsidRPr="00412A1F" w:rsidRDefault="009C0B53" w:rsidP="00AB2F00">
      <w:pPr>
        <w:pStyle w:val="Listaconvietas"/>
        <w:tabs>
          <w:tab w:val="clear" w:pos="360"/>
          <w:tab w:val="num" w:pos="720"/>
          <w:tab w:val="num" w:pos="1897"/>
        </w:tabs>
        <w:ind w:left="720"/>
        <w:jc w:val="both"/>
        <w:rPr>
          <w:sz w:val="20"/>
          <w:szCs w:val="20"/>
          <w:lang w:val="es-CO"/>
        </w:rPr>
      </w:pPr>
      <w:r w:rsidRPr="00412A1F">
        <w:rPr>
          <w:sz w:val="20"/>
          <w:szCs w:val="20"/>
          <w:lang w:val="es-CO"/>
        </w:rPr>
        <w:t>Mecanismos de validación de códigos.</w:t>
      </w:r>
    </w:p>
    <w:p w14:paraId="13AE5484" w14:textId="77777777" w:rsidR="0054170E" w:rsidRPr="00412A1F" w:rsidRDefault="009C0B53" w:rsidP="00AB2F00">
      <w:pPr>
        <w:pStyle w:val="Listaconvietas"/>
        <w:tabs>
          <w:tab w:val="clear" w:pos="360"/>
          <w:tab w:val="num" w:pos="720"/>
          <w:tab w:val="num" w:pos="1897"/>
        </w:tabs>
        <w:ind w:left="720"/>
        <w:jc w:val="both"/>
        <w:rPr>
          <w:sz w:val="20"/>
          <w:szCs w:val="20"/>
          <w:lang w:val="es-CO"/>
        </w:rPr>
      </w:pPr>
      <w:r w:rsidRPr="00412A1F">
        <w:rPr>
          <w:sz w:val="20"/>
          <w:szCs w:val="20"/>
          <w:lang w:val="es-CO"/>
        </w:rPr>
        <w:t>Definición y administración de homologaciones.</w:t>
      </w:r>
    </w:p>
    <w:p w14:paraId="7E5EEFE0" w14:textId="0198369C" w:rsidR="0054170E" w:rsidRPr="00412A1F" w:rsidRDefault="009C0B53" w:rsidP="00AB2F00">
      <w:pPr>
        <w:pStyle w:val="Listaconvietas"/>
        <w:tabs>
          <w:tab w:val="clear" w:pos="360"/>
          <w:tab w:val="num" w:pos="720"/>
          <w:tab w:val="num" w:pos="1897"/>
        </w:tabs>
        <w:ind w:left="720"/>
        <w:jc w:val="both"/>
        <w:rPr>
          <w:sz w:val="20"/>
          <w:szCs w:val="20"/>
          <w:lang w:val="es-CO"/>
        </w:rPr>
      </w:pPr>
      <w:r w:rsidRPr="00412A1F">
        <w:rPr>
          <w:sz w:val="20"/>
          <w:szCs w:val="20"/>
          <w:lang w:val="es-CO"/>
        </w:rPr>
        <w:t>Mapeo entre códigos locales y terminologías estandarizadas.</w:t>
      </w:r>
    </w:p>
    <w:p w14:paraId="25EEAB5E" w14:textId="77777777" w:rsidR="0054170E" w:rsidRPr="00412A1F" w:rsidRDefault="009C0B53" w:rsidP="00AB2F00">
      <w:pPr>
        <w:pStyle w:val="Listaconvietas"/>
        <w:tabs>
          <w:tab w:val="clear" w:pos="360"/>
          <w:tab w:val="num" w:pos="720"/>
          <w:tab w:val="num" w:pos="1897"/>
        </w:tabs>
        <w:ind w:left="720"/>
        <w:jc w:val="both"/>
        <w:rPr>
          <w:sz w:val="20"/>
          <w:szCs w:val="20"/>
          <w:lang w:val="es-CO"/>
        </w:rPr>
      </w:pPr>
      <w:r w:rsidRPr="00412A1F">
        <w:rPr>
          <w:sz w:val="20"/>
          <w:szCs w:val="20"/>
          <w:lang w:val="es-CO"/>
        </w:rPr>
        <w:t>Integración del servidor terminológico con los procesos de transformación del Dominio Salud.</w:t>
      </w:r>
    </w:p>
    <w:p w14:paraId="04F1B5FD" w14:textId="4773A64F" w:rsidR="0054170E" w:rsidRPr="00412A1F" w:rsidRDefault="009C0B53" w:rsidP="00AB2F00">
      <w:pPr>
        <w:pStyle w:val="Listaconvietas"/>
        <w:tabs>
          <w:tab w:val="clear" w:pos="360"/>
          <w:tab w:val="num" w:pos="720"/>
          <w:tab w:val="num" w:pos="1897"/>
        </w:tabs>
        <w:ind w:left="720"/>
        <w:jc w:val="both"/>
        <w:rPr>
          <w:sz w:val="20"/>
          <w:szCs w:val="20"/>
          <w:lang w:val="es-CO"/>
        </w:rPr>
      </w:pPr>
      <w:r w:rsidRPr="00412A1F">
        <w:rPr>
          <w:sz w:val="20"/>
          <w:szCs w:val="20"/>
          <w:lang w:val="es-CO"/>
        </w:rPr>
        <w:t>Integración con los procesos de estandarización hacia OMOP.</w:t>
      </w:r>
    </w:p>
    <w:p w14:paraId="62CFCF16" w14:textId="24509207" w:rsidR="0054170E" w:rsidRPr="00412A1F" w:rsidRDefault="009C0B53" w:rsidP="00AB2F00">
      <w:pPr>
        <w:pStyle w:val="Listaconvietas"/>
        <w:tabs>
          <w:tab w:val="clear" w:pos="360"/>
          <w:tab w:val="num" w:pos="720"/>
          <w:tab w:val="num" w:pos="1897"/>
        </w:tabs>
        <w:ind w:left="720"/>
        <w:jc w:val="both"/>
        <w:rPr>
          <w:sz w:val="20"/>
          <w:szCs w:val="20"/>
          <w:lang w:val="es-CO"/>
        </w:rPr>
      </w:pPr>
      <w:r w:rsidRPr="00412A1F">
        <w:rPr>
          <w:sz w:val="20"/>
          <w:szCs w:val="20"/>
          <w:lang w:val="es-CO"/>
        </w:rPr>
        <w:t>Exposición de las capacidades terminológicas necesarias para otros consumidores autorizados</w:t>
      </w:r>
      <w:r w:rsidR="00406C07">
        <w:rPr>
          <w:sz w:val="20"/>
          <w:szCs w:val="20"/>
          <w:lang w:val="es-CO"/>
        </w:rPr>
        <w:t xml:space="preserve"> mediante API y protocolo MCP.</w:t>
      </w:r>
    </w:p>
    <w:p w14:paraId="78CD829B" w14:textId="77777777" w:rsidR="0054170E" w:rsidRPr="00412A1F" w:rsidRDefault="009C0B53" w:rsidP="00AB2F00">
      <w:pPr>
        <w:pStyle w:val="Listaconvietas"/>
        <w:tabs>
          <w:tab w:val="clear" w:pos="360"/>
          <w:tab w:val="num" w:pos="720"/>
          <w:tab w:val="num" w:pos="1897"/>
        </w:tabs>
        <w:ind w:left="720"/>
        <w:jc w:val="both"/>
        <w:rPr>
          <w:sz w:val="20"/>
          <w:szCs w:val="20"/>
          <w:lang w:val="es-CO"/>
        </w:rPr>
      </w:pPr>
      <w:r w:rsidRPr="00412A1F">
        <w:rPr>
          <w:sz w:val="20"/>
          <w:szCs w:val="20"/>
          <w:lang w:val="es-CO"/>
        </w:rPr>
        <w:t>Documentación técnica y funcional.</w:t>
      </w:r>
    </w:p>
    <w:p w14:paraId="67492233" w14:textId="77777777" w:rsidR="0054170E" w:rsidRPr="00412A1F" w:rsidRDefault="0054170E" w:rsidP="00EF40D7">
      <w:pPr>
        <w:pStyle w:val="Listaconvietas"/>
        <w:numPr>
          <w:ilvl w:val="0"/>
          <w:numId w:val="0"/>
        </w:numPr>
        <w:tabs>
          <w:tab w:val="num" w:pos="1897"/>
        </w:tabs>
        <w:jc w:val="both"/>
        <w:rPr>
          <w:sz w:val="20"/>
          <w:szCs w:val="20"/>
          <w:lang w:val="es-CO"/>
        </w:rPr>
      </w:pPr>
    </w:p>
    <w:p w14:paraId="4F69923E" w14:textId="77777777" w:rsidR="0054170E" w:rsidRPr="00412A1F" w:rsidRDefault="009C0B53" w:rsidP="00C349BF">
      <w:pPr>
        <w:pStyle w:val="Listaconvietas"/>
        <w:numPr>
          <w:ilvl w:val="0"/>
          <w:numId w:val="0"/>
        </w:numPr>
        <w:ind w:left="360"/>
        <w:jc w:val="both"/>
        <w:rPr>
          <w:sz w:val="20"/>
          <w:szCs w:val="20"/>
          <w:lang w:val="es-CO"/>
        </w:rPr>
      </w:pPr>
      <w:r w:rsidRPr="00412A1F">
        <w:rPr>
          <w:sz w:val="20"/>
          <w:szCs w:val="20"/>
          <w:lang w:val="es-CO"/>
        </w:rPr>
        <w:t>El alcance de vocabularios y homologaciones estará determinado por las fuentes y casos de información priorizados para esta primera versión.</w:t>
      </w:r>
    </w:p>
    <w:p w14:paraId="46216A18" w14:textId="77777777" w:rsidR="0054170E" w:rsidRPr="00412A1F" w:rsidRDefault="0054170E" w:rsidP="00C349BF">
      <w:pPr>
        <w:pStyle w:val="Listaconvietas"/>
        <w:numPr>
          <w:ilvl w:val="0"/>
          <w:numId w:val="0"/>
        </w:numPr>
        <w:ind w:left="360"/>
        <w:jc w:val="both"/>
        <w:rPr>
          <w:sz w:val="20"/>
          <w:szCs w:val="20"/>
          <w:lang w:val="es-CO"/>
        </w:rPr>
      </w:pPr>
    </w:p>
    <w:p w14:paraId="23129DAE" w14:textId="77777777" w:rsidR="00652F8C" w:rsidRDefault="009C0B53" w:rsidP="005F5F97">
      <w:pPr>
        <w:pStyle w:val="Ttulo3"/>
        <w:rPr>
          <w:rFonts w:ascii="Aptos" w:hAnsi="Aptos"/>
          <w:sz w:val="20"/>
          <w:szCs w:val="20"/>
        </w:rPr>
      </w:pPr>
      <w:bookmarkStart w:id="62" w:name="_Toc240576056"/>
      <w:r w:rsidRPr="00412A1F">
        <w:rPr>
          <w:rFonts w:ascii="Aptos" w:hAnsi="Aptos"/>
          <w:sz w:val="20"/>
          <w:szCs w:val="20"/>
        </w:rPr>
        <w:t>Primera versión del modelo OMOP</w:t>
      </w:r>
      <w:bookmarkEnd w:id="62"/>
    </w:p>
    <w:p w14:paraId="1AE3168F" w14:textId="77777777" w:rsidR="00E54289" w:rsidRPr="00E54289" w:rsidRDefault="00E54289" w:rsidP="00E54289"/>
    <w:p w14:paraId="54E53AFA" w14:textId="6764DA2B" w:rsidR="00D07810" w:rsidRPr="00412A1F" w:rsidRDefault="009C0B53" w:rsidP="00C349BF">
      <w:pPr>
        <w:pStyle w:val="Listaconvietas"/>
        <w:numPr>
          <w:ilvl w:val="0"/>
          <w:numId w:val="0"/>
        </w:numPr>
        <w:ind w:left="360"/>
        <w:jc w:val="both"/>
        <w:rPr>
          <w:sz w:val="20"/>
          <w:szCs w:val="20"/>
          <w:lang w:val="es-CO"/>
        </w:rPr>
      </w:pPr>
      <w:r w:rsidRPr="00412A1F">
        <w:rPr>
          <w:sz w:val="20"/>
          <w:szCs w:val="20"/>
          <w:lang w:val="es-CO"/>
        </w:rPr>
        <w:t>Diseñar e implementar una primera versión del OMOP Common Data Model (CDM) como modelo estandarizado para explotación e interoperabilidad analítica de la información de salud.</w:t>
      </w:r>
    </w:p>
    <w:p w14:paraId="30C5D6D7" w14:textId="77777777" w:rsidR="00652F8C" w:rsidRPr="00412A1F" w:rsidRDefault="00652F8C" w:rsidP="00C349BF">
      <w:pPr>
        <w:pStyle w:val="Listaconvietas"/>
        <w:numPr>
          <w:ilvl w:val="0"/>
          <w:numId w:val="0"/>
        </w:numPr>
        <w:ind w:left="360"/>
        <w:jc w:val="both"/>
        <w:rPr>
          <w:b/>
          <w:bCs/>
          <w:sz w:val="20"/>
          <w:szCs w:val="20"/>
          <w:lang w:val="es-CO"/>
        </w:rPr>
      </w:pPr>
    </w:p>
    <w:p w14:paraId="3EDFBCF9" w14:textId="77777777" w:rsidR="00652F8C" w:rsidRPr="00412A1F" w:rsidRDefault="009C0B53" w:rsidP="00C349BF">
      <w:pPr>
        <w:pStyle w:val="Listaconvietas"/>
        <w:numPr>
          <w:ilvl w:val="0"/>
          <w:numId w:val="0"/>
        </w:numPr>
        <w:spacing w:after="60"/>
        <w:ind w:left="360"/>
        <w:jc w:val="both"/>
        <w:rPr>
          <w:sz w:val="20"/>
          <w:szCs w:val="20"/>
          <w:lang w:val="es-CO"/>
        </w:rPr>
      </w:pPr>
      <w:r w:rsidRPr="00412A1F">
        <w:rPr>
          <w:sz w:val="20"/>
          <w:szCs w:val="20"/>
          <w:lang w:val="es-CO"/>
        </w:rPr>
        <w:t>Este frente comprende:</w:t>
      </w:r>
    </w:p>
    <w:p w14:paraId="1D6C6D9D" w14:textId="77777777" w:rsidR="00652F8C" w:rsidRPr="00412A1F" w:rsidRDefault="009C0B53" w:rsidP="00AB2F00">
      <w:pPr>
        <w:pStyle w:val="Listaconvietas"/>
        <w:tabs>
          <w:tab w:val="clear" w:pos="360"/>
          <w:tab w:val="num" w:pos="720"/>
          <w:tab w:val="num" w:pos="1897"/>
        </w:tabs>
        <w:ind w:left="720"/>
        <w:jc w:val="both"/>
        <w:rPr>
          <w:sz w:val="20"/>
          <w:szCs w:val="20"/>
          <w:lang w:val="es-CO"/>
        </w:rPr>
      </w:pPr>
      <w:r w:rsidRPr="00412A1F">
        <w:rPr>
          <w:sz w:val="20"/>
          <w:szCs w:val="20"/>
          <w:lang w:val="es-CO"/>
        </w:rPr>
        <w:t>Definición de la versión de OMOP CDM a utilizar.</w:t>
      </w:r>
    </w:p>
    <w:p w14:paraId="20FFCC1B" w14:textId="77777777" w:rsidR="0068571D" w:rsidRDefault="00096853" w:rsidP="00AB2F00">
      <w:pPr>
        <w:pStyle w:val="Listaconvietas"/>
        <w:tabs>
          <w:tab w:val="clear" w:pos="360"/>
          <w:tab w:val="num" w:pos="720"/>
          <w:tab w:val="num" w:pos="1897"/>
        </w:tabs>
        <w:ind w:left="720"/>
        <w:jc w:val="both"/>
        <w:rPr>
          <w:sz w:val="20"/>
          <w:szCs w:val="20"/>
          <w:lang w:val="es-CO"/>
        </w:rPr>
      </w:pPr>
      <w:r w:rsidRPr="00096853">
        <w:rPr>
          <w:sz w:val="20"/>
          <w:szCs w:val="20"/>
          <w:lang w:val="es-CO"/>
        </w:rPr>
        <w:t xml:space="preserve">Para el alcance inicial se contempla, según disponibilidad de información, el poblamiento de: PERSON, OBSERVATION_PERIOD, VISIT_OCCURRENCE, CONDITION_OCCURRENCE, </w:t>
      </w:r>
      <w:r w:rsidRPr="00096853">
        <w:rPr>
          <w:sz w:val="20"/>
          <w:szCs w:val="20"/>
          <w:lang w:val="es-CO"/>
        </w:rPr>
        <w:lastRenderedPageBreak/>
        <w:t>PROCEDURE_OCCURRENCE, DRUG_EXPOSURE, MEASUREMENT y OBSERVATION, así como las tablas complementarias y de vocabulario requeridas para garantizar</w:t>
      </w:r>
    </w:p>
    <w:p w14:paraId="4BA6940A" w14:textId="28DC2839" w:rsidR="00096853" w:rsidRDefault="00096853" w:rsidP="00AB2F00">
      <w:pPr>
        <w:pStyle w:val="Listaconvietas"/>
        <w:tabs>
          <w:tab w:val="clear" w:pos="360"/>
          <w:tab w:val="num" w:pos="720"/>
          <w:tab w:val="num" w:pos="1897"/>
        </w:tabs>
        <w:ind w:left="720"/>
        <w:jc w:val="both"/>
        <w:rPr>
          <w:sz w:val="20"/>
          <w:szCs w:val="20"/>
          <w:lang w:val="es-CO"/>
        </w:rPr>
      </w:pPr>
      <w:r w:rsidRPr="00096853">
        <w:rPr>
          <w:sz w:val="20"/>
          <w:szCs w:val="20"/>
          <w:lang w:val="es-CO"/>
        </w:rPr>
        <w:t xml:space="preserve"> su funcionamiento y los casos de uso PHM/RWE.</w:t>
      </w:r>
    </w:p>
    <w:p w14:paraId="2724F0F5" w14:textId="6A229477" w:rsidR="00652F8C" w:rsidRPr="00412A1F" w:rsidRDefault="009C0B53" w:rsidP="00AB2F00">
      <w:pPr>
        <w:pStyle w:val="Listaconvietas"/>
        <w:tabs>
          <w:tab w:val="clear" w:pos="360"/>
          <w:tab w:val="num" w:pos="720"/>
          <w:tab w:val="num" w:pos="1897"/>
        </w:tabs>
        <w:ind w:left="720"/>
        <w:jc w:val="both"/>
        <w:rPr>
          <w:sz w:val="20"/>
          <w:szCs w:val="20"/>
          <w:lang w:val="es-CO"/>
        </w:rPr>
      </w:pPr>
      <w:r w:rsidRPr="00412A1F">
        <w:rPr>
          <w:sz w:val="20"/>
          <w:szCs w:val="20"/>
          <w:lang w:val="es-CO"/>
        </w:rPr>
        <w:t>Diseño del mapeo entre Dominio Salud y OMOP.</w:t>
      </w:r>
    </w:p>
    <w:p w14:paraId="7314DDE2" w14:textId="73162B72" w:rsidR="00652F8C" w:rsidRPr="00412A1F" w:rsidRDefault="009C0B53" w:rsidP="00AB2F00">
      <w:pPr>
        <w:pStyle w:val="Listaconvietas"/>
        <w:tabs>
          <w:tab w:val="clear" w:pos="360"/>
          <w:tab w:val="num" w:pos="720"/>
          <w:tab w:val="num" w:pos="1897"/>
        </w:tabs>
        <w:ind w:left="720"/>
        <w:jc w:val="both"/>
        <w:rPr>
          <w:sz w:val="20"/>
          <w:szCs w:val="20"/>
          <w:lang w:val="es-CO"/>
        </w:rPr>
      </w:pPr>
      <w:r w:rsidRPr="00412A1F">
        <w:rPr>
          <w:sz w:val="20"/>
          <w:szCs w:val="20"/>
          <w:lang w:val="es-CO"/>
        </w:rPr>
        <w:t>Implementación de las estructuras OMOP priorizadas.</w:t>
      </w:r>
    </w:p>
    <w:p w14:paraId="41DACED8" w14:textId="77777777" w:rsidR="00652F8C" w:rsidRPr="00412A1F" w:rsidRDefault="009C0B53" w:rsidP="00AB2F00">
      <w:pPr>
        <w:pStyle w:val="Listaconvietas"/>
        <w:tabs>
          <w:tab w:val="clear" w:pos="360"/>
          <w:tab w:val="num" w:pos="720"/>
          <w:tab w:val="num" w:pos="1897"/>
        </w:tabs>
        <w:ind w:left="720"/>
        <w:jc w:val="both"/>
        <w:rPr>
          <w:sz w:val="20"/>
          <w:szCs w:val="20"/>
          <w:lang w:val="es-CO"/>
        </w:rPr>
      </w:pPr>
      <w:r w:rsidRPr="00412A1F">
        <w:rPr>
          <w:sz w:val="20"/>
          <w:szCs w:val="20"/>
          <w:lang w:val="es-CO"/>
        </w:rPr>
        <w:t>Construcción de procesos de transformación y carga.</w:t>
      </w:r>
    </w:p>
    <w:p w14:paraId="3CA9DD52" w14:textId="435BB9A5" w:rsidR="00652F8C" w:rsidRPr="00412A1F" w:rsidRDefault="009C0B53" w:rsidP="00AB2F00">
      <w:pPr>
        <w:pStyle w:val="Listaconvietas"/>
        <w:tabs>
          <w:tab w:val="clear" w:pos="360"/>
          <w:tab w:val="num" w:pos="720"/>
          <w:tab w:val="num" w:pos="1897"/>
        </w:tabs>
        <w:ind w:left="720"/>
        <w:jc w:val="both"/>
        <w:rPr>
          <w:sz w:val="20"/>
          <w:szCs w:val="20"/>
          <w:lang w:val="es-CO"/>
        </w:rPr>
      </w:pPr>
      <w:commentRangeStart w:id="63"/>
      <w:commentRangeStart w:id="64"/>
      <w:r w:rsidRPr="00412A1F">
        <w:rPr>
          <w:sz w:val="20"/>
          <w:szCs w:val="20"/>
          <w:lang w:val="es-CO"/>
        </w:rPr>
        <w:t>Aplicación de vocabularios estandarizados</w:t>
      </w:r>
      <w:r w:rsidR="00EB573E">
        <w:rPr>
          <w:sz w:val="20"/>
          <w:szCs w:val="20"/>
          <w:lang w:val="es-CO"/>
        </w:rPr>
        <w:t xml:space="preserve"> e identificación </w:t>
      </w:r>
      <w:r w:rsidR="005032DA">
        <w:rPr>
          <w:sz w:val="20"/>
          <w:szCs w:val="20"/>
          <w:lang w:val="es-CO"/>
        </w:rPr>
        <w:t>y tratamiento de brechas para homologaciones</w:t>
      </w:r>
      <w:r w:rsidRPr="00412A1F">
        <w:rPr>
          <w:sz w:val="20"/>
          <w:szCs w:val="20"/>
          <w:lang w:val="es-CO"/>
        </w:rPr>
        <w:t>.</w:t>
      </w:r>
      <w:commentRangeEnd w:id="63"/>
      <w:r w:rsidR="00EB573E">
        <w:rPr>
          <w:rStyle w:val="Refdecomentario"/>
          <w:sz w:val="20"/>
          <w:szCs w:val="20"/>
          <w:lang w:val="es-CO"/>
        </w:rPr>
        <w:commentReference w:id="63"/>
      </w:r>
      <w:commentRangeEnd w:id="64"/>
      <w:r>
        <w:rPr>
          <w:rStyle w:val="Refdecomentario"/>
          <w:sz w:val="20"/>
          <w:szCs w:val="20"/>
          <w:lang w:val="es-CO"/>
        </w:rPr>
        <w:commentReference w:id="64"/>
      </w:r>
      <w:r w:rsidR="005032DA">
        <w:rPr>
          <w:sz w:val="20"/>
          <w:szCs w:val="20"/>
          <w:lang w:val="es-CO"/>
        </w:rPr>
        <w:t xml:space="preserve"> </w:t>
      </w:r>
      <w:r w:rsidR="005032DA" w:rsidRPr="005032DA">
        <w:rPr>
          <w:sz w:val="20"/>
          <w:szCs w:val="20"/>
          <w:lang w:val="es-CO"/>
        </w:rPr>
        <w:t>No forma parte del alcance la construcción integral de nuevos vocabularios para Colombia o Latinoamérica</w:t>
      </w:r>
      <w:r w:rsidR="005032DA">
        <w:rPr>
          <w:sz w:val="20"/>
          <w:szCs w:val="20"/>
          <w:lang w:val="es-CO"/>
        </w:rPr>
        <w:t>.</w:t>
      </w:r>
    </w:p>
    <w:p w14:paraId="4C63B7CD" w14:textId="3B0666C4" w:rsidR="00652F8C" w:rsidRPr="00412A1F" w:rsidRDefault="009C0B53" w:rsidP="00AB2F00">
      <w:pPr>
        <w:pStyle w:val="Listaconvietas"/>
        <w:tabs>
          <w:tab w:val="clear" w:pos="360"/>
          <w:tab w:val="num" w:pos="720"/>
          <w:tab w:val="num" w:pos="1897"/>
        </w:tabs>
        <w:ind w:left="720"/>
        <w:jc w:val="both"/>
        <w:rPr>
          <w:sz w:val="20"/>
          <w:szCs w:val="20"/>
          <w:lang w:val="es-CO"/>
        </w:rPr>
      </w:pPr>
      <w:r w:rsidRPr="00412A1F">
        <w:rPr>
          <w:sz w:val="20"/>
          <w:szCs w:val="20"/>
          <w:lang w:val="es-CO"/>
        </w:rPr>
        <w:t>Integración con las capacidades terminológicas.</w:t>
      </w:r>
    </w:p>
    <w:p w14:paraId="75F269EF" w14:textId="7FA14DDB" w:rsidR="00652F8C" w:rsidRPr="00412A1F" w:rsidRDefault="009C0B53" w:rsidP="00AB2F00">
      <w:pPr>
        <w:pStyle w:val="Listaconvietas"/>
        <w:tabs>
          <w:tab w:val="clear" w:pos="360"/>
          <w:tab w:val="num" w:pos="720"/>
          <w:tab w:val="num" w:pos="1897"/>
        </w:tabs>
        <w:ind w:left="720"/>
        <w:jc w:val="both"/>
        <w:rPr>
          <w:sz w:val="20"/>
          <w:szCs w:val="20"/>
          <w:lang w:val="es-CO"/>
        </w:rPr>
      </w:pPr>
      <w:r w:rsidRPr="00412A1F">
        <w:rPr>
          <w:sz w:val="20"/>
          <w:szCs w:val="20"/>
          <w:lang w:val="es-CO"/>
        </w:rPr>
        <w:t>Gestión de conceptos estándar y conceptos fuente.</w:t>
      </w:r>
    </w:p>
    <w:p w14:paraId="2FDB3BF5" w14:textId="6A34D6E6" w:rsidR="00652F8C" w:rsidRPr="00412A1F" w:rsidRDefault="009C0B53" w:rsidP="00AB2F00">
      <w:pPr>
        <w:pStyle w:val="Listaconvietas"/>
        <w:tabs>
          <w:tab w:val="clear" w:pos="360"/>
          <w:tab w:val="num" w:pos="720"/>
          <w:tab w:val="num" w:pos="1897"/>
        </w:tabs>
        <w:ind w:left="720"/>
        <w:jc w:val="both"/>
        <w:rPr>
          <w:sz w:val="20"/>
          <w:szCs w:val="20"/>
          <w:lang w:val="es-CO"/>
        </w:rPr>
      </w:pPr>
      <w:r w:rsidRPr="00412A1F">
        <w:rPr>
          <w:sz w:val="20"/>
          <w:szCs w:val="20"/>
          <w:lang w:val="es-CO"/>
        </w:rPr>
        <w:t>Conservación de trazabilidad entre información origen, Dominio Salud y OMOP.</w:t>
      </w:r>
    </w:p>
    <w:p w14:paraId="3C08EC2F" w14:textId="7C81F611" w:rsidR="00652F8C" w:rsidRPr="00412A1F" w:rsidRDefault="009C0B53" w:rsidP="00AB2F00">
      <w:pPr>
        <w:pStyle w:val="Listaconvietas"/>
        <w:tabs>
          <w:tab w:val="clear" w:pos="360"/>
          <w:tab w:val="num" w:pos="720"/>
          <w:tab w:val="num" w:pos="1897"/>
        </w:tabs>
        <w:ind w:left="720"/>
        <w:jc w:val="both"/>
        <w:rPr>
          <w:sz w:val="20"/>
          <w:szCs w:val="20"/>
          <w:lang w:val="es-CO"/>
        </w:rPr>
      </w:pPr>
      <w:commentRangeStart w:id="65"/>
      <w:commentRangeStart w:id="66"/>
      <w:r w:rsidRPr="00412A1F">
        <w:rPr>
          <w:sz w:val="20"/>
          <w:szCs w:val="20"/>
          <w:lang w:val="es-CO"/>
        </w:rPr>
        <w:t>Validación estructural del modelo</w:t>
      </w:r>
      <w:commentRangeEnd w:id="65"/>
      <w:r w:rsidR="00FF72F3">
        <w:rPr>
          <w:rStyle w:val="Refdecomentario"/>
          <w:sz w:val="20"/>
          <w:szCs w:val="20"/>
          <w:lang w:val="es-CO"/>
        </w:rPr>
        <w:commentReference w:id="65"/>
      </w:r>
      <w:commentRangeEnd w:id="66"/>
      <w:r>
        <w:rPr>
          <w:rStyle w:val="Refdecomentario"/>
          <w:sz w:val="20"/>
          <w:szCs w:val="20"/>
          <w:lang w:val="es-CO"/>
        </w:rPr>
        <w:commentReference w:id="66"/>
      </w:r>
      <w:r w:rsidR="00982F6F">
        <w:rPr>
          <w:sz w:val="20"/>
          <w:szCs w:val="20"/>
          <w:lang w:val="es-CO"/>
        </w:rPr>
        <w:t xml:space="preserve"> mediante pruebas unitarias </w:t>
      </w:r>
      <w:r w:rsidR="00B468CE">
        <w:rPr>
          <w:sz w:val="20"/>
          <w:szCs w:val="20"/>
          <w:lang w:val="es-CO"/>
        </w:rPr>
        <w:t xml:space="preserve">sobre reglas, transformaciones y de calidad </w:t>
      </w:r>
      <w:r w:rsidR="00C4740B" w:rsidRPr="00C4740B">
        <w:rPr>
          <w:sz w:val="20"/>
          <w:szCs w:val="20"/>
          <w:lang w:val="es-CO"/>
        </w:rPr>
        <w:t>incluyendo conformidad, integridad y relaciones entre las tablas implementadas</w:t>
      </w:r>
      <w:r w:rsidR="00B468CE">
        <w:rPr>
          <w:sz w:val="20"/>
          <w:szCs w:val="20"/>
          <w:lang w:val="es-CO"/>
        </w:rPr>
        <w:t>.</w:t>
      </w:r>
    </w:p>
    <w:p w14:paraId="491BC27B" w14:textId="77777777" w:rsidR="00652F8C" w:rsidRPr="00412A1F" w:rsidRDefault="009C0B53" w:rsidP="00AB2F00">
      <w:pPr>
        <w:pStyle w:val="Listaconvietas"/>
        <w:tabs>
          <w:tab w:val="clear" w:pos="360"/>
          <w:tab w:val="num" w:pos="720"/>
          <w:tab w:val="num" w:pos="1897"/>
        </w:tabs>
        <w:ind w:left="720"/>
        <w:jc w:val="both"/>
        <w:rPr>
          <w:sz w:val="20"/>
          <w:szCs w:val="20"/>
          <w:lang w:val="es-CO"/>
        </w:rPr>
      </w:pPr>
      <w:r w:rsidRPr="00412A1F">
        <w:rPr>
          <w:sz w:val="20"/>
          <w:szCs w:val="20"/>
          <w:lang w:val="es-CO"/>
        </w:rPr>
        <w:t>Documentación de mappings, reglas y transformaciones.</w:t>
      </w:r>
    </w:p>
    <w:p w14:paraId="112BECF6" w14:textId="77777777" w:rsidR="00652F8C" w:rsidRPr="00412A1F" w:rsidRDefault="009C0B53" w:rsidP="00AB2F00">
      <w:pPr>
        <w:pStyle w:val="Listaconvietas"/>
        <w:tabs>
          <w:tab w:val="clear" w:pos="360"/>
          <w:tab w:val="num" w:pos="720"/>
          <w:tab w:val="num" w:pos="1897"/>
        </w:tabs>
        <w:ind w:left="720"/>
        <w:jc w:val="both"/>
        <w:rPr>
          <w:sz w:val="20"/>
          <w:szCs w:val="20"/>
          <w:lang w:val="es-CO"/>
        </w:rPr>
      </w:pPr>
      <w:commentRangeStart w:id="67"/>
      <w:commentRangeStart w:id="68"/>
      <w:r w:rsidRPr="00412A1F">
        <w:rPr>
          <w:sz w:val="20"/>
          <w:szCs w:val="20"/>
          <w:lang w:val="es-CO"/>
        </w:rPr>
        <w:t>Preparación de OMOP para su consumo posterior por casos de uso analíticos y de investigación.</w:t>
      </w:r>
      <w:commentRangeEnd w:id="67"/>
      <w:r w:rsidR="007A6B45" w:rsidRPr="00412A1F">
        <w:rPr>
          <w:rStyle w:val="Refdecomentario"/>
          <w:sz w:val="20"/>
          <w:szCs w:val="20"/>
          <w:lang w:val="es-CO"/>
        </w:rPr>
        <w:commentReference w:id="67"/>
      </w:r>
      <w:commentRangeEnd w:id="68"/>
      <w:r w:rsidRPr="00412A1F">
        <w:rPr>
          <w:rStyle w:val="Refdecomentario"/>
          <w:sz w:val="20"/>
          <w:szCs w:val="20"/>
          <w:lang w:val="es-CO"/>
        </w:rPr>
        <w:commentReference w:id="68"/>
      </w:r>
    </w:p>
    <w:p w14:paraId="5765E830" w14:textId="77777777" w:rsidR="00652F8C" w:rsidRPr="00412A1F" w:rsidRDefault="00652F8C" w:rsidP="00C349BF">
      <w:pPr>
        <w:pStyle w:val="Listaconvietas"/>
        <w:numPr>
          <w:ilvl w:val="0"/>
          <w:numId w:val="0"/>
        </w:numPr>
        <w:ind w:left="360"/>
        <w:jc w:val="both"/>
        <w:rPr>
          <w:sz w:val="20"/>
          <w:szCs w:val="20"/>
          <w:lang w:val="es-CO"/>
        </w:rPr>
      </w:pPr>
    </w:p>
    <w:p w14:paraId="341EAC1F" w14:textId="5390CB59" w:rsidR="00652F8C" w:rsidRPr="00412A1F" w:rsidRDefault="009C0B53" w:rsidP="00C349BF">
      <w:pPr>
        <w:pStyle w:val="Listaconvietas"/>
        <w:numPr>
          <w:ilvl w:val="0"/>
          <w:numId w:val="0"/>
        </w:numPr>
        <w:ind w:left="360"/>
        <w:jc w:val="both"/>
        <w:rPr>
          <w:sz w:val="20"/>
          <w:szCs w:val="20"/>
          <w:lang w:val="es-CO"/>
        </w:rPr>
      </w:pPr>
      <w:commentRangeStart w:id="69"/>
      <w:commentRangeStart w:id="70"/>
      <w:r w:rsidRPr="00412A1F">
        <w:rPr>
          <w:sz w:val="20"/>
          <w:szCs w:val="20"/>
          <w:lang w:val="es-CO"/>
        </w:rPr>
        <w:t>La primera versión de OMOP estará acotada a las fuentes, dominios clínicos y entidades priorizadas</w:t>
      </w:r>
      <w:r w:rsidR="00FB59C7">
        <w:rPr>
          <w:sz w:val="20"/>
          <w:szCs w:val="20"/>
          <w:lang w:val="es-CO"/>
        </w:rPr>
        <w:t xml:space="preserve"> </w:t>
      </w:r>
      <w:r w:rsidR="00D04289">
        <w:rPr>
          <w:sz w:val="20"/>
          <w:szCs w:val="20"/>
          <w:lang w:val="es-CO"/>
        </w:rPr>
        <w:t xml:space="preserve">durante el primer mes del proyecto </w:t>
      </w:r>
      <w:r w:rsidR="00FB59C7" w:rsidRPr="00FB59C7">
        <w:rPr>
          <w:sz w:val="20"/>
          <w:szCs w:val="20"/>
          <w:lang w:val="es-CO"/>
        </w:rPr>
        <w:t>considerando su relevancia para los casos de uso PHM/RWE definidos, la disponibilidad, calidad y granularidad de la información</w:t>
      </w:r>
      <w:r w:rsidRPr="00412A1F">
        <w:rPr>
          <w:sz w:val="20"/>
          <w:szCs w:val="20"/>
          <w:lang w:val="es-CO"/>
        </w:rPr>
        <w:t xml:space="preserve"> estableciendo una base extensible para futuras iteraciones.</w:t>
      </w:r>
      <w:commentRangeEnd w:id="69"/>
      <w:r w:rsidR="00745564" w:rsidRPr="00412A1F">
        <w:rPr>
          <w:rStyle w:val="Refdecomentario"/>
          <w:sz w:val="20"/>
          <w:szCs w:val="20"/>
          <w:lang w:val="es-CO"/>
        </w:rPr>
        <w:commentReference w:id="69"/>
      </w:r>
      <w:commentRangeEnd w:id="70"/>
      <w:r w:rsidRPr="00412A1F">
        <w:rPr>
          <w:rStyle w:val="Refdecomentario"/>
          <w:sz w:val="20"/>
          <w:szCs w:val="20"/>
          <w:lang w:val="es-CO"/>
        </w:rPr>
        <w:commentReference w:id="70"/>
      </w:r>
    </w:p>
    <w:p w14:paraId="74754F10" w14:textId="77777777" w:rsidR="00652F8C" w:rsidRPr="00F6480E" w:rsidRDefault="00652F8C" w:rsidP="00C349BF">
      <w:pPr>
        <w:pStyle w:val="Listaconvietas"/>
        <w:numPr>
          <w:ilvl w:val="0"/>
          <w:numId w:val="0"/>
        </w:numPr>
        <w:ind w:left="360"/>
        <w:jc w:val="both"/>
        <w:rPr>
          <w:sz w:val="22"/>
          <w:lang w:val="es-CO"/>
        </w:rPr>
      </w:pPr>
    </w:p>
    <w:p w14:paraId="3089D081" w14:textId="3F88C8B2" w:rsidR="00045F13" w:rsidRDefault="009C0B53" w:rsidP="005F5F97">
      <w:pPr>
        <w:pStyle w:val="Ttulo3"/>
        <w:rPr>
          <w:lang w:val="es-CO"/>
        </w:rPr>
      </w:pPr>
      <w:bookmarkStart w:id="71" w:name="_Toc240576057"/>
      <w:r w:rsidRPr="00097762">
        <w:rPr>
          <w:lang w:val="es-CO"/>
        </w:rPr>
        <w:t>Gobierno de datos bajo MAGI</w:t>
      </w:r>
      <w:r w:rsidR="00097762" w:rsidRPr="00097762">
        <w:rPr>
          <w:lang w:val="es-CO"/>
        </w:rPr>
        <w:t xml:space="preserve"> 2</w:t>
      </w:r>
      <w:r w:rsidR="00097762">
        <w:rPr>
          <w:lang w:val="es-CO"/>
        </w:rPr>
        <w:t>.0</w:t>
      </w:r>
      <w:bookmarkEnd w:id="71"/>
    </w:p>
    <w:p w14:paraId="00EB8EA5" w14:textId="77777777" w:rsidR="00E26F36" w:rsidRPr="00E26F36" w:rsidRDefault="00E26F36" w:rsidP="00E26F36">
      <w:pPr>
        <w:rPr>
          <w:lang w:val="es-CO"/>
        </w:rPr>
      </w:pPr>
    </w:p>
    <w:p w14:paraId="15EA332B" w14:textId="07B8775A" w:rsidR="00045F13" w:rsidRPr="00F6480E" w:rsidRDefault="009C0B53" w:rsidP="00C349BF">
      <w:pPr>
        <w:pStyle w:val="Listaconvietas"/>
        <w:numPr>
          <w:ilvl w:val="0"/>
          <w:numId w:val="0"/>
        </w:numPr>
        <w:spacing w:after="60"/>
        <w:ind w:left="360"/>
        <w:jc w:val="both"/>
        <w:rPr>
          <w:b/>
          <w:bCs/>
          <w:sz w:val="22"/>
          <w:lang w:val="es-CO"/>
        </w:rPr>
      </w:pPr>
      <w:r w:rsidRPr="00F6480E">
        <w:rPr>
          <w:sz w:val="22"/>
          <w:lang w:val="es-CO"/>
        </w:rPr>
        <w:t xml:space="preserve">Incorporar los lineamientos y capacidades de gobierno requeridos por el marco </w:t>
      </w:r>
      <w:commentRangeStart w:id="72"/>
      <w:commentRangeStart w:id="73"/>
      <w:commentRangeStart w:id="74"/>
      <w:commentRangeStart w:id="75"/>
      <w:commentRangeStart w:id="76"/>
      <w:commentRangeStart w:id="77"/>
      <w:commentRangeStart w:id="78"/>
      <w:commentRangeStart w:id="79"/>
      <w:r w:rsidRPr="00F6480E">
        <w:rPr>
          <w:sz w:val="22"/>
          <w:lang w:val="es-CO"/>
        </w:rPr>
        <w:t>MAGI</w:t>
      </w:r>
      <w:commentRangeEnd w:id="72"/>
      <w:r w:rsidR="003E7908">
        <w:rPr>
          <w:rStyle w:val="Refdecomentario"/>
          <w:sz w:val="22"/>
          <w:szCs w:val="22"/>
          <w:lang w:val="es-CO"/>
        </w:rPr>
        <w:commentReference w:id="72"/>
      </w:r>
      <w:commentRangeEnd w:id="73"/>
      <w:r>
        <w:rPr>
          <w:rStyle w:val="Refdecomentario"/>
          <w:sz w:val="22"/>
          <w:szCs w:val="22"/>
          <w:lang w:val="es-CO"/>
        </w:rPr>
        <w:commentReference w:id="73"/>
      </w:r>
      <w:commentRangeEnd w:id="74"/>
      <w:r>
        <w:rPr>
          <w:rStyle w:val="Refdecomentario"/>
          <w:sz w:val="22"/>
          <w:szCs w:val="22"/>
          <w:lang w:val="es-CO"/>
        </w:rPr>
        <w:commentReference w:id="74"/>
      </w:r>
      <w:commentRangeEnd w:id="75"/>
      <w:r>
        <w:rPr>
          <w:rStyle w:val="Refdecomentario"/>
          <w:sz w:val="22"/>
          <w:szCs w:val="22"/>
          <w:lang w:val="es-CO"/>
        </w:rPr>
        <w:commentReference w:id="75"/>
      </w:r>
      <w:commentRangeEnd w:id="76"/>
      <w:r>
        <w:rPr>
          <w:rStyle w:val="Refdecomentario"/>
          <w:sz w:val="22"/>
          <w:szCs w:val="22"/>
          <w:lang w:val="es-CO"/>
        </w:rPr>
        <w:commentReference w:id="76"/>
      </w:r>
      <w:commentRangeEnd w:id="77"/>
      <w:r>
        <w:rPr>
          <w:rStyle w:val="Refdecomentario"/>
          <w:sz w:val="22"/>
          <w:szCs w:val="22"/>
          <w:lang w:val="es-CO"/>
        </w:rPr>
        <w:commentReference w:id="77"/>
      </w:r>
      <w:commentRangeEnd w:id="78"/>
      <w:r>
        <w:rPr>
          <w:rStyle w:val="Refdecomentario"/>
          <w:sz w:val="22"/>
          <w:szCs w:val="22"/>
          <w:lang w:val="es-CO"/>
        </w:rPr>
        <w:commentReference w:id="78"/>
      </w:r>
      <w:commentRangeEnd w:id="79"/>
      <w:r>
        <w:rPr>
          <w:rStyle w:val="Refdecomentario"/>
          <w:sz w:val="22"/>
          <w:szCs w:val="22"/>
          <w:lang w:val="es-CO"/>
        </w:rPr>
        <w:commentReference w:id="79"/>
      </w:r>
      <w:r w:rsidR="00D04289">
        <w:rPr>
          <w:sz w:val="22"/>
          <w:lang w:val="es-CO"/>
        </w:rPr>
        <w:t xml:space="preserve"> 2.0 </w:t>
      </w:r>
      <w:r w:rsidRPr="00F6480E">
        <w:rPr>
          <w:sz w:val="22"/>
          <w:lang w:val="es-CO"/>
        </w:rPr>
        <w:t>sobre los activos construidos dentro del alcance.</w:t>
      </w:r>
    </w:p>
    <w:p w14:paraId="72BE44BC" w14:textId="77777777" w:rsidR="00045F13" w:rsidRPr="00F6480E" w:rsidRDefault="00045F13" w:rsidP="00C349BF">
      <w:pPr>
        <w:pStyle w:val="Listaconvietas"/>
        <w:numPr>
          <w:ilvl w:val="0"/>
          <w:numId w:val="0"/>
        </w:numPr>
        <w:spacing w:after="60"/>
        <w:ind w:left="360"/>
        <w:jc w:val="both"/>
        <w:rPr>
          <w:b/>
          <w:bCs/>
          <w:sz w:val="22"/>
          <w:lang w:val="es-CO"/>
        </w:rPr>
      </w:pPr>
    </w:p>
    <w:p w14:paraId="75190077" w14:textId="517AA702" w:rsidR="00045F13" w:rsidRPr="00412A1F" w:rsidRDefault="009C0B53" w:rsidP="00C349BF">
      <w:pPr>
        <w:pStyle w:val="Listaconvietas"/>
        <w:numPr>
          <w:ilvl w:val="0"/>
          <w:numId w:val="0"/>
        </w:numPr>
        <w:spacing w:after="60"/>
        <w:ind w:left="360"/>
        <w:jc w:val="both"/>
        <w:rPr>
          <w:b/>
          <w:bCs/>
          <w:sz w:val="20"/>
          <w:szCs w:val="20"/>
          <w:lang w:val="es-CO"/>
        </w:rPr>
      </w:pPr>
      <w:r w:rsidRPr="00412A1F">
        <w:rPr>
          <w:sz w:val="20"/>
          <w:szCs w:val="20"/>
          <w:lang w:val="es-CO"/>
        </w:rPr>
        <w:t xml:space="preserve">El alcance contempla, de acuerdo con los lineamientos MAGI </w:t>
      </w:r>
      <w:r w:rsidR="00F42A6F">
        <w:rPr>
          <w:sz w:val="20"/>
          <w:szCs w:val="20"/>
          <w:lang w:val="es-CO"/>
        </w:rPr>
        <w:t xml:space="preserve">2.0 </w:t>
      </w:r>
      <w:r w:rsidRPr="00412A1F">
        <w:rPr>
          <w:sz w:val="20"/>
          <w:szCs w:val="20"/>
          <w:lang w:val="es-CO"/>
        </w:rPr>
        <w:t>aplicables:</w:t>
      </w:r>
    </w:p>
    <w:p w14:paraId="72050FE6" w14:textId="20040DE6" w:rsidR="00045F13" w:rsidRPr="00412A1F"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Identificación de Data Owners y Data Stewards.</w:t>
      </w:r>
    </w:p>
    <w:p w14:paraId="7EAA7A44" w14:textId="5695E0F5" w:rsidR="00045F13" w:rsidRPr="00412A1F"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Definición de responsabilidades sobre los activos de información.</w:t>
      </w:r>
    </w:p>
    <w:p w14:paraId="707ADD44" w14:textId="4EE3FDE1" w:rsidR="00045F13" w:rsidRPr="00412A1F"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Registro y gestión de metadatos.</w:t>
      </w:r>
    </w:p>
    <w:p w14:paraId="1BDC437B" w14:textId="77777777" w:rsidR="00045F13" w:rsidRPr="00412A1F"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Catalogación de los activos construidos.</w:t>
      </w:r>
    </w:p>
    <w:p w14:paraId="2EBD16F3" w14:textId="77777777" w:rsidR="00045F13" w:rsidRPr="00412A1F"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Definición y documentación de términos de negocio.</w:t>
      </w:r>
    </w:p>
    <w:p w14:paraId="106BC36E" w14:textId="77777777" w:rsidR="00045F13" w:rsidRPr="00412A1F"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Clasificación de información.</w:t>
      </w:r>
    </w:p>
    <w:p w14:paraId="024C4C93" w14:textId="77777777" w:rsidR="00045F13" w:rsidRPr="00412A1F"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Gestión de linaje.</w:t>
      </w:r>
    </w:p>
    <w:p w14:paraId="3EEEC658" w14:textId="1B8F89A4" w:rsidR="00045F13" w:rsidRPr="00412A1F"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Trazabilidad fuente–Dominio Salud–OMOP.</w:t>
      </w:r>
    </w:p>
    <w:p w14:paraId="121B6AEF" w14:textId="6CA01771" w:rsidR="00045F13" w:rsidRPr="00412A1F"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Incorporación de reglas y resultados de calidad.</w:t>
      </w:r>
    </w:p>
    <w:p w14:paraId="20511B8B" w14:textId="47AD7B9E" w:rsidR="00045F13" w:rsidRPr="00412A1F"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Definición de políticas de acceso</w:t>
      </w:r>
      <w:r w:rsidR="00632BBE" w:rsidRPr="00412A1F">
        <w:rPr>
          <w:sz w:val="20"/>
          <w:szCs w:val="20"/>
          <w:lang w:val="es-CO"/>
        </w:rPr>
        <w:t>, seguridad y privacidad.</w:t>
      </w:r>
    </w:p>
    <w:p w14:paraId="0D569DE1" w14:textId="54B03319" w:rsidR="00045F13" w:rsidRPr="00412A1F"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Aplicación de lineamientos de seguridad y privacidad.</w:t>
      </w:r>
    </w:p>
    <w:p w14:paraId="0B318E1F" w14:textId="6A425227" w:rsidR="00D07810" w:rsidRPr="00412A1F"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Documentación de controles aplicables.</w:t>
      </w:r>
    </w:p>
    <w:p w14:paraId="698F409F" w14:textId="4EFCF34B" w:rsidR="00433FD3" w:rsidRDefault="00433FD3" w:rsidP="00AB2F00">
      <w:pPr>
        <w:pStyle w:val="Listaconvietas"/>
        <w:tabs>
          <w:tab w:val="clear" w:pos="360"/>
          <w:tab w:val="num" w:pos="720"/>
          <w:tab w:val="num" w:pos="1897"/>
        </w:tabs>
        <w:ind w:left="720"/>
        <w:jc w:val="both"/>
        <w:rPr>
          <w:sz w:val="20"/>
          <w:szCs w:val="20"/>
          <w:lang w:val="es-CO"/>
        </w:rPr>
      </w:pPr>
      <w:r w:rsidRPr="00433FD3">
        <w:rPr>
          <w:sz w:val="20"/>
          <w:szCs w:val="20"/>
          <w:lang w:val="es-CO"/>
        </w:rPr>
        <w:lastRenderedPageBreak/>
        <w:t>Habilitación de los mecanismos de integración o sincronización de metadata entre las capacidades de catálogo y gobierno implementadas en GCP y Microsoft Purview, según las capacidades técnicas disponibles</w:t>
      </w:r>
      <w:r w:rsidR="005A78AC">
        <w:rPr>
          <w:sz w:val="20"/>
          <w:szCs w:val="20"/>
          <w:lang w:val="es-CO"/>
        </w:rPr>
        <w:t>.</w:t>
      </w:r>
    </w:p>
    <w:p w14:paraId="4CF11680" w14:textId="73F724EC" w:rsidR="005A78AC" w:rsidRPr="00433FD3" w:rsidRDefault="004A2A35" w:rsidP="00AB2F00">
      <w:pPr>
        <w:pStyle w:val="Listaconvietas"/>
        <w:tabs>
          <w:tab w:val="clear" w:pos="360"/>
          <w:tab w:val="num" w:pos="720"/>
          <w:tab w:val="num" w:pos="1897"/>
        </w:tabs>
        <w:ind w:left="720"/>
        <w:jc w:val="both"/>
        <w:rPr>
          <w:sz w:val="20"/>
          <w:szCs w:val="20"/>
          <w:lang w:val="es-CO"/>
        </w:rPr>
      </w:pPr>
      <w:r w:rsidRPr="004A2A35">
        <w:rPr>
          <w:sz w:val="20"/>
          <w:szCs w:val="20"/>
          <w:lang w:val="es-CO"/>
        </w:rPr>
        <w:t>Aplicación, para las capacidades que incorporen Inteligencia Artificial, de los lineamientos definidos bajo AI First e IA Responsable, incluyendo el modelo de decisión, evaluación de riesgos de IA, trazabilidad entre datos y activos de IA, controles de privacidad y seguridad, evaluación y monitoreo, según corresponda al caso de uso.</w:t>
      </w:r>
    </w:p>
    <w:p w14:paraId="5897740D" w14:textId="77777777" w:rsidR="00D07810" w:rsidRPr="00412A1F" w:rsidRDefault="00D07810" w:rsidP="00C349BF">
      <w:pPr>
        <w:pStyle w:val="Listaconvietas"/>
        <w:numPr>
          <w:ilvl w:val="0"/>
          <w:numId w:val="0"/>
        </w:numPr>
        <w:spacing w:after="60"/>
        <w:ind w:left="360" w:hanging="360"/>
        <w:jc w:val="both"/>
        <w:rPr>
          <w:sz w:val="20"/>
          <w:szCs w:val="20"/>
          <w:lang w:val="es-CO"/>
        </w:rPr>
      </w:pPr>
    </w:p>
    <w:p w14:paraId="7ABEDD43" w14:textId="66594572" w:rsidR="00D07810" w:rsidRDefault="3B06022B" w:rsidP="50ACC046">
      <w:pPr>
        <w:pStyle w:val="Ttulo3"/>
        <w:rPr>
          <w:rFonts w:ascii="Aptos" w:hAnsi="Aptos"/>
          <w:sz w:val="20"/>
          <w:szCs w:val="20"/>
          <w:lang w:val="es-CO"/>
        </w:rPr>
      </w:pPr>
      <w:bookmarkStart w:id="81" w:name="_Toc240576058"/>
      <w:r w:rsidRPr="4F744CF2">
        <w:rPr>
          <w:rFonts w:ascii="Aptos" w:hAnsi="Aptos"/>
          <w:sz w:val="20"/>
          <w:szCs w:val="20"/>
          <w:lang w:val="es-CO"/>
        </w:rPr>
        <w:t>Gobierno de IA</w:t>
      </w:r>
      <w:bookmarkEnd w:id="81"/>
    </w:p>
    <w:p w14:paraId="21669C2D" w14:textId="7156426D" w:rsidR="50ACC046" w:rsidRDefault="50ACC046" w:rsidP="50ACC046">
      <w:pPr>
        <w:rPr>
          <w:lang w:val="es-CO"/>
        </w:rPr>
      </w:pPr>
    </w:p>
    <w:p w14:paraId="5D4404E1" w14:textId="03467614" w:rsidR="4B1EA1EF" w:rsidRPr="00AB214D" w:rsidRDefault="3B06022B" w:rsidP="50ACC046">
      <w:pPr>
        <w:pStyle w:val="Listaconvietas"/>
        <w:numPr>
          <w:ilvl w:val="0"/>
          <w:numId w:val="0"/>
        </w:numPr>
        <w:spacing w:after="60"/>
        <w:jc w:val="both"/>
        <w:rPr>
          <w:lang w:val="es-CO"/>
        </w:rPr>
      </w:pPr>
      <w:r w:rsidRPr="28E80103">
        <w:rPr>
          <w:rFonts w:ascii="Segoe UI" w:eastAsia="Segoe UI" w:hAnsi="Segoe UI" w:cs="Segoe UI"/>
          <w:color w:val="202020"/>
          <w:sz w:val="19"/>
          <w:szCs w:val="19"/>
          <w:lang w:val="es-CO"/>
        </w:rPr>
        <w:t>La plataforma AlejandrIA reconoce que SURA cuenta con un marco corporativo de gobierno de IA definido sobre sus entornos Azure y AWS, que incluye estándares para LLM gateways, runtimes de agentes, observabilidad, tracing</w:t>
      </w:r>
      <w:r w:rsidRPr="285A2DDC">
        <w:rPr>
          <w:rFonts w:ascii="Segoe UI" w:eastAsia="Segoe UI" w:hAnsi="Segoe UI" w:cs="Segoe UI"/>
          <w:color w:val="202020"/>
          <w:sz w:val="19"/>
          <w:szCs w:val="19"/>
          <w:lang w:val="es-CO"/>
        </w:rPr>
        <w:t>,</w:t>
      </w:r>
      <w:r w:rsidRPr="28E80103">
        <w:rPr>
          <w:rFonts w:ascii="Segoe UI" w:eastAsia="Segoe UI" w:hAnsi="Segoe UI" w:cs="Segoe UI"/>
          <w:color w:val="202020"/>
          <w:sz w:val="19"/>
          <w:szCs w:val="19"/>
          <w:lang w:val="es-CO"/>
        </w:rPr>
        <w:t xml:space="preserve"> MCP gateways</w:t>
      </w:r>
      <w:r w:rsidRPr="285A2DDC">
        <w:rPr>
          <w:rFonts w:ascii="Segoe UI" w:eastAsia="Segoe UI" w:hAnsi="Segoe UI" w:cs="Segoe UI"/>
          <w:color w:val="202020"/>
          <w:sz w:val="19"/>
          <w:szCs w:val="19"/>
          <w:lang w:val="es-CO"/>
        </w:rPr>
        <w:t xml:space="preserve"> y </w:t>
      </w:r>
      <w:r w:rsidRPr="3C94EE62">
        <w:rPr>
          <w:rFonts w:ascii="Segoe UI" w:eastAsia="Segoe UI" w:hAnsi="Segoe UI" w:cs="Segoe UI"/>
          <w:color w:val="202020"/>
          <w:sz w:val="19"/>
          <w:szCs w:val="19"/>
          <w:lang w:val="es-CO"/>
        </w:rPr>
        <w:t>dem</w:t>
      </w:r>
      <w:r w:rsidR="009714D4">
        <w:rPr>
          <w:rFonts w:ascii="Segoe UI" w:eastAsia="Segoe UI" w:hAnsi="Segoe UI" w:cs="Segoe UI"/>
          <w:color w:val="202020"/>
          <w:sz w:val="19"/>
          <w:szCs w:val="19"/>
          <w:lang w:val="es-CO"/>
        </w:rPr>
        <w:t>á</w:t>
      </w:r>
      <w:r w:rsidRPr="3C94EE62">
        <w:rPr>
          <w:rFonts w:ascii="Segoe UI" w:eastAsia="Segoe UI" w:hAnsi="Segoe UI" w:cs="Segoe UI"/>
          <w:color w:val="202020"/>
          <w:sz w:val="19"/>
          <w:szCs w:val="19"/>
          <w:lang w:val="es-CO"/>
        </w:rPr>
        <w:t>s aspectos relevantes para tal fin.</w:t>
      </w:r>
      <w:r w:rsidRPr="28E80103">
        <w:rPr>
          <w:rFonts w:ascii="Segoe UI" w:eastAsia="Segoe UI" w:hAnsi="Segoe UI" w:cs="Segoe UI"/>
          <w:color w:val="202020"/>
          <w:sz w:val="19"/>
          <w:szCs w:val="19"/>
          <w:lang w:val="es-CO"/>
        </w:rPr>
        <w:t xml:space="preserve"> Como parte de la ejecución del proyecto, el equipo NTT Data se compromete a realizar en el Mes 1 una revisión conjunta con el equipo de arquitectura de IA de SURA para mapear cada política corporativa vigente a los componentes equivalentes en GCP</w:t>
      </w:r>
      <w:r w:rsidRPr="3C94EE62">
        <w:rPr>
          <w:rFonts w:ascii="Segoe UI" w:eastAsia="Segoe UI" w:hAnsi="Segoe UI" w:cs="Segoe UI"/>
          <w:color w:val="202020"/>
          <w:sz w:val="19"/>
          <w:szCs w:val="19"/>
          <w:lang w:val="es-CO"/>
        </w:rPr>
        <w:t>,</w:t>
      </w:r>
      <w:r w:rsidRPr="28E80103">
        <w:rPr>
          <w:rFonts w:ascii="Segoe UI" w:eastAsia="Segoe UI" w:hAnsi="Segoe UI" w:cs="Segoe UI"/>
          <w:color w:val="202020"/>
          <w:sz w:val="19"/>
          <w:szCs w:val="19"/>
          <w:lang w:val="es-CO"/>
        </w:rPr>
        <w:t xml:space="preserve"> documentar los resultados en un ADR de alineación de gobierno de IA que formará parte de los entregables de arquitectura, y asegurar que dicho ADR sea el documento de referencia que demuestre el cumplimiento del gobierno corporativo a lo largo de todas las fases de implementación</w:t>
      </w:r>
    </w:p>
    <w:p w14:paraId="4C4538C2" w14:textId="5191083F" w:rsidR="00D07810" w:rsidRPr="00412A1F" w:rsidRDefault="00D07810" w:rsidP="00C349BF">
      <w:pPr>
        <w:pStyle w:val="Listaconvietas"/>
        <w:numPr>
          <w:ilvl w:val="0"/>
          <w:numId w:val="0"/>
        </w:numPr>
        <w:spacing w:after="60"/>
        <w:ind w:left="360" w:hanging="360"/>
        <w:jc w:val="both"/>
        <w:rPr>
          <w:sz w:val="20"/>
          <w:szCs w:val="20"/>
          <w:lang w:val="es-CO"/>
        </w:rPr>
      </w:pPr>
    </w:p>
    <w:p w14:paraId="4A6CA502" w14:textId="41C74591" w:rsidR="00E54289" w:rsidRDefault="009C0B53" w:rsidP="00E54289">
      <w:pPr>
        <w:pStyle w:val="Ttulo3"/>
        <w:rPr>
          <w:rFonts w:ascii="Aptos" w:hAnsi="Aptos"/>
          <w:sz w:val="20"/>
          <w:szCs w:val="20"/>
          <w:lang w:val="es-CO"/>
        </w:rPr>
      </w:pPr>
      <w:bookmarkStart w:id="82" w:name="_Toc240576059"/>
      <w:commentRangeStart w:id="83"/>
      <w:commentRangeStart w:id="84"/>
      <w:commentRangeStart w:id="85"/>
      <w:commentRangeStart w:id="86"/>
      <w:r w:rsidRPr="00412A1F">
        <w:rPr>
          <w:rFonts w:ascii="Aptos" w:hAnsi="Aptos"/>
          <w:sz w:val="20"/>
          <w:szCs w:val="20"/>
          <w:lang w:val="es-CO"/>
        </w:rPr>
        <w:t>Observabilidad y operación de la solución</w:t>
      </w:r>
      <w:bookmarkEnd w:id="82"/>
      <w:commentRangeEnd w:id="83"/>
      <w:r w:rsidR="00C068B1">
        <w:rPr>
          <w:rStyle w:val="Refdecomentario"/>
          <w:rFonts w:ascii="Aptos" w:hAnsi="Aptos"/>
          <w:sz w:val="20"/>
          <w:szCs w:val="20"/>
          <w:lang w:val="es-CO"/>
        </w:rPr>
        <w:commentReference w:id="83"/>
      </w:r>
      <w:commentRangeEnd w:id="84"/>
      <w:r>
        <w:rPr>
          <w:rStyle w:val="Refdecomentario"/>
          <w:rFonts w:ascii="Aptos" w:hAnsi="Aptos"/>
          <w:sz w:val="20"/>
          <w:szCs w:val="20"/>
          <w:lang w:val="es-CO"/>
        </w:rPr>
        <w:commentReference w:id="84"/>
      </w:r>
      <w:commentRangeEnd w:id="85"/>
      <w:r>
        <w:rPr>
          <w:rStyle w:val="Refdecomentario"/>
          <w:rFonts w:ascii="Aptos" w:hAnsi="Aptos"/>
          <w:sz w:val="20"/>
          <w:szCs w:val="20"/>
          <w:lang w:val="es-CO"/>
        </w:rPr>
        <w:commentReference w:id="85"/>
      </w:r>
      <w:commentRangeEnd w:id="86"/>
      <w:r>
        <w:rPr>
          <w:rStyle w:val="Refdecomentario"/>
          <w:rFonts w:ascii="Aptos" w:hAnsi="Aptos"/>
          <w:sz w:val="20"/>
          <w:szCs w:val="20"/>
          <w:lang w:val="es-CO"/>
        </w:rPr>
        <w:commentReference w:id="86"/>
      </w:r>
    </w:p>
    <w:p w14:paraId="549906F2" w14:textId="77777777" w:rsidR="00A24DF1" w:rsidRPr="00A24DF1" w:rsidRDefault="00A24DF1" w:rsidP="00A24DF1">
      <w:pPr>
        <w:rPr>
          <w:lang w:val="es-CO"/>
        </w:rPr>
      </w:pPr>
    </w:p>
    <w:p w14:paraId="1A57B3F0" w14:textId="0B97C670" w:rsidR="008C74C0" w:rsidRPr="00412A1F" w:rsidRDefault="009C0B53" w:rsidP="00C349BF">
      <w:pPr>
        <w:pStyle w:val="Listaconvietas"/>
        <w:numPr>
          <w:ilvl w:val="0"/>
          <w:numId w:val="0"/>
        </w:numPr>
        <w:spacing w:after="60"/>
        <w:ind w:left="360"/>
        <w:jc w:val="both"/>
        <w:rPr>
          <w:b/>
          <w:bCs/>
          <w:sz w:val="20"/>
          <w:szCs w:val="20"/>
          <w:lang w:val="es-CO"/>
        </w:rPr>
      </w:pPr>
      <w:r w:rsidRPr="00412A1F">
        <w:rPr>
          <w:sz w:val="20"/>
          <w:szCs w:val="20"/>
          <w:lang w:val="es-CO"/>
        </w:rPr>
        <w:t>Habilitar capacidades básicas de observabilidad que permitan conocer el estado de los componentes y procesos implementados.</w:t>
      </w:r>
    </w:p>
    <w:p w14:paraId="339EEF90" w14:textId="77777777" w:rsidR="008C74C0" w:rsidRPr="00412A1F" w:rsidRDefault="008C74C0" w:rsidP="00C349BF">
      <w:pPr>
        <w:pStyle w:val="Listaconvietas"/>
        <w:numPr>
          <w:ilvl w:val="0"/>
          <w:numId w:val="0"/>
        </w:numPr>
        <w:spacing w:after="60"/>
        <w:ind w:left="360"/>
        <w:jc w:val="both"/>
        <w:rPr>
          <w:b/>
          <w:bCs/>
          <w:sz w:val="20"/>
          <w:szCs w:val="20"/>
          <w:lang w:val="es-CO"/>
        </w:rPr>
      </w:pPr>
    </w:p>
    <w:p w14:paraId="21366AEA" w14:textId="77777777" w:rsidR="008C74C0" w:rsidRPr="00412A1F" w:rsidRDefault="009C0B53" w:rsidP="00C349BF">
      <w:pPr>
        <w:pStyle w:val="Listaconvietas"/>
        <w:numPr>
          <w:ilvl w:val="0"/>
          <w:numId w:val="0"/>
        </w:numPr>
        <w:spacing w:after="60"/>
        <w:ind w:left="360"/>
        <w:jc w:val="both"/>
        <w:rPr>
          <w:b/>
          <w:bCs/>
          <w:sz w:val="20"/>
          <w:szCs w:val="20"/>
          <w:lang w:val="es-CO"/>
        </w:rPr>
      </w:pPr>
      <w:r w:rsidRPr="00412A1F">
        <w:rPr>
          <w:sz w:val="20"/>
          <w:szCs w:val="20"/>
          <w:lang w:val="es-CO"/>
        </w:rPr>
        <w:t>El alcance contempla:</w:t>
      </w:r>
    </w:p>
    <w:p w14:paraId="4FB66688" w14:textId="77777777" w:rsidR="008C74C0" w:rsidRPr="00412A1F"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Registro de ejecuciones de pipelines.</w:t>
      </w:r>
    </w:p>
    <w:p w14:paraId="643158D2" w14:textId="77777777" w:rsidR="008C74C0" w:rsidRPr="00412A1F"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Monitoreo de cargas.</w:t>
      </w:r>
    </w:p>
    <w:p w14:paraId="47FB0C7B" w14:textId="77777777" w:rsidR="008C74C0" w:rsidRPr="00412A1F"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Registro y clasificación de errores.</w:t>
      </w:r>
    </w:p>
    <w:p w14:paraId="63F04FDB" w14:textId="77777777" w:rsidR="008C74C0" w:rsidRPr="00412A1F"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Métricas operativas principales.</w:t>
      </w:r>
    </w:p>
    <w:p w14:paraId="1642BD99" w14:textId="77777777" w:rsidR="008C74C0" w:rsidRPr="00412A1F"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Alertas sobre fallos críticos.</w:t>
      </w:r>
    </w:p>
    <w:p w14:paraId="4624A61F" w14:textId="58A47BFF" w:rsidR="008C74C0" w:rsidRPr="009E0F2A"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Trazabilidad de procesamiento.</w:t>
      </w:r>
    </w:p>
    <w:p w14:paraId="68E2BB66" w14:textId="67314356" w:rsidR="009E0F2A" w:rsidRPr="00412A1F" w:rsidRDefault="00FC5AB9" w:rsidP="00AB2F00">
      <w:pPr>
        <w:pStyle w:val="Listaconvietas"/>
        <w:tabs>
          <w:tab w:val="clear" w:pos="360"/>
          <w:tab w:val="num" w:pos="720"/>
          <w:tab w:val="num" w:pos="1897"/>
        </w:tabs>
        <w:ind w:left="720"/>
        <w:jc w:val="both"/>
        <w:rPr>
          <w:b/>
          <w:bCs/>
          <w:sz w:val="20"/>
          <w:szCs w:val="20"/>
          <w:lang w:val="es-CO"/>
        </w:rPr>
      </w:pPr>
      <w:r>
        <w:rPr>
          <w:sz w:val="20"/>
          <w:szCs w:val="20"/>
          <w:lang w:val="es-CO"/>
        </w:rPr>
        <w:t>Apoyo para integración</w:t>
      </w:r>
      <w:r w:rsidR="00A91533">
        <w:rPr>
          <w:sz w:val="20"/>
          <w:szCs w:val="20"/>
          <w:lang w:val="es-CO"/>
        </w:rPr>
        <w:t xml:space="preserve"> con herramientas </w:t>
      </w:r>
      <w:r w:rsidR="00B6272E">
        <w:rPr>
          <w:sz w:val="20"/>
          <w:szCs w:val="20"/>
          <w:lang w:val="es-CO"/>
        </w:rPr>
        <w:t xml:space="preserve">bajo estándares </w:t>
      </w:r>
      <w:r w:rsidR="00C65488">
        <w:rPr>
          <w:sz w:val="20"/>
          <w:szCs w:val="20"/>
          <w:lang w:val="es-CO"/>
        </w:rPr>
        <w:t>SURA</w:t>
      </w:r>
      <w:r w:rsidR="00563E33">
        <w:rPr>
          <w:sz w:val="20"/>
          <w:szCs w:val="20"/>
          <w:lang w:val="es-CO"/>
        </w:rPr>
        <w:t xml:space="preserve"> </w:t>
      </w:r>
      <w:r w:rsidR="00C65488">
        <w:rPr>
          <w:sz w:val="20"/>
          <w:szCs w:val="20"/>
          <w:lang w:val="es-CO"/>
        </w:rPr>
        <w:t>(</w:t>
      </w:r>
      <w:r w:rsidR="00437B6D">
        <w:rPr>
          <w:sz w:val="20"/>
          <w:szCs w:val="20"/>
          <w:lang w:val="es-CO"/>
        </w:rPr>
        <w:t>Dynatrace</w:t>
      </w:r>
      <w:r w:rsidR="00C65488">
        <w:rPr>
          <w:sz w:val="20"/>
          <w:szCs w:val="20"/>
          <w:lang w:val="es-CO"/>
        </w:rPr>
        <w:t>)</w:t>
      </w:r>
      <w:r w:rsidR="00D714D7">
        <w:rPr>
          <w:sz w:val="20"/>
          <w:szCs w:val="20"/>
          <w:lang w:val="es-CO"/>
        </w:rPr>
        <w:t>.</w:t>
      </w:r>
    </w:p>
    <w:p w14:paraId="2CBDFEFF" w14:textId="418FD67F" w:rsidR="00D07810" w:rsidRPr="00E54289"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Documentación de procedimientos básicos de recuperación y reproceso.</w:t>
      </w:r>
    </w:p>
    <w:p w14:paraId="17EC8CB5" w14:textId="10B84CB7" w:rsidR="00E54289" w:rsidRPr="00412A1F" w:rsidRDefault="00E54289" w:rsidP="00E54289">
      <w:pPr>
        <w:pStyle w:val="Listaconvietas"/>
        <w:numPr>
          <w:ilvl w:val="0"/>
          <w:numId w:val="0"/>
        </w:numPr>
        <w:tabs>
          <w:tab w:val="num" w:pos="1897"/>
        </w:tabs>
        <w:ind w:left="720"/>
        <w:jc w:val="both"/>
        <w:rPr>
          <w:b/>
          <w:bCs/>
          <w:sz w:val="20"/>
          <w:szCs w:val="20"/>
          <w:lang w:val="es-CO"/>
        </w:rPr>
      </w:pPr>
    </w:p>
    <w:p w14:paraId="774E77B9" w14:textId="00006022" w:rsidR="58E7BC27" w:rsidRPr="00B26564" w:rsidRDefault="3AF789DD" w:rsidP="00B26564">
      <w:pPr>
        <w:pStyle w:val="Listaconvietas"/>
        <w:numPr>
          <w:ilvl w:val="0"/>
          <w:numId w:val="0"/>
        </w:numPr>
        <w:spacing w:after="60"/>
        <w:ind w:left="360"/>
        <w:jc w:val="both"/>
        <w:rPr>
          <w:sz w:val="20"/>
          <w:szCs w:val="20"/>
          <w:lang w:val="es-CO"/>
        </w:rPr>
      </w:pPr>
      <w:r w:rsidRPr="00B26564">
        <w:rPr>
          <w:sz w:val="20"/>
          <w:szCs w:val="20"/>
          <w:lang w:val="es-CO"/>
        </w:rPr>
        <w:t xml:space="preserve">GCP cuenta con capacidades nativas para los tres dominios de observabilidad que Dynatrace no cubre de forma nativa en plataformas de IA: monitoreo de modelos y drift de datos, observabilidad de agentes e interacciones LLM —tool calls, tokens, groundedness y guardrails—, y calidad del dato federado. Dynatrace está orientado al plano de aplicación y no fue diseñado para cubrir estos requisitos específicos de observabilidad de IA, por lo que se requerirá una capa complementaria independientemente del cloud. La definición de si esa capa se implementa con herramientas GCP nativas o se alinea con las soluciones que SURA ya tiene establecidas en su marco de gobierno de IA es una decisión de diseño que se tomará en el Mes 1, como parte del ejercicio de alineación del </w:t>
      </w:r>
      <w:r w:rsidRPr="00B26564">
        <w:rPr>
          <w:sz w:val="20"/>
          <w:szCs w:val="20"/>
          <w:lang w:val="es-CO"/>
        </w:rPr>
        <w:lastRenderedPageBreak/>
        <w:t>gobierno corporativo de IA con la arquitectura de AlejandrIA en GCP</w:t>
      </w:r>
      <w:r w:rsidR="00143E02">
        <w:rPr>
          <w:sz w:val="20"/>
          <w:szCs w:val="20"/>
          <w:lang w:val="es-CO"/>
        </w:rPr>
        <w:t xml:space="preserve">. Estas herramientas pueden ser </w:t>
      </w:r>
      <w:r w:rsidR="00143E02" w:rsidRPr="00143E02">
        <w:rPr>
          <w:sz w:val="20"/>
          <w:szCs w:val="20"/>
          <w:lang w:val="es-CO"/>
        </w:rPr>
        <w:t>Cloud Monitoring, Cloud Logging y Cloud Trace para la telemetría operacional; OpenTelemetry y las capacidades de Agent Observability para agentes y aplicaciones de IA</w:t>
      </w:r>
      <w:r w:rsidR="00F37A4F">
        <w:rPr>
          <w:sz w:val="20"/>
          <w:szCs w:val="20"/>
          <w:lang w:val="es-CO"/>
        </w:rPr>
        <w:t>.</w:t>
      </w:r>
    </w:p>
    <w:p w14:paraId="226FD3E6" w14:textId="77777777" w:rsidR="00D07810" w:rsidRPr="00412A1F" w:rsidRDefault="00D07810" w:rsidP="00C349BF">
      <w:pPr>
        <w:pStyle w:val="Listaconvietas"/>
        <w:numPr>
          <w:ilvl w:val="0"/>
          <w:numId w:val="0"/>
        </w:numPr>
        <w:spacing w:after="60"/>
        <w:ind w:left="360"/>
        <w:jc w:val="both"/>
        <w:rPr>
          <w:sz w:val="20"/>
          <w:szCs w:val="20"/>
          <w:lang w:val="es-CO"/>
        </w:rPr>
      </w:pPr>
    </w:p>
    <w:p w14:paraId="58CFBAAC" w14:textId="77777777" w:rsidR="00D5450C" w:rsidRDefault="009C0B53" w:rsidP="005F5F97">
      <w:pPr>
        <w:pStyle w:val="Ttulo3"/>
        <w:rPr>
          <w:rFonts w:ascii="Aptos" w:hAnsi="Aptos"/>
          <w:sz w:val="20"/>
          <w:szCs w:val="20"/>
        </w:rPr>
      </w:pPr>
      <w:bookmarkStart w:id="87" w:name="_Toc240576060"/>
      <w:r w:rsidRPr="00412A1F">
        <w:rPr>
          <w:rFonts w:ascii="Aptos" w:hAnsi="Aptos"/>
          <w:sz w:val="20"/>
          <w:szCs w:val="20"/>
        </w:rPr>
        <w:t>Habilitación para consumo y reutilización</w:t>
      </w:r>
      <w:bookmarkEnd w:id="87"/>
    </w:p>
    <w:p w14:paraId="20BD7D98" w14:textId="77777777" w:rsidR="00E54289" w:rsidRPr="00E54289" w:rsidRDefault="00E54289" w:rsidP="00E54289"/>
    <w:p w14:paraId="74C9957A" w14:textId="3935C027" w:rsidR="00D5450C" w:rsidRPr="00412A1F" w:rsidRDefault="009C0B53" w:rsidP="00C349BF">
      <w:pPr>
        <w:pStyle w:val="Listaconvietas"/>
        <w:numPr>
          <w:ilvl w:val="0"/>
          <w:numId w:val="0"/>
        </w:numPr>
        <w:spacing w:after="60"/>
        <w:ind w:left="360"/>
        <w:jc w:val="both"/>
        <w:rPr>
          <w:sz w:val="20"/>
          <w:szCs w:val="20"/>
          <w:lang w:val="es-CO"/>
        </w:rPr>
      </w:pPr>
      <w:r w:rsidRPr="00412A1F">
        <w:rPr>
          <w:sz w:val="20"/>
          <w:szCs w:val="20"/>
          <w:lang w:val="es-CO"/>
        </w:rPr>
        <w:t>Preparar los productos de datos construidos para que puedan ser utilizados de manera controlada por diferentes consumidores.</w:t>
      </w:r>
    </w:p>
    <w:p w14:paraId="4AA5E927" w14:textId="77777777" w:rsidR="00D5450C" w:rsidRPr="00412A1F" w:rsidRDefault="00D5450C" w:rsidP="00C349BF">
      <w:pPr>
        <w:pStyle w:val="Listaconvietas"/>
        <w:numPr>
          <w:ilvl w:val="0"/>
          <w:numId w:val="0"/>
        </w:numPr>
        <w:spacing w:after="60"/>
        <w:ind w:left="360"/>
        <w:jc w:val="both"/>
        <w:rPr>
          <w:sz w:val="20"/>
          <w:szCs w:val="20"/>
          <w:lang w:val="es-CO"/>
        </w:rPr>
      </w:pPr>
    </w:p>
    <w:p w14:paraId="49A4346A" w14:textId="5E195BD4" w:rsidR="00D5450C" w:rsidRPr="00412A1F" w:rsidRDefault="009C0B53" w:rsidP="00C349BF">
      <w:pPr>
        <w:pStyle w:val="Listaconvietas"/>
        <w:numPr>
          <w:ilvl w:val="0"/>
          <w:numId w:val="0"/>
        </w:numPr>
        <w:spacing w:after="60"/>
        <w:ind w:left="360"/>
        <w:jc w:val="both"/>
        <w:rPr>
          <w:sz w:val="20"/>
          <w:szCs w:val="20"/>
          <w:lang w:val="es-CO"/>
        </w:rPr>
      </w:pPr>
      <w:r w:rsidRPr="00412A1F">
        <w:rPr>
          <w:sz w:val="20"/>
          <w:szCs w:val="20"/>
          <w:lang w:val="es-CO"/>
        </w:rPr>
        <w:t>La Fundación del Dominio de Datos de Salud será diseñada como un activo corporativo reutilizable, por lo que sus mecanismos de consumo no estarán limitados a AlejandrIA.</w:t>
      </w:r>
    </w:p>
    <w:p w14:paraId="128693B4" w14:textId="77777777" w:rsidR="00D5450C" w:rsidRPr="00412A1F" w:rsidRDefault="00D5450C" w:rsidP="00C349BF">
      <w:pPr>
        <w:pStyle w:val="Listaconvietas"/>
        <w:numPr>
          <w:ilvl w:val="0"/>
          <w:numId w:val="0"/>
        </w:numPr>
        <w:spacing w:after="60"/>
        <w:ind w:left="360"/>
        <w:jc w:val="both"/>
        <w:rPr>
          <w:b/>
          <w:bCs/>
          <w:sz w:val="20"/>
          <w:szCs w:val="20"/>
          <w:lang w:val="es-CO"/>
        </w:rPr>
      </w:pPr>
    </w:p>
    <w:p w14:paraId="79E2204D" w14:textId="77777777" w:rsidR="00D5450C" w:rsidRPr="00412A1F" w:rsidRDefault="009C0B53" w:rsidP="00C349BF">
      <w:pPr>
        <w:pStyle w:val="Listaconvietas"/>
        <w:numPr>
          <w:ilvl w:val="0"/>
          <w:numId w:val="0"/>
        </w:numPr>
        <w:spacing w:after="60"/>
        <w:ind w:left="360"/>
        <w:jc w:val="both"/>
        <w:rPr>
          <w:b/>
          <w:bCs/>
          <w:sz w:val="20"/>
          <w:szCs w:val="20"/>
          <w:lang w:val="es-CO"/>
        </w:rPr>
      </w:pPr>
      <w:r w:rsidRPr="00412A1F">
        <w:rPr>
          <w:sz w:val="20"/>
          <w:szCs w:val="20"/>
          <w:lang w:val="es-CO"/>
        </w:rPr>
        <w:t>Este frente comprende:</w:t>
      </w:r>
    </w:p>
    <w:p w14:paraId="67C0BD71" w14:textId="0DE4AEAF" w:rsidR="00D5450C" w:rsidRPr="00412A1F"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Definición de productos o interfaces de datos para consumo.</w:t>
      </w:r>
    </w:p>
    <w:p w14:paraId="2882AF73" w14:textId="77777777" w:rsidR="00D5450C" w:rsidRPr="00412A1F"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Mecanismos de acceso controlado.</w:t>
      </w:r>
    </w:p>
    <w:p w14:paraId="52BCE548" w14:textId="190E1AD0" w:rsidR="00D5450C" w:rsidRPr="00412A1F"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Publicación de datasets o vistas autorizadas.</w:t>
      </w:r>
    </w:p>
    <w:p w14:paraId="643D95A7" w14:textId="4D27499F" w:rsidR="00D5450C" w:rsidRPr="00412A1F"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Habilitación de mecanismos de interoperabilidad.</w:t>
      </w:r>
    </w:p>
    <w:p w14:paraId="26F07DA2" w14:textId="77777777" w:rsidR="008825F0" w:rsidRDefault="009C0B53" w:rsidP="00AB2F00">
      <w:pPr>
        <w:pStyle w:val="Listaconvietas"/>
        <w:tabs>
          <w:tab w:val="clear" w:pos="360"/>
          <w:tab w:val="num" w:pos="720"/>
          <w:tab w:val="num" w:pos="1897"/>
        </w:tabs>
        <w:ind w:left="720"/>
        <w:jc w:val="both"/>
        <w:rPr>
          <w:b/>
          <w:bCs/>
          <w:sz w:val="20"/>
          <w:szCs w:val="20"/>
          <w:lang w:val="es-CO"/>
        </w:rPr>
      </w:pPr>
      <w:r w:rsidRPr="00412A1F">
        <w:rPr>
          <w:sz w:val="20"/>
          <w:szCs w:val="20"/>
          <w:lang w:val="es-CO"/>
        </w:rPr>
        <w:t>Documentación para consumidores.</w:t>
      </w:r>
    </w:p>
    <w:p w14:paraId="49A328C0" w14:textId="37111F74" w:rsidR="00D07810" w:rsidRPr="00F600C3" w:rsidRDefault="009C0B53" w:rsidP="00AB2F00">
      <w:pPr>
        <w:pStyle w:val="Listaconvietas"/>
        <w:tabs>
          <w:tab w:val="clear" w:pos="360"/>
          <w:tab w:val="num" w:pos="720"/>
          <w:tab w:val="num" w:pos="1897"/>
        </w:tabs>
        <w:ind w:left="720"/>
        <w:jc w:val="both"/>
        <w:rPr>
          <w:b/>
          <w:bCs/>
          <w:sz w:val="20"/>
          <w:szCs w:val="20"/>
          <w:lang w:val="es-CO"/>
        </w:rPr>
      </w:pPr>
      <w:commentRangeStart w:id="88"/>
      <w:commentRangeStart w:id="89"/>
      <w:r w:rsidRPr="008825F0">
        <w:rPr>
          <w:sz w:val="20"/>
          <w:szCs w:val="20"/>
          <w:lang w:val="es-CO"/>
        </w:rPr>
        <w:t>Integración con AlejandrIA en los puntos definidos entre ambos proyectos.</w:t>
      </w:r>
      <w:commentRangeEnd w:id="88"/>
      <w:r w:rsidR="0076745C" w:rsidRPr="00F600C3">
        <w:rPr>
          <w:rStyle w:val="Refdecomentario"/>
          <w:b/>
          <w:bCs/>
          <w:sz w:val="20"/>
          <w:szCs w:val="20"/>
          <w:lang w:val="es-CO"/>
        </w:rPr>
        <w:commentReference w:id="88"/>
      </w:r>
      <w:commentRangeEnd w:id="89"/>
      <w:r w:rsidRPr="00F600C3">
        <w:rPr>
          <w:rStyle w:val="Refdecomentario"/>
          <w:b/>
          <w:bCs/>
          <w:sz w:val="20"/>
          <w:szCs w:val="20"/>
          <w:lang w:val="es-CO"/>
        </w:rPr>
        <w:commentReference w:id="89"/>
      </w:r>
    </w:p>
    <w:p w14:paraId="54AC78AB" w14:textId="70DD6283" w:rsidR="00F600C3" w:rsidRPr="008825F0" w:rsidRDefault="00F600C3" w:rsidP="00AB2F00">
      <w:pPr>
        <w:pStyle w:val="Listaconvietas"/>
        <w:tabs>
          <w:tab w:val="clear" w:pos="360"/>
          <w:tab w:val="num" w:pos="720"/>
          <w:tab w:val="num" w:pos="1897"/>
        </w:tabs>
        <w:ind w:left="720"/>
        <w:jc w:val="both"/>
        <w:rPr>
          <w:b/>
          <w:bCs/>
          <w:sz w:val="20"/>
          <w:szCs w:val="20"/>
          <w:lang w:val="es-CO"/>
        </w:rPr>
      </w:pPr>
      <w:r>
        <w:rPr>
          <w:sz w:val="20"/>
          <w:szCs w:val="20"/>
          <w:lang w:val="es-CO"/>
        </w:rPr>
        <w:t xml:space="preserve">Integración con Lakehouse SURA Colombia mediante federación de catálogos </w:t>
      </w:r>
      <w:r w:rsidR="00380FE8">
        <w:rPr>
          <w:sz w:val="20"/>
          <w:szCs w:val="20"/>
          <w:lang w:val="es-CO"/>
        </w:rPr>
        <w:t xml:space="preserve">de </w:t>
      </w:r>
      <w:r>
        <w:rPr>
          <w:sz w:val="20"/>
          <w:szCs w:val="20"/>
          <w:lang w:val="es-CO"/>
        </w:rPr>
        <w:t>unity catalog</w:t>
      </w:r>
      <w:r w:rsidR="00E81F0D">
        <w:rPr>
          <w:sz w:val="20"/>
          <w:szCs w:val="20"/>
          <w:lang w:val="es-CO"/>
        </w:rPr>
        <w:t xml:space="preserve"> tanto como consumidor como fuente</w:t>
      </w:r>
      <w:r w:rsidR="00134FE2">
        <w:rPr>
          <w:sz w:val="20"/>
          <w:szCs w:val="20"/>
          <w:lang w:val="es-CO"/>
        </w:rPr>
        <w:t xml:space="preserve"> según se requiera para los casos de uso.</w:t>
      </w:r>
    </w:p>
    <w:p w14:paraId="61F360EE" w14:textId="77777777" w:rsidR="00D5450C" w:rsidRPr="00412A1F" w:rsidRDefault="00D5450C" w:rsidP="0030204A">
      <w:pPr>
        <w:pStyle w:val="Listaconvietas"/>
        <w:numPr>
          <w:ilvl w:val="0"/>
          <w:numId w:val="0"/>
        </w:numPr>
        <w:spacing w:after="60"/>
        <w:jc w:val="both"/>
        <w:rPr>
          <w:sz w:val="20"/>
          <w:szCs w:val="20"/>
          <w:lang w:val="es-CO"/>
        </w:rPr>
      </w:pPr>
    </w:p>
    <w:p w14:paraId="59A00F20" w14:textId="7277B6A3" w:rsidR="00436A2D" w:rsidRDefault="009C0B53" w:rsidP="005F5F97">
      <w:pPr>
        <w:pStyle w:val="Ttulo3"/>
        <w:rPr>
          <w:rFonts w:ascii="Aptos" w:hAnsi="Aptos"/>
          <w:sz w:val="20"/>
          <w:szCs w:val="20"/>
          <w:lang w:val="es-CO"/>
        </w:rPr>
      </w:pPr>
      <w:bookmarkStart w:id="90" w:name="_Toc240576061"/>
      <w:commentRangeStart w:id="91"/>
      <w:commentRangeStart w:id="92"/>
      <w:r w:rsidRPr="00412A1F">
        <w:rPr>
          <w:rFonts w:ascii="Aptos" w:hAnsi="Aptos"/>
          <w:sz w:val="20"/>
          <w:szCs w:val="20"/>
          <w:lang w:val="es-CO"/>
        </w:rPr>
        <w:t>Dev</w:t>
      </w:r>
      <w:r w:rsidR="00C6211D">
        <w:rPr>
          <w:rFonts w:ascii="Aptos" w:hAnsi="Aptos"/>
          <w:sz w:val="20"/>
          <w:szCs w:val="20"/>
          <w:lang w:val="es-CO"/>
        </w:rPr>
        <w:t>Sec</w:t>
      </w:r>
      <w:r w:rsidRPr="00412A1F">
        <w:rPr>
          <w:rFonts w:ascii="Aptos" w:hAnsi="Aptos"/>
          <w:sz w:val="20"/>
          <w:szCs w:val="20"/>
          <w:lang w:val="es-CO"/>
        </w:rPr>
        <w:t>Ops, DataOps y automatización de despliegues</w:t>
      </w:r>
      <w:bookmarkEnd w:id="90"/>
      <w:commentRangeEnd w:id="91"/>
      <w:r w:rsidR="0059204C">
        <w:rPr>
          <w:rStyle w:val="Refdecomentario"/>
          <w:rFonts w:ascii="Aptos" w:hAnsi="Aptos"/>
          <w:sz w:val="20"/>
          <w:szCs w:val="20"/>
          <w:lang w:val="es-CO"/>
        </w:rPr>
        <w:commentReference w:id="91"/>
      </w:r>
      <w:commentRangeEnd w:id="92"/>
      <w:r>
        <w:rPr>
          <w:rStyle w:val="Refdecomentario"/>
          <w:rFonts w:ascii="Aptos" w:hAnsi="Aptos"/>
          <w:sz w:val="20"/>
          <w:szCs w:val="20"/>
          <w:lang w:val="es-CO"/>
        </w:rPr>
        <w:commentReference w:id="92"/>
      </w:r>
    </w:p>
    <w:p w14:paraId="005BD9DC" w14:textId="77777777" w:rsidR="00576204" w:rsidRPr="00576204" w:rsidRDefault="00576204" w:rsidP="00576204">
      <w:pPr>
        <w:rPr>
          <w:lang w:val="es-CO"/>
        </w:rPr>
      </w:pPr>
    </w:p>
    <w:p w14:paraId="0FBB862D" w14:textId="6331B661" w:rsidR="00850DCA" w:rsidRDefault="00C6211D" w:rsidP="00C349BF">
      <w:pPr>
        <w:pStyle w:val="Listaconvietas"/>
        <w:numPr>
          <w:ilvl w:val="0"/>
          <w:numId w:val="0"/>
        </w:numPr>
        <w:spacing w:after="60"/>
        <w:ind w:left="360"/>
        <w:jc w:val="both"/>
        <w:rPr>
          <w:sz w:val="20"/>
          <w:szCs w:val="20"/>
          <w:lang w:val="es-CO"/>
        </w:rPr>
      </w:pPr>
      <w:r w:rsidRPr="00C6211D">
        <w:rPr>
          <w:sz w:val="20"/>
          <w:szCs w:val="20"/>
          <w:lang w:val="es-CO"/>
        </w:rPr>
        <w:t>Establecer las capacidades necesarias para administrar de manera automatizada, segura, trazable y controlada el ciclo de vida técnico de los componentes de datos y software desarrollados dentro del alcance del MVP, incorporando prácticas de seguridad desde el proceso de desarrollo hasta su despliegue y operación.</w:t>
      </w:r>
    </w:p>
    <w:p w14:paraId="5685D5BE" w14:textId="77777777" w:rsidR="00C6211D" w:rsidRPr="00412A1F" w:rsidRDefault="00C6211D" w:rsidP="00C349BF">
      <w:pPr>
        <w:pStyle w:val="Listaconvietas"/>
        <w:numPr>
          <w:ilvl w:val="0"/>
          <w:numId w:val="0"/>
        </w:numPr>
        <w:spacing w:after="60"/>
        <w:ind w:left="360"/>
        <w:jc w:val="both"/>
        <w:rPr>
          <w:b/>
          <w:bCs/>
          <w:sz w:val="20"/>
          <w:szCs w:val="20"/>
          <w:lang w:val="es-CO"/>
        </w:rPr>
      </w:pPr>
    </w:p>
    <w:p w14:paraId="524931D1" w14:textId="77777777" w:rsidR="00850DCA" w:rsidRPr="00412A1F" w:rsidRDefault="009C0B53" w:rsidP="00C349BF">
      <w:pPr>
        <w:pStyle w:val="Listaconvietas"/>
        <w:numPr>
          <w:ilvl w:val="0"/>
          <w:numId w:val="0"/>
        </w:numPr>
        <w:spacing w:after="60"/>
        <w:ind w:left="360"/>
        <w:jc w:val="both"/>
        <w:rPr>
          <w:b/>
          <w:bCs/>
          <w:sz w:val="20"/>
          <w:szCs w:val="20"/>
          <w:lang w:val="es-CO"/>
        </w:rPr>
      </w:pPr>
      <w:r w:rsidRPr="00412A1F">
        <w:rPr>
          <w:sz w:val="20"/>
          <w:szCs w:val="20"/>
          <w:lang w:val="es-CO"/>
        </w:rPr>
        <w:t>El alcance incluye:</w:t>
      </w:r>
    </w:p>
    <w:p w14:paraId="49E08301" w14:textId="77777777" w:rsidR="00850DCA" w:rsidRPr="00412A1F" w:rsidRDefault="009C0B53">
      <w:pPr>
        <w:pStyle w:val="Listaconvietas"/>
        <w:numPr>
          <w:ilvl w:val="0"/>
          <w:numId w:val="10"/>
        </w:numPr>
        <w:spacing w:after="60"/>
        <w:jc w:val="both"/>
        <w:rPr>
          <w:b/>
          <w:bCs/>
          <w:sz w:val="20"/>
          <w:szCs w:val="20"/>
          <w:lang w:val="es-CO"/>
        </w:rPr>
      </w:pPr>
      <w:r w:rsidRPr="00412A1F">
        <w:rPr>
          <w:sz w:val="20"/>
          <w:szCs w:val="20"/>
          <w:lang w:val="es-CO"/>
        </w:rPr>
        <w:t>Estructuración de repositorios.</w:t>
      </w:r>
    </w:p>
    <w:p w14:paraId="2B68615E" w14:textId="77777777" w:rsidR="00850DCA" w:rsidRPr="00412A1F" w:rsidRDefault="009C0B53">
      <w:pPr>
        <w:pStyle w:val="Listaconvietas"/>
        <w:numPr>
          <w:ilvl w:val="0"/>
          <w:numId w:val="10"/>
        </w:numPr>
        <w:spacing w:after="60"/>
        <w:jc w:val="both"/>
        <w:rPr>
          <w:b/>
          <w:bCs/>
          <w:sz w:val="20"/>
          <w:szCs w:val="20"/>
          <w:lang w:val="es-CO"/>
        </w:rPr>
      </w:pPr>
      <w:r w:rsidRPr="00412A1F">
        <w:rPr>
          <w:sz w:val="20"/>
          <w:szCs w:val="20"/>
          <w:lang w:val="es-CO"/>
        </w:rPr>
        <w:t>Estrategia de ramas y versionamiento.</w:t>
      </w:r>
    </w:p>
    <w:p w14:paraId="3756AFC1" w14:textId="77777777" w:rsidR="00850DCA" w:rsidRPr="00412A1F" w:rsidRDefault="009C0B53">
      <w:pPr>
        <w:pStyle w:val="Listaconvietas"/>
        <w:numPr>
          <w:ilvl w:val="0"/>
          <w:numId w:val="10"/>
        </w:numPr>
        <w:spacing w:after="60"/>
        <w:jc w:val="both"/>
        <w:rPr>
          <w:b/>
          <w:bCs/>
          <w:sz w:val="20"/>
          <w:szCs w:val="20"/>
          <w:lang w:val="es-CO"/>
        </w:rPr>
      </w:pPr>
      <w:r w:rsidRPr="00412A1F">
        <w:rPr>
          <w:sz w:val="20"/>
          <w:szCs w:val="20"/>
          <w:lang w:val="es-CO"/>
        </w:rPr>
        <w:t>Gestión de configuración por ambiente.</w:t>
      </w:r>
    </w:p>
    <w:p w14:paraId="5692502B" w14:textId="77777777" w:rsidR="00850DCA" w:rsidRPr="00412A1F" w:rsidRDefault="009C0B53">
      <w:pPr>
        <w:pStyle w:val="Listaconvietas"/>
        <w:numPr>
          <w:ilvl w:val="0"/>
          <w:numId w:val="10"/>
        </w:numPr>
        <w:spacing w:after="60"/>
        <w:jc w:val="both"/>
        <w:rPr>
          <w:b/>
          <w:bCs/>
          <w:sz w:val="20"/>
          <w:szCs w:val="20"/>
          <w:lang w:val="es-CO"/>
        </w:rPr>
      </w:pPr>
      <w:r w:rsidRPr="00412A1F">
        <w:rPr>
          <w:sz w:val="20"/>
          <w:szCs w:val="20"/>
          <w:lang w:val="es-CO"/>
        </w:rPr>
        <w:t>Automatización de despliegues cuando aplique.</w:t>
      </w:r>
    </w:p>
    <w:p w14:paraId="61812C14" w14:textId="77777777" w:rsidR="00850DCA" w:rsidRPr="00021B7D" w:rsidRDefault="009C0B53">
      <w:pPr>
        <w:pStyle w:val="Listaconvietas"/>
        <w:numPr>
          <w:ilvl w:val="0"/>
          <w:numId w:val="10"/>
        </w:numPr>
        <w:spacing w:after="60"/>
        <w:jc w:val="both"/>
        <w:rPr>
          <w:b/>
          <w:bCs/>
          <w:sz w:val="20"/>
          <w:szCs w:val="20"/>
          <w:lang w:val="es-CO"/>
        </w:rPr>
      </w:pPr>
      <w:r w:rsidRPr="00412A1F">
        <w:rPr>
          <w:sz w:val="20"/>
          <w:szCs w:val="20"/>
          <w:lang w:val="es-CO"/>
        </w:rPr>
        <w:t>Pipelines CI/CD.</w:t>
      </w:r>
    </w:p>
    <w:p w14:paraId="0A0339FC" w14:textId="390A94D8" w:rsidR="00021B7D" w:rsidRPr="00021B7D" w:rsidRDefault="00021B7D">
      <w:pPr>
        <w:pStyle w:val="Listaconvietas"/>
        <w:numPr>
          <w:ilvl w:val="0"/>
          <w:numId w:val="10"/>
        </w:numPr>
        <w:spacing w:after="60"/>
        <w:jc w:val="both"/>
        <w:rPr>
          <w:sz w:val="20"/>
          <w:szCs w:val="20"/>
          <w:lang w:val="es-CO"/>
        </w:rPr>
      </w:pPr>
      <w:r w:rsidRPr="00021B7D">
        <w:rPr>
          <w:sz w:val="20"/>
          <w:szCs w:val="20"/>
          <w:lang w:val="es-CO"/>
        </w:rPr>
        <w:t>Incorporación de controles de seguridad dentro del ciclo CI/CD, incluyendo análisis de código, dependencias, vulnerabilidades y configuraciones, según los lineamientos y herramientas corporativas disponibles.</w:t>
      </w:r>
    </w:p>
    <w:p w14:paraId="359A22F0" w14:textId="77777777" w:rsidR="00850DCA" w:rsidRPr="00412A1F" w:rsidRDefault="009C0B53">
      <w:pPr>
        <w:pStyle w:val="Listaconvietas"/>
        <w:numPr>
          <w:ilvl w:val="0"/>
          <w:numId w:val="10"/>
        </w:numPr>
        <w:spacing w:after="60"/>
        <w:jc w:val="both"/>
        <w:rPr>
          <w:b/>
          <w:bCs/>
          <w:sz w:val="20"/>
          <w:szCs w:val="20"/>
          <w:lang w:val="es-CO"/>
        </w:rPr>
      </w:pPr>
      <w:r w:rsidRPr="00412A1F">
        <w:rPr>
          <w:sz w:val="20"/>
          <w:szCs w:val="20"/>
          <w:lang w:val="es-CO"/>
        </w:rPr>
        <w:t>Gestión de artefactos.</w:t>
      </w:r>
    </w:p>
    <w:p w14:paraId="48344B12" w14:textId="77777777" w:rsidR="00850DCA" w:rsidRPr="00412A1F" w:rsidRDefault="009C0B53">
      <w:pPr>
        <w:pStyle w:val="Listaconvietas"/>
        <w:numPr>
          <w:ilvl w:val="0"/>
          <w:numId w:val="10"/>
        </w:numPr>
        <w:spacing w:after="60"/>
        <w:jc w:val="both"/>
        <w:rPr>
          <w:b/>
          <w:bCs/>
          <w:sz w:val="20"/>
          <w:szCs w:val="20"/>
          <w:lang w:val="es-CO"/>
        </w:rPr>
      </w:pPr>
      <w:r w:rsidRPr="00412A1F">
        <w:rPr>
          <w:sz w:val="20"/>
          <w:szCs w:val="20"/>
          <w:lang w:val="es-CO"/>
        </w:rPr>
        <w:t>Separación de ambientes.</w:t>
      </w:r>
    </w:p>
    <w:p w14:paraId="66032D89" w14:textId="0BFC9CE0" w:rsidR="00850DCA" w:rsidRPr="00412A1F" w:rsidRDefault="009C0B53">
      <w:pPr>
        <w:pStyle w:val="Listaconvietas"/>
        <w:numPr>
          <w:ilvl w:val="0"/>
          <w:numId w:val="10"/>
        </w:numPr>
        <w:spacing w:after="60"/>
        <w:jc w:val="both"/>
        <w:rPr>
          <w:b/>
          <w:bCs/>
          <w:sz w:val="20"/>
          <w:szCs w:val="20"/>
          <w:lang w:val="es-CO"/>
        </w:rPr>
      </w:pPr>
      <w:r w:rsidRPr="00412A1F">
        <w:rPr>
          <w:sz w:val="20"/>
          <w:szCs w:val="20"/>
          <w:lang w:val="es-CO"/>
        </w:rPr>
        <w:t>Trazabilidad de versiones desplegadas.</w:t>
      </w:r>
    </w:p>
    <w:p w14:paraId="73247A15" w14:textId="2A85B1CF" w:rsidR="00D07810" w:rsidRPr="00E54289" w:rsidRDefault="009C0B53">
      <w:pPr>
        <w:pStyle w:val="Listaconvietas"/>
        <w:numPr>
          <w:ilvl w:val="0"/>
          <w:numId w:val="10"/>
        </w:numPr>
        <w:spacing w:after="60"/>
        <w:jc w:val="both"/>
        <w:rPr>
          <w:b/>
          <w:bCs/>
          <w:sz w:val="20"/>
          <w:szCs w:val="20"/>
          <w:lang w:val="es-CO"/>
        </w:rPr>
      </w:pPr>
      <w:r w:rsidRPr="00412A1F">
        <w:rPr>
          <w:sz w:val="20"/>
          <w:szCs w:val="20"/>
          <w:lang w:val="es-CO"/>
        </w:rPr>
        <w:t>Documentación del procedimiento de promoción entre ambientes.</w:t>
      </w:r>
    </w:p>
    <w:p w14:paraId="46284BBD" w14:textId="77777777" w:rsidR="00E54289" w:rsidRDefault="00E54289" w:rsidP="00E54289">
      <w:pPr>
        <w:pStyle w:val="Listaconvietas"/>
        <w:numPr>
          <w:ilvl w:val="0"/>
          <w:numId w:val="0"/>
        </w:numPr>
        <w:spacing w:after="60"/>
        <w:ind w:left="1080"/>
        <w:jc w:val="both"/>
        <w:rPr>
          <w:sz w:val="20"/>
          <w:szCs w:val="20"/>
          <w:lang w:val="es-CO"/>
        </w:rPr>
      </w:pPr>
    </w:p>
    <w:p w14:paraId="0DFE2893" w14:textId="77777777" w:rsidR="00E54289" w:rsidRPr="00412A1F" w:rsidRDefault="00E54289" w:rsidP="00E54289">
      <w:pPr>
        <w:pStyle w:val="Listaconvietas"/>
        <w:numPr>
          <w:ilvl w:val="0"/>
          <w:numId w:val="0"/>
        </w:numPr>
        <w:spacing w:after="60"/>
        <w:ind w:left="1080"/>
        <w:jc w:val="both"/>
        <w:rPr>
          <w:b/>
          <w:bCs/>
          <w:sz w:val="20"/>
          <w:szCs w:val="20"/>
          <w:lang w:val="es-CO"/>
        </w:rPr>
      </w:pPr>
    </w:p>
    <w:p w14:paraId="7D3533CE" w14:textId="0B18B579" w:rsidR="00D07810" w:rsidRDefault="009C0B53" w:rsidP="00390AA3">
      <w:pPr>
        <w:pStyle w:val="Ttulo3"/>
        <w:rPr>
          <w:lang w:val="es-CO"/>
        </w:rPr>
      </w:pPr>
      <w:bookmarkStart w:id="93" w:name="_Toc240576062"/>
      <w:commentRangeStart w:id="94"/>
      <w:commentRangeStart w:id="95"/>
      <w:commentRangeStart w:id="96"/>
      <w:commentRangeStart w:id="97"/>
      <w:commentRangeStart w:id="98"/>
      <w:r w:rsidRPr="00412A1F">
        <w:rPr>
          <w:lang w:val="es-CO"/>
        </w:rPr>
        <w:t xml:space="preserve">Documentación </w:t>
      </w:r>
      <w:commentRangeEnd w:id="94"/>
      <w:r w:rsidR="00390AA3" w:rsidRPr="00412A1F">
        <w:rPr>
          <w:rStyle w:val="Refdecomentario"/>
          <w:sz w:val="21"/>
          <w:szCs w:val="22"/>
          <w:lang w:val="es-CO"/>
        </w:rPr>
        <w:commentReference w:id="94"/>
      </w:r>
      <w:commentRangeEnd w:id="95"/>
      <w:r w:rsidRPr="00412A1F">
        <w:rPr>
          <w:rStyle w:val="Refdecomentario"/>
          <w:sz w:val="21"/>
          <w:szCs w:val="22"/>
          <w:lang w:val="es-CO"/>
        </w:rPr>
        <w:commentReference w:id="95"/>
      </w:r>
      <w:commentRangeEnd w:id="96"/>
      <w:r w:rsidRPr="00412A1F">
        <w:rPr>
          <w:rStyle w:val="Refdecomentario"/>
          <w:sz w:val="21"/>
          <w:szCs w:val="22"/>
          <w:lang w:val="es-CO"/>
        </w:rPr>
        <w:commentReference w:id="96"/>
      </w:r>
      <w:commentRangeEnd w:id="97"/>
      <w:r w:rsidRPr="00412A1F">
        <w:rPr>
          <w:rStyle w:val="Refdecomentario"/>
          <w:sz w:val="21"/>
          <w:szCs w:val="22"/>
          <w:lang w:val="es-CO"/>
        </w:rPr>
        <w:commentReference w:id="97"/>
      </w:r>
      <w:commentRangeEnd w:id="98"/>
      <w:r w:rsidRPr="00412A1F">
        <w:rPr>
          <w:rStyle w:val="Refdecomentario"/>
          <w:sz w:val="21"/>
          <w:szCs w:val="22"/>
          <w:lang w:val="es-CO"/>
        </w:rPr>
        <w:commentReference w:id="98"/>
      </w:r>
      <w:r w:rsidRPr="00412A1F">
        <w:rPr>
          <w:lang w:val="es-CO"/>
        </w:rPr>
        <w:t>y transferencia de conocimiento</w:t>
      </w:r>
      <w:bookmarkEnd w:id="93"/>
    </w:p>
    <w:p w14:paraId="017ACF8F" w14:textId="77777777" w:rsidR="00E54289" w:rsidRPr="00E54289" w:rsidRDefault="00E54289" w:rsidP="00E54289">
      <w:pPr>
        <w:rPr>
          <w:lang w:val="es-CO"/>
        </w:rPr>
      </w:pPr>
    </w:p>
    <w:p w14:paraId="308ADD25" w14:textId="2BC1DB35" w:rsidR="0088492A" w:rsidRPr="00412A1F" w:rsidRDefault="009C0B53" w:rsidP="00C349BF">
      <w:pPr>
        <w:pStyle w:val="Listaconvietas"/>
        <w:numPr>
          <w:ilvl w:val="0"/>
          <w:numId w:val="0"/>
        </w:numPr>
        <w:spacing w:after="60"/>
        <w:ind w:left="360"/>
        <w:jc w:val="both"/>
        <w:rPr>
          <w:sz w:val="20"/>
          <w:szCs w:val="20"/>
          <w:lang w:val="es-CO"/>
        </w:rPr>
      </w:pPr>
      <w:r w:rsidRPr="00412A1F">
        <w:rPr>
          <w:sz w:val="20"/>
          <w:szCs w:val="20"/>
          <w:lang w:val="es-CO"/>
        </w:rPr>
        <w:t>Documentar los componentes construidos</w:t>
      </w:r>
      <w:r w:rsidR="007828F2">
        <w:rPr>
          <w:sz w:val="20"/>
          <w:szCs w:val="20"/>
          <w:lang w:val="es-CO"/>
        </w:rPr>
        <w:t xml:space="preserve"> en confluence</w:t>
      </w:r>
      <w:r w:rsidRPr="00412A1F">
        <w:rPr>
          <w:sz w:val="20"/>
          <w:szCs w:val="20"/>
          <w:lang w:val="es-CO"/>
        </w:rPr>
        <w:t xml:space="preserve"> y realizar la transferencia de conocimiento necesaria para facilitar su administración, operación y evolución posterior.</w:t>
      </w:r>
    </w:p>
    <w:p w14:paraId="30D8131F" w14:textId="77777777" w:rsidR="0088492A" w:rsidRPr="00412A1F" w:rsidRDefault="0088492A" w:rsidP="00C349BF">
      <w:pPr>
        <w:pStyle w:val="Listaconvietas"/>
        <w:numPr>
          <w:ilvl w:val="0"/>
          <w:numId w:val="0"/>
        </w:numPr>
        <w:spacing w:after="60"/>
        <w:ind w:left="360"/>
        <w:jc w:val="both"/>
        <w:rPr>
          <w:sz w:val="20"/>
          <w:szCs w:val="20"/>
          <w:lang w:val="es-CO"/>
        </w:rPr>
      </w:pPr>
    </w:p>
    <w:p w14:paraId="67BFD477" w14:textId="77777777" w:rsidR="0088492A" w:rsidRPr="00412A1F" w:rsidRDefault="009C0B53" w:rsidP="00C349BF">
      <w:pPr>
        <w:pStyle w:val="Listaconvietas"/>
        <w:numPr>
          <w:ilvl w:val="0"/>
          <w:numId w:val="0"/>
        </w:numPr>
        <w:spacing w:after="60"/>
        <w:ind w:left="360"/>
        <w:jc w:val="both"/>
        <w:rPr>
          <w:sz w:val="20"/>
          <w:szCs w:val="20"/>
          <w:lang w:val="es-CO"/>
        </w:rPr>
      </w:pPr>
      <w:r w:rsidRPr="00412A1F">
        <w:rPr>
          <w:sz w:val="20"/>
          <w:szCs w:val="20"/>
          <w:lang w:val="es-CO"/>
        </w:rPr>
        <w:t>El alcance contempla:</w:t>
      </w:r>
    </w:p>
    <w:p w14:paraId="7114D2D1" w14:textId="77777777" w:rsidR="0088492A" w:rsidRPr="00412A1F" w:rsidRDefault="009C0B53">
      <w:pPr>
        <w:pStyle w:val="Listaconvietas"/>
        <w:numPr>
          <w:ilvl w:val="0"/>
          <w:numId w:val="11"/>
        </w:numPr>
        <w:spacing w:after="60"/>
        <w:jc w:val="both"/>
        <w:rPr>
          <w:sz w:val="20"/>
          <w:szCs w:val="20"/>
          <w:lang w:val="es-CO"/>
        </w:rPr>
      </w:pPr>
      <w:r w:rsidRPr="00412A1F">
        <w:rPr>
          <w:sz w:val="20"/>
          <w:szCs w:val="20"/>
          <w:lang w:val="es-CO"/>
        </w:rPr>
        <w:t>Documentación de arquitectura.</w:t>
      </w:r>
    </w:p>
    <w:p w14:paraId="161EA850" w14:textId="77777777" w:rsidR="0088492A" w:rsidRPr="00412A1F" w:rsidRDefault="009C0B53">
      <w:pPr>
        <w:pStyle w:val="Listaconvietas"/>
        <w:numPr>
          <w:ilvl w:val="0"/>
          <w:numId w:val="11"/>
        </w:numPr>
        <w:spacing w:after="60"/>
        <w:jc w:val="both"/>
        <w:rPr>
          <w:sz w:val="20"/>
          <w:szCs w:val="20"/>
          <w:lang w:val="es-CO"/>
        </w:rPr>
      </w:pPr>
      <w:r w:rsidRPr="00412A1F">
        <w:rPr>
          <w:sz w:val="20"/>
          <w:szCs w:val="20"/>
          <w:lang w:val="es-CO"/>
        </w:rPr>
        <w:t>Documentación de fuentes y mecanismos de integración.</w:t>
      </w:r>
    </w:p>
    <w:p w14:paraId="7F7BF094" w14:textId="751AF425" w:rsidR="0088492A" w:rsidRPr="00412A1F" w:rsidRDefault="009C0B53">
      <w:pPr>
        <w:pStyle w:val="Listaconvietas"/>
        <w:numPr>
          <w:ilvl w:val="0"/>
          <w:numId w:val="11"/>
        </w:numPr>
        <w:spacing w:after="60"/>
        <w:jc w:val="both"/>
        <w:rPr>
          <w:sz w:val="20"/>
          <w:szCs w:val="20"/>
          <w:lang w:val="es-CO"/>
        </w:rPr>
      </w:pPr>
      <w:r w:rsidRPr="00412A1F">
        <w:rPr>
          <w:sz w:val="20"/>
          <w:szCs w:val="20"/>
          <w:lang w:val="es-CO"/>
        </w:rPr>
        <w:t>Modelo del Dominio de Datos de Salud.</w:t>
      </w:r>
    </w:p>
    <w:p w14:paraId="1EEF6C59" w14:textId="77777777" w:rsidR="0088492A" w:rsidRPr="00412A1F" w:rsidRDefault="009C0B53">
      <w:pPr>
        <w:pStyle w:val="Listaconvietas"/>
        <w:numPr>
          <w:ilvl w:val="0"/>
          <w:numId w:val="11"/>
        </w:numPr>
        <w:spacing w:after="60"/>
        <w:jc w:val="both"/>
        <w:rPr>
          <w:sz w:val="20"/>
          <w:szCs w:val="20"/>
          <w:lang w:val="es-CO"/>
        </w:rPr>
      </w:pPr>
      <w:r w:rsidRPr="00412A1F">
        <w:rPr>
          <w:sz w:val="20"/>
          <w:szCs w:val="20"/>
          <w:lang w:val="es-CO"/>
        </w:rPr>
        <w:t>Modelo OMOP implementado.</w:t>
      </w:r>
    </w:p>
    <w:p w14:paraId="2C38BD29" w14:textId="77777777" w:rsidR="0088492A" w:rsidRPr="00412A1F" w:rsidRDefault="009C0B53">
      <w:pPr>
        <w:pStyle w:val="Listaconvietas"/>
        <w:numPr>
          <w:ilvl w:val="0"/>
          <w:numId w:val="11"/>
        </w:numPr>
        <w:spacing w:after="60"/>
        <w:jc w:val="both"/>
        <w:rPr>
          <w:sz w:val="20"/>
          <w:szCs w:val="20"/>
          <w:lang w:val="es-CO"/>
        </w:rPr>
      </w:pPr>
      <w:r w:rsidRPr="00412A1F">
        <w:rPr>
          <w:sz w:val="20"/>
          <w:szCs w:val="20"/>
          <w:lang w:val="es-CO"/>
        </w:rPr>
        <w:t>Matrices de mapeo.</w:t>
      </w:r>
    </w:p>
    <w:p w14:paraId="2AAE4122" w14:textId="6109B0BD" w:rsidR="0088492A" w:rsidRPr="00412A1F" w:rsidRDefault="009C0B53">
      <w:pPr>
        <w:pStyle w:val="Listaconvietas"/>
        <w:numPr>
          <w:ilvl w:val="0"/>
          <w:numId w:val="11"/>
        </w:numPr>
        <w:spacing w:after="60"/>
        <w:jc w:val="both"/>
        <w:rPr>
          <w:sz w:val="20"/>
          <w:szCs w:val="20"/>
          <w:lang w:val="es-CO"/>
        </w:rPr>
      </w:pPr>
      <w:r w:rsidRPr="00412A1F">
        <w:rPr>
          <w:sz w:val="20"/>
          <w:szCs w:val="20"/>
          <w:lang w:val="es-CO"/>
        </w:rPr>
        <w:t>Documentación del servidor terminológico</w:t>
      </w:r>
      <w:r w:rsidR="00303288">
        <w:rPr>
          <w:sz w:val="20"/>
          <w:szCs w:val="20"/>
          <w:lang w:val="es-CO"/>
        </w:rPr>
        <w:t xml:space="preserve"> y sus componentes asociados</w:t>
      </w:r>
      <w:r w:rsidR="00184461">
        <w:rPr>
          <w:sz w:val="20"/>
          <w:szCs w:val="20"/>
          <w:lang w:val="es-CO"/>
        </w:rPr>
        <w:t>, arquitectura, IA, seguridad y gobierno</w:t>
      </w:r>
      <w:r w:rsidRPr="00412A1F">
        <w:rPr>
          <w:sz w:val="20"/>
          <w:szCs w:val="20"/>
          <w:lang w:val="es-CO"/>
        </w:rPr>
        <w:t>.</w:t>
      </w:r>
    </w:p>
    <w:p w14:paraId="269D3B83" w14:textId="2615272E" w:rsidR="0088492A" w:rsidRPr="00412A1F" w:rsidRDefault="009C0B53">
      <w:pPr>
        <w:pStyle w:val="Listaconvietas"/>
        <w:numPr>
          <w:ilvl w:val="0"/>
          <w:numId w:val="11"/>
        </w:numPr>
        <w:spacing w:after="60"/>
        <w:jc w:val="both"/>
        <w:rPr>
          <w:sz w:val="20"/>
          <w:szCs w:val="20"/>
          <w:lang w:val="es-CO"/>
        </w:rPr>
      </w:pPr>
      <w:r w:rsidRPr="00412A1F">
        <w:rPr>
          <w:sz w:val="20"/>
          <w:szCs w:val="20"/>
          <w:lang w:val="es-CO"/>
        </w:rPr>
        <w:t>Vocabularios y homologaciones implementadas.</w:t>
      </w:r>
    </w:p>
    <w:p w14:paraId="777C9154" w14:textId="148CCD61" w:rsidR="0088492A" w:rsidRPr="00412A1F" w:rsidRDefault="009C0B53">
      <w:pPr>
        <w:pStyle w:val="Listaconvietas"/>
        <w:numPr>
          <w:ilvl w:val="0"/>
          <w:numId w:val="11"/>
        </w:numPr>
        <w:spacing w:after="60"/>
        <w:jc w:val="both"/>
        <w:rPr>
          <w:sz w:val="20"/>
          <w:szCs w:val="20"/>
          <w:lang w:val="es-CO"/>
        </w:rPr>
      </w:pPr>
      <w:r w:rsidRPr="00412A1F">
        <w:rPr>
          <w:sz w:val="20"/>
          <w:szCs w:val="20"/>
          <w:lang w:val="es-CO"/>
        </w:rPr>
        <w:t>Metadatos y artefactos de gobierno.</w:t>
      </w:r>
    </w:p>
    <w:p w14:paraId="5166FE99" w14:textId="78AFC885" w:rsidR="0088492A" w:rsidRPr="00412A1F" w:rsidRDefault="009C0B53">
      <w:pPr>
        <w:pStyle w:val="Listaconvietas"/>
        <w:numPr>
          <w:ilvl w:val="0"/>
          <w:numId w:val="11"/>
        </w:numPr>
        <w:spacing w:after="60"/>
        <w:jc w:val="both"/>
        <w:rPr>
          <w:sz w:val="20"/>
          <w:szCs w:val="20"/>
          <w:lang w:val="es-CO"/>
        </w:rPr>
      </w:pPr>
      <w:r w:rsidRPr="00412A1F">
        <w:rPr>
          <w:sz w:val="20"/>
          <w:szCs w:val="20"/>
          <w:lang w:val="es-CO"/>
        </w:rPr>
        <w:t>Documentación de seguridad.</w:t>
      </w:r>
    </w:p>
    <w:p w14:paraId="6B8975BD" w14:textId="3E338291" w:rsidR="15376398" w:rsidRDefault="009C0B53" w:rsidP="27FE4923">
      <w:pPr>
        <w:pStyle w:val="Listaconvietas"/>
        <w:spacing w:after="60"/>
        <w:jc w:val="both"/>
        <w:rPr>
          <w:sz w:val="20"/>
          <w:szCs w:val="20"/>
          <w:lang w:val="es-CO"/>
        </w:rPr>
      </w:pPr>
      <w:r w:rsidRPr="149EA6F1">
        <w:rPr>
          <w:sz w:val="20"/>
          <w:szCs w:val="20"/>
          <w:lang w:val="es-CO"/>
        </w:rPr>
        <w:t>Documentación operativa.</w:t>
      </w:r>
    </w:p>
    <w:p w14:paraId="0B45E144" w14:textId="58CDC6D6" w:rsidR="15376398" w:rsidRDefault="009C0B53" w:rsidP="27FE4923">
      <w:pPr>
        <w:pStyle w:val="Listaconvietas"/>
        <w:spacing w:after="60"/>
        <w:jc w:val="both"/>
        <w:rPr>
          <w:sz w:val="20"/>
          <w:szCs w:val="20"/>
          <w:lang w:val="es-CO"/>
        </w:rPr>
      </w:pPr>
      <w:r w:rsidRPr="149EA6F1">
        <w:rPr>
          <w:sz w:val="20"/>
          <w:szCs w:val="20"/>
          <w:lang w:val="es-CO"/>
        </w:rPr>
        <w:t>Procedimientos de despliegue.</w:t>
      </w:r>
    </w:p>
    <w:p w14:paraId="6D6A5996" w14:textId="099DEBF7" w:rsidR="15376398" w:rsidRDefault="009C0B53" w:rsidP="27FE4923">
      <w:pPr>
        <w:pStyle w:val="Listaconvietas"/>
        <w:spacing w:after="60"/>
        <w:jc w:val="both"/>
        <w:rPr>
          <w:sz w:val="20"/>
          <w:szCs w:val="20"/>
          <w:lang w:val="es-CO"/>
        </w:rPr>
      </w:pPr>
      <w:r w:rsidRPr="149EA6F1">
        <w:rPr>
          <w:sz w:val="20"/>
          <w:szCs w:val="20"/>
          <w:lang w:val="es-CO"/>
        </w:rPr>
        <w:t>Sesiones de transferencia de conocimiento a los equipos definidos por Salud SURA.</w:t>
      </w:r>
    </w:p>
    <w:p w14:paraId="580B545E" w14:textId="67D4CE08" w:rsidR="15376398" w:rsidRDefault="5B79065F" w:rsidP="27FE4923">
      <w:pPr>
        <w:pStyle w:val="Listaconvietas"/>
        <w:spacing w:after="60"/>
        <w:jc w:val="both"/>
        <w:rPr>
          <w:sz w:val="20"/>
          <w:szCs w:val="20"/>
          <w:lang w:val="es-CO"/>
        </w:rPr>
      </w:pPr>
      <w:r w:rsidRPr="149EA6F1">
        <w:rPr>
          <w:sz w:val="20"/>
          <w:szCs w:val="20"/>
          <w:lang w:val="es-CO"/>
        </w:rPr>
        <w:t>Inteligencia artificial: gobierno, agentes, modelos analíticos, observabilidad</w:t>
      </w:r>
    </w:p>
    <w:p w14:paraId="558B0107" w14:textId="77777777" w:rsidR="00D07810" w:rsidRPr="00412A1F" w:rsidRDefault="00D07810" w:rsidP="00C349BF">
      <w:pPr>
        <w:pStyle w:val="Listaconvietas"/>
        <w:numPr>
          <w:ilvl w:val="0"/>
          <w:numId w:val="0"/>
        </w:numPr>
        <w:spacing w:after="60"/>
        <w:jc w:val="both"/>
        <w:rPr>
          <w:sz w:val="20"/>
          <w:szCs w:val="20"/>
          <w:lang w:val="es-CO"/>
        </w:rPr>
      </w:pPr>
    </w:p>
    <w:p w14:paraId="726CF166" w14:textId="77777777" w:rsidR="001D0DC9" w:rsidRPr="00AB214D" w:rsidRDefault="009C0B53" w:rsidP="001D0DC9">
      <w:pPr>
        <w:pStyle w:val="Listaconvietas"/>
        <w:numPr>
          <w:ilvl w:val="0"/>
          <w:numId w:val="0"/>
        </w:numPr>
        <w:spacing w:after="60"/>
        <w:ind w:left="360"/>
        <w:jc w:val="both"/>
        <w:rPr>
          <w:lang w:val="es-CO"/>
        </w:rPr>
      </w:pPr>
      <w:r w:rsidRPr="00412A1F">
        <w:rPr>
          <w:sz w:val="20"/>
          <w:szCs w:val="20"/>
          <w:lang w:val="es-CO"/>
        </w:rPr>
        <w:t>La implementación se concentrará en las fuentes y capacidades priorizadas, buscando establecer los patrones, modelos, estándares y componentes reutilizables que permitan ampliar progresivamente la fundación sin requerir rediseños estructurales.</w:t>
      </w:r>
    </w:p>
    <w:p w14:paraId="475C1999" w14:textId="3D250F32" w:rsidR="3DB36572" w:rsidRDefault="3DB36572" w:rsidP="3DB36572">
      <w:pPr>
        <w:pStyle w:val="Listaconvietas"/>
        <w:numPr>
          <w:ilvl w:val="0"/>
          <w:numId w:val="0"/>
        </w:numPr>
        <w:spacing w:after="60"/>
        <w:ind w:left="360"/>
        <w:jc w:val="both"/>
        <w:rPr>
          <w:sz w:val="20"/>
          <w:szCs w:val="20"/>
          <w:lang w:val="es-CO"/>
        </w:rPr>
      </w:pPr>
    </w:p>
    <w:p w14:paraId="0331978D" w14:textId="29AD84E9" w:rsidR="76D3D258" w:rsidRPr="00AB214D" w:rsidRDefault="0E5BE01D" w:rsidP="149EA6F1">
      <w:pPr>
        <w:pStyle w:val="Listaconvietas"/>
        <w:numPr>
          <w:ilvl w:val="0"/>
          <w:numId w:val="0"/>
        </w:numPr>
        <w:spacing w:after="60"/>
        <w:ind w:left="360"/>
        <w:jc w:val="both"/>
        <w:rPr>
          <w:sz w:val="20"/>
          <w:szCs w:val="20"/>
          <w:lang w:val="es-CO"/>
        </w:rPr>
      </w:pPr>
      <w:r w:rsidRPr="149EA6F1">
        <w:rPr>
          <w:rFonts w:asciiTheme="minorHAnsi" w:hAnsiTheme="minorHAnsi"/>
          <w:sz w:val="20"/>
          <w:szCs w:val="20"/>
          <w:lang w:val="es-CO"/>
        </w:rPr>
        <w:t xml:space="preserve">Como parte de los entregables del proyecto, NTT Data estructurará y mantendrá en el espacio Confluence de AlejandrIA una sección dedicada a </w:t>
      </w:r>
      <w:r w:rsidR="57091EFA" w:rsidRPr="149EA6F1">
        <w:rPr>
          <w:rFonts w:asciiTheme="minorHAnsi" w:hAnsiTheme="minorHAnsi"/>
          <w:sz w:val="20"/>
          <w:szCs w:val="20"/>
          <w:lang w:val="es-CO"/>
        </w:rPr>
        <w:t>esta documentación</w:t>
      </w:r>
      <w:r w:rsidRPr="149EA6F1">
        <w:rPr>
          <w:rFonts w:asciiTheme="minorHAnsi" w:hAnsiTheme="minorHAnsi"/>
          <w:sz w:val="20"/>
          <w:szCs w:val="20"/>
          <w:lang w:val="es-CO"/>
        </w:rPr>
        <w:t>. Esta sección se iniciará en el Mes 1 con el ADR de alineación al marco corporativo de SURA, y se completará progresivamente conforme avancen los hitos del proyecto, de modo que al cierre del Mes 6 la documentación de IA esté lista para ser operada de forma autónoma por el equipo de SURA.</w:t>
      </w:r>
    </w:p>
    <w:p w14:paraId="2F68F698" w14:textId="1DA5D989" w:rsidR="4554A0C5" w:rsidRDefault="4554A0C5" w:rsidP="4554A0C5">
      <w:pPr>
        <w:pStyle w:val="Listaconvietas"/>
        <w:numPr>
          <w:ilvl w:val="0"/>
          <w:numId w:val="0"/>
        </w:numPr>
        <w:spacing w:after="60"/>
        <w:ind w:left="360"/>
        <w:jc w:val="both"/>
        <w:rPr>
          <w:sz w:val="20"/>
          <w:szCs w:val="20"/>
          <w:lang w:val="es-CO"/>
        </w:rPr>
      </w:pPr>
    </w:p>
    <w:p w14:paraId="1501DC09" w14:textId="46C9BA27" w:rsidR="4554A0C5" w:rsidRDefault="4554A0C5" w:rsidP="4554A0C5">
      <w:pPr>
        <w:pStyle w:val="Listaconvietas"/>
        <w:numPr>
          <w:ilvl w:val="0"/>
          <w:numId w:val="0"/>
        </w:numPr>
        <w:spacing w:after="60"/>
        <w:ind w:left="360"/>
        <w:jc w:val="both"/>
        <w:rPr>
          <w:sz w:val="20"/>
          <w:szCs w:val="20"/>
          <w:lang w:val="es-CO"/>
        </w:rPr>
      </w:pPr>
    </w:p>
    <w:p w14:paraId="6686C763" w14:textId="4C284E92" w:rsidR="004831DA" w:rsidRDefault="004831DA" w:rsidP="149EA6F1">
      <w:pPr>
        <w:pStyle w:val="Listaconvietas"/>
        <w:spacing w:after="60"/>
        <w:jc w:val="both"/>
        <w:rPr>
          <w:sz w:val="20"/>
          <w:szCs w:val="20"/>
          <w:lang w:val="es-CO"/>
        </w:rPr>
      </w:pPr>
    </w:p>
    <w:p w14:paraId="633A0539" w14:textId="77777777" w:rsidR="004831DA" w:rsidRPr="00412A1F" w:rsidRDefault="004831DA" w:rsidP="004831DA">
      <w:pPr>
        <w:pStyle w:val="Ttulo3"/>
        <w:rPr>
          <w:rFonts w:ascii="Aptos" w:hAnsi="Aptos"/>
          <w:sz w:val="20"/>
          <w:szCs w:val="20"/>
          <w:lang w:val="es-CO"/>
        </w:rPr>
      </w:pPr>
      <w:bookmarkStart w:id="99" w:name="_Toc238483084"/>
      <w:bookmarkStart w:id="100" w:name="_Toc238570958"/>
      <w:bookmarkStart w:id="101" w:name="_Toc238651534"/>
      <w:bookmarkStart w:id="102" w:name="_Toc240576063"/>
      <w:r w:rsidRPr="00412A1F">
        <w:rPr>
          <w:rFonts w:ascii="Aptos" w:hAnsi="Aptos"/>
          <w:sz w:val="20"/>
          <w:szCs w:val="20"/>
          <w:lang w:val="es-CO"/>
        </w:rPr>
        <w:t>Arquitectura de referencia de la solución Dominio Salud</w:t>
      </w:r>
      <w:bookmarkEnd w:id="99"/>
      <w:bookmarkEnd w:id="100"/>
      <w:bookmarkEnd w:id="101"/>
      <w:bookmarkEnd w:id="102"/>
    </w:p>
    <w:p w14:paraId="43E736F8" w14:textId="77777777" w:rsidR="004831DA" w:rsidRPr="00412A1F" w:rsidRDefault="004831DA" w:rsidP="004831DA">
      <w:pPr>
        <w:rPr>
          <w:sz w:val="20"/>
          <w:szCs w:val="20"/>
          <w:lang w:val="es-CO"/>
        </w:rPr>
      </w:pPr>
    </w:p>
    <w:p w14:paraId="1834AB14" w14:textId="77777777" w:rsidR="004831DA" w:rsidRPr="00412A1F" w:rsidRDefault="004831DA" w:rsidP="00A24DF1">
      <w:pPr>
        <w:ind w:left="720"/>
        <w:jc w:val="both"/>
        <w:rPr>
          <w:sz w:val="20"/>
          <w:szCs w:val="20"/>
          <w:lang w:val="es-CO"/>
        </w:rPr>
      </w:pPr>
      <w:r w:rsidRPr="00412A1F">
        <w:rPr>
          <w:sz w:val="20"/>
          <w:szCs w:val="20"/>
          <w:lang w:val="es-CO"/>
        </w:rPr>
        <w:t>La arquitectura física propuesta para AlejandrIA se implementa principalmente sobre Google Cloud Platform (GCP) y establece una plataforma central para la integración, estandarización, gobierno y explotación analítica de información de salud. La solución permite integrar fuentes corporativas de SURA, construir productos de información estandarizados y habilitar su consumo por capacidades analíticas, de Inteligencia Artificial y por Data Partners externos bajo un esquema federado.</w:t>
      </w:r>
    </w:p>
    <w:p w14:paraId="3793CFB8" w14:textId="77777777" w:rsidR="004831DA" w:rsidRPr="00412A1F" w:rsidRDefault="004831DA" w:rsidP="00A24DF1">
      <w:pPr>
        <w:ind w:left="720"/>
        <w:jc w:val="both"/>
        <w:rPr>
          <w:sz w:val="20"/>
          <w:szCs w:val="20"/>
          <w:lang w:val="es-CO"/>
        </w:rPr>
      </w:pPr>
      <w:r w:rsidRPr="00412A1F">
        <w:rPr>
          <w:sz w:val="20"/>
          <w:szCs w:val="20"/>
          <w:lang w:val="es-CO"/>
        </w:rPr>
        <w:lastRenderedPageBreak/>
        <w:t>La arquitectura separa las capacidades de ingesta, almacenamiento, procesamiento, interoperabilidad clínica, analítica, IA, gobierno y federación, permitiendo que cada componente evolucione de manera independiente y manteniendo controles transversales de seguridad, observabilidad y operación.</w:t>
      </w:r>
    </w:p>
    <w:p w14:paraId="3C949B30" w14:textId="77777777" w:rsidR="004831DA" w:rsidRPr="00412A1F" w:rsidRDefault="004831DA" w:rsidP="004831DA">
      <w:pPr>
        <w:jc w:val="center"/>
        <w:rPr>
          <w:sz w:val="20"/>
          <w:szCs w:val="20"/>
          <w:lang w:val="es-CO"/>
        </w:rPr>
      </w:pPr>
      <w:r w:rsidRPr="00412A1F">
        <w:rPr>
          <w:noProof/>
          <w:sz w:val="20"/>
          <w:szCs w:val="20"/>
        </w:rPr>
        <w:drawing>
          <wp:inline distT="0" distB="0" distL="0" distR="0" wp14:anchorId="763BC05F" wp14:editId="6D4FFD9C">
            <wp:extent cx="5263452" cy="2281537"/>
            <wp:effectExtent l="0" t="0" r="0" b="5080"/>
            <wp:docPr id="1363573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73799" name="Picture 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293092" cy="2294385"/>
                    </a:xfrm>
                    <a:prstGeom prst="rect">
                      <a:avLst/>
                    </a:prstGeom>
                    <a:noFill/>
                    <a:ln>
                      <a:noFill/>
                    </a:ln>
                  </pic:spPr>
                </pic:pic>
              </a:graphicData>
            </a:graphic>
          </wp:inline>
        </w:drawing>
      </w:r>
    </w:p>
    <w:p w14:paraId="2C125602" w14:textId="77777777" w:rsidR="004831DA" w:rsidRPr="00412A1F" w:rsidRDefault="004831DA" w:rsidP="004831DA">
      <w:pPr>
        <w:jc w:val="both"/>
        <w:rPr>
          <w:sz w:val="20"/>
          <w:szCs w:val="20"/>
          <w:lang w:val="es-CO"/>
        </w:rPr>
      </w:pPr>
    </w:p>
    <w:p w14:paraId="567A4ED6" w14:textId="77777777" w:rsidR="004831DA" w:rsidRPr="00412A1F" w:rsidRDefault="004831DA" w:rsidP="004831DA">
      <w:pPr>
        <w:pStyle w:val="Prrafodelista"/>
        <w:numPr>
          <w:ilvl w:val="0"/>
          <w:numId w:val="13"/>
        </w:numPr>
        <w:jc w:val="both"/>
        <w:rPr>
          <w:i/>
          <w:sz w:val="20"/>
          <w:szCs w:val="20"/>
          <w:lang w:val="es-CO"/>
        </w:rPr>
      </w:pPr>
      <w:r w:rsidRPr="00412A1F">
        <w:rPr>
          <w:i/>
          <w:sz w:val="20"/>
          <w:szCs w:val="20"/>
          <w:lang w:val="es-CO"/>
        </w:rPr>
        <w:t>La capa semántica no forma parte de la Fundación del Dominio de Datos de Salud. Su diseño e implementación corresponde al Proyecto 2 – Plataforma Federada de Inteligencia en Salud, tomando OMOP y otros productos autorizados como fuentes de conocimiento.</w:t>
      </w:r>
    </w:p>
    <w:p w14:paraId="2D2F45DB" w14:textId="0AD1AA95" w:rsidR="004831DA" w:rsidRPr="00412A1F" w:rsidRDefault="004831DA" w:rsidP="004831DA">
      <w:pPr>
        <w:pStyle w:val="Prrafodelista"/>
        <w:numPr>
          <w:ilvl w:val="0"/>
          <w:numId w:val="13"/>
        </w:numPr>
        <w:jc w:val="both"/>
        <w:rPr>
          <w:i/>
          <w:sz w:val="20"/>
          <w:szCs w:val="20"/>
          <w:lang w:val="es-CO"/>
        </w:rPr>
      </w:pPr>
      <w:commentRangeStart w:id="103"/>
      <w:commentRangeStart w:id="104"/>
      <w:commentRangeStart w:id="105"/>
      <w:commentRangeStart w:id="106"/>
      <w:r w:rsidRPr="00412A1F">
        <w:rPr>
          <w:i/>
          <w:sz w:val="20"/>
          <w:szCs w:val="20"/>
          <w:lang w:val="es-CO"/>
        </w:rPr>
        <w:t xml:space="preserve">Datastream </w:t>
      </w:r>
      <w:commentRangeEnd w:id="103"/>
      <w:r w:rsidRPr="00B02EEC">
        <w:rPr>
          <w:rStyle w:val="Refdecomentario"/>
          <w:i/>
          <w:sz w:val="20"/>
          <w:szCs w:val="20"/>
          <w:lang w:val="es-CO"/>
        </w:rPr>
        <w:commentReference w:id="103"/>
      </w:r>
      <w:commentRangeEnd w:id="104"/>
      <w:r w:rsidRPr="00B02EEC">
        <w:rPr>
          <w:rStyle w:val="Refdecomentario"/>
          <w:i/>
          <w:sz w:val="20"/>
          <w:szCs w:val="20"/>
          <w:lang w:val="es-CO"/>
        </w:rPr>
        <w:commentReference w:id="104"/>
      </w:r>
      <w:commentRangeEnd w:id="105"/>
      <w:r w:rsidRPr="00B02EEC">
        <w:rPr>
          <w:rStyle w:val="Refdecomentario"/>
          <w:i/>
          <w:sz w:val="20"/>
          <w:szCs w:val="20"/>
          <w:lang w:val="es-CO"/>
        </w:rPr>
        <w:commentReference w:id="105"/>
      </w:r>
      <w:commentRangeEnd w:id="106"/>
      <w:r w:rsidRPr="00B02EEC">
        <w:rPr>
          <w:rStyle w:val="Refdecomentario"/>
          <w:i/>
          <w:sz w:val="20"/>
          <w:szCs w:val="20"/>
          <w:lang w:val="es-CO"/>
        </w:rPr>
        <w:commentReference w:id="106"/>
      </w:r>
      <w:r w:rsidR="00B02EEC" w:rsidRPr="00B02EEC">
        <w:rPr>
          <w:i/>
          <w:sz w:val="20"/>
          <w:szCs w:val="20"/>
          <w:lang w:val="es-CO"/>
        </w:rPr>
        <w:t>será utilizado como mecanismo de replicación de los datos provenientes de PHC. Para las tablas que no contengan campos CLOB, la replicación se realizará hacia BigQuery. Para aquellas tablas que contengan campos CLOB y presenten restricciones para su replicación directa hacia BigQuery, Datastream replicará la información hacia Cloud Storage como zona de aterrizaje, desde donde se ejecutarán los procesos posteriores de procesamiento e integración hacia las capas correspondientes</w:t>
      </w:r>
      <w:r w:rsidR="00B02EEC">
        <w:rPr>
          <w:i/>
          <w:sz w:val="20"/>
          <w:szCs w:val="20"/>
          <w:lang w:val="es-CO"/>
        </w:rPr>
        <w:t>.</w:t>
      </w:r>
    </w:p>
    <w:p w14:paraId="09979B6F" w14:textId="77777777" w:rsidR="004831DA" w:rsidRPr="00412A1F" w:rsidRDefault="004831DA" w:rsidP="004831DA">
      <w:pPr>
        <w:pStyle w:val="Prrafodelista"/>
        <w:numPr>
          <w:ilvl w:val="0"/>
          <w:numId w:val="13"/>
        </w:numPr>
        <w:jc w:val="both"/>
        <w:rPr>
          <w:i/>
          <w:sz w:val="20"/>
          <w:szCs w:val="20"/>
          <w:lang w:val="es-CO"/>
        </w:rPr>
      </w:pPr>
      <w:r w:rsidRPr="00412A1F">
        <w:rPr>
          <w:i/>
          <w:sz w:val="20"/>
          <w:szCs w:val="20"/>
          <w:lang w:val="es-CO"/>
        </w:rPr>
        <w:t>No se establece un único mecanismo de ingesta para todas las fuentes. El patrón será seleccionado según características como tecnología origen, volumen, estructura, frecuencia, tamaño de campos y capacidades de conectividad disponibles.</w:t>
      </w:r>
    </w:p>
    <w:p w14:paraId="18329FA2" w14:textId="77777777" w:rsidR="004831DA" w:rsidRPr="00412A1F" w:rsidRDefault="004831DA" w:rsidP="004831DA">
      <w:pPr>
        <w:pStyle w:val="Prrafodelista"/>
        <w:numPr>
          <w:ilvl w:val="0"/>
          <w:numId w:val="13"/>
        </w:numPr>
        <w:jc w:val="both"/>
        <w:rPr>
          <w:i/>
          <w:sz w:val="20"/>
          <w:szCs w:val="20"/>
          <w:lang w:val="es-CO"/>
        </w:rPr>
      </w:pPr>
      <w:r w:rsidRPr="00412A1F">
        <w:rPr>
          <w:i/>
          <w:sz w:val="20"/>
          <w:szCs w:val="20"/>
          <w:lang w:val="es-CO"/>
        </w:rPr>
        <w:t>La información priorizada será transformada desde el Dominio de Datos de Salud hacia FHIR antes de construir OMOP, manteniendo FHIR como representación estandarizada intermedia dentro del flujo de datos.</w:t>
      </w:r>
    </w:p>
    <w:p w14:paraId="6922C711" w14:textId="77777777" w:rsidR="004831DA" w:rsidRPr="00412A1F" w:rsidRDefault="004831DA" w:rsidP="004831DA">
      <w:pPr>
        <w:pStyle w:val="Prrafodelista"/>
        <w:numPr>
          <w:ilvl w:val="0"/>
          <w:numId w:val="13"/>
        </w:numPr>
        <w:jc w:val="both"/>
        <w:rPr>
          <w:i/>
          <w:sz w:val="20"/>
          <w:szCs w:val="20"/>
          <w:lang w:val="es-CO"/>
        </w:rPr>
      </w:pPr>
      <w:r w:rsidRPr="00412A1F">
        <w:rPr>
          <w:i/>
          <w:sz w:val="20"/>
          <w:szCs w:val="20"/>
          <w:lang w:val="es-CO"/>
        </w:rPr>
        <w:t xml:space="preserve">Los recursos FHIR generados serán publicados inicialmente en un </w:t>
      </w:r>
      <w:commentRangeStart w:id="107"/>
      <w:commentRangeStart w:id="108"/>
      <w:r w:rsidRPr="00412A1F">
        <w:rPr>
          <w:i/>
          <w:sz w:val="20"/>
          <w:szCs w:val="20"/>
          <w:lang w:val="es-CO"/>
        </w:rPr>
        <w:t xml:space="preserve">FHIR Store intermedio </w:t>
      </w:r>
      <w:r>
        <w:rPr>
          <w:i/>
          <w:sz w:val="20"/>
          <w:szCs w:val="20"/>
          <w:lang w:val="es-CO"/>
        </w:rPr>
        <w:t>creado desde</w:t>
      </w:r>
      <w:r w:rsidRPr="00412A1F">
        <w:rPr>
          <w:i/>
          <w:sz w:val="20"/>
          <w:szCs w:val="20"/>
          <w:lang w:val="es-CO"/>
        </w:rPr>
        <w:t xml:space="preserve"> proyecto</w:t>
      </w:r>
      <w:commentRangeEnd w:id="107"/>
      <w:r>
        <w:rPr>
          <w:rStyle w:val="Refdecomentario"/>
          <w:i/>
          <w:sz w:val="20"/>
          <w:szCs w:val="20"/>
          <w:lang w:val="es-CO"/>
        </w:rPr>
        <w:commentReference w:id="107"/>
      </w:r>
      <w:commentRangeEnd w:id="108"/>
      <w:r>
        <w:rPr>
          <w:rStyle w:val="Refdecomentario"/>
          <w:i/>
          <w:sz w:val="20"/>
          <w:szCs w:val="20"/>
          <w:lang w:val="es-CO"/>
        </w:rPr>
        <w:commentReference w:id="108"/>
      </w:r>
      <w:r>
        <w:rPr>
          <w:i/>
          <w:sz w:val="20"/>
          <w:szCs w:val="20"/>
          <w:lang w:val="es-CO"/>
        </w:rPr>
        <w:t xml:space="preserve"> de interoperabilidad</w:t>
      </w:r>
      <w:r w:rsidRPr="00412A1F">
        <w:rPr>
          <w:i/>
          <w:sz w:val="20"/>
          <w:szCs w:val="20"/>
          <w:lang w:val="es-CO"/>
        </w:rPr>
        <w:t xml:space="preserve">. </w:t>
      </w:r>
      <w:commentRangeStart w:id="109"/>
      <w:commentRangeStart w:id="110"/>
      <w:r w:rsidRPr="00412A1F">
        <w:rPr>
          <w:i/>
          <w:sz w:val="20"/>
          <w:szCs w:val="20"/>
          <w:lang w:val="es-CO"/>
        </w:rPr>
        <w:t>La sincronización con el FHIR Store corporativo existente de SURA no forma parte del alcance de esta primera versión</w:t>
      </w:r>
      <w:commentRangeEnd w:id="109"/>
      <w:r w:rsidRPr="00412A1F">
        <w:rPr>
          <w:rStyle w:val="Refdecomentario"/>
          <w:i/>
          <w:sz w:val="20"/>
          <w:szCs w:val="20"/>
          <w:lang w:val="es-CO"/>
        </w:rPr>
        <w:commentReference w:id="109"/>
      </w:r>
      <w:commentRangeEnd w:id="110"/>
      <w:r w:rsidRPr="00412A1F">
        <w:rPr>
          <w:rStyle w:val="Refdecomentario"/>
          <w:i/>
          <w:sz w:val="20"/>
          <w:szCs w:val="20"/>
          <w:lang w:val="es-CO"/>
        </w:rPr>
        <w:commentReference w:id="110"/>
      </w:r>
      <w:r w:rsidRPr="00412A1F">
        <w:rPr>
          <w:i/>
          <w:sz w:val="20"/>
          <w:szCs w:val="20"/>
          <w:lang w:val="es-CO"/>
        </w:rPr>
        <w:t>.</w:t>
      </w:r>
    </w:p>
    <w:p w14:paraId="754D67FE" w14:textId="77777777" w:rsidR="004831DA" w:rsidRPr="00412A1F" w:rsidRDefault="004831DA" w:rsidP="004831DA">
      <w:pPr>
        <w:pStyle w:val="Prrafodelista"/>
        <w:numPr>
          <w:ilvl w:val="0"/>
          <w:numId w:val="13"/>
        </w:numPr>
        <w:jc w:val="both"/>
        <w:rPr>
          <w:i/>
          <w:sz w:val="20"/>
          <w:szCs w:val="20"/>
          <w:lang w:val="es-CO"/>
        </w:rPr>
      </w:pPr>
      <w:r w:rsidRPr="00412A1F">
        <w:rPr>
          <w:i/>
          <w:sz w:val="20"/>
          <w:szCs w:val="20"/>
          <w:lang w:val="es-CO"/>
        </w:rPr>
        <w:t>La solución se integrará con las capacidades de MPI definidas por SURA para resolver y mantener la identidad de los pacientes a través de las diferentes fuentes y capas de información.</w:t>
      </w:r>
    </w:p>
    <w:p w14:paraId="359B6AC5" w14:textId="77777777" w:rsidR="004831DA" w:rsidRDefault="004831DA" w:rsidP="004831DA">
      <w:pPr>
        <w:pStyle w:val="Prrafodelista"/>
        <w:numPr>
          <w:ilvl w:val="0"/>
          <w:numId w:val="13"/>
        </w:numPr>
        <w:jc w:val="both"/>
        <w:rPr>
          <w:i/>
          <w:sz w:val="20"/>
          <w:szCs w:val="20"/>
          <w:lang w:val="es-CO"/>
        </w:rPr>
      </w:pPr>
      <w:r w:rsidRPr="00412A1F">
        <w:rPr>
          <w:i/>
          <w:sz w:val="20"/>
          <w:szCs w:val="20"/>
          <w:lang w:val="es-CO"/>
        </w:rPr>
        <w:t>La conexión de futuros Data Partners y la capacidad para consultar o procesar información de manera federada serán responsabilidad del Proyecto 2, evitando trasladar esta responsabilidad a la Fundación del Dominio de Datos de Salud.</w:t>
      </w:r>
    </w:p>
    <w:p w14:paraId="14157E74" w14:textId="77777777" w:rsidR="00E54289" w:rsidRDefault="00E54289" w:rsidP="00E54289">
      <w:pPr>
        <w:pStyle w:val="Prrafodelista"/>
        <w:jc w:val="both"/>
        <w:rPr>
          <w:i/>
          <w:sz w:val="20"/>
          <w:szCs w:val="20"/>
          <w:lang w:val="es-CO"/>
        </w:rPr>
      </w:pPr>
    </w:p>
    <w:p w14:paraId="35EB34E1" w14:textId="77777777" w:rsidR="00E54289" w:rsidRPr="00534BCC" w:rsidRDefault="00E54289" w:rsidP="00534BCC">
      <w:pPr>
        <w:jc w:val="both"/>
        <w:rPr>
          <w:i/>
          <w:sz w:val="20"/>
          <w:szCs w:val="20"/>
          <w:lang w:val="es-CO"/>
        </w:rPr>
      </w:pPr>
    </w:p>
    <w:p w14:paraId="32CFB421" w14:textId="77777777" w:rsidR="00E54289" w:rsidRDefault="00E54289" w:rsidP="00E54289">
      <w:pPr>
        <w:pStyle w:val="Prrafodelista"/>
        <w:jc w:val="both"/>
        <w:rPr>
          <w:i/>
          <w:sz w:val="20"/>
          <w:szCs w:val="20"/>
          <w:lang w:val="es-CO"/>
        </w:rPr>
      </w:pPr>
    </w:p>
    <w:p w14:paraId="24B77ACB" w14:textId="77777777" w:rsidR="004831DA" w:rsidRPr="00412A1F" w:rsidRDefault="004831DA" w:rsidP="004831DA">
      <w:pPr>
        <w:pStyle w:val="Ttulo3"/>
        <w:rPr>
          <w:lang w:val="es-CO"/>
        </w:rPr>
      </w:pPr>
      <w:bookmarkStart w:id="111" w:name="_Toc238483085"/>
      <w:bookmarkStart w:id="112" w:name="_Toc238570959"/>
      <w:bookmarkStart w:id="113" w:name="_Toc238651535"/>
      <w:bookmarkStart w:id="114" w:name="_Toc240576064"/>
      <w:r w:rsidRPr="00412A1F">
        <w:rPr>
          <w:lang w:val="es-CO"/>
        </w:rPr>
        <w:t>Arquitectura de referencia de la solución servidor terminológico</w:t>
      </w:r>
      <w:bookmarkEnd w:id="111"/>
      <w:bookmarkEnd w:id="112"/>
      <w:bookmarkEnd w:id="113"/>
      <w:bookmarkEnd w:id="114"/>
    </w:p>
    <w:p w14:paraId="2DEE7C16" w14:textId="77777777" w:rsidR="004831DA" w:rsidRPr="00412A1F" w:rsidRDefault="004831DA" w:rsidP="004831DA">
      <w:pPr>
        <w:pStyle w:val="Listaconvietas"/>
        <w:numPr>
          <w:ilvl w:val="0"/>
          <w:numId w:val="0"/>
        </w:numPr>
        <w:spacing w:after="60"/>
        <w:jc w:val="both"/>
        <w:rPr>
          <w:sz w:val="20"/>
          <w:szCs w:val="20"/>
          <w:lang w:val="es-CO"/>
        </w:rPr>
      </w:pPr>
    </w:p>
    <w:p w14:paraId="7C0B81C5" w14:textId="39E6BC52" w:rsidR="004831DA" w:rsidRDefault="00562E37" w:rsidP="004831DA">
      <w:pPr>
        <w:pStyle w:val="Listaconvietas"/>
        <w:numPr>
          <w:ilvl w:val="0"/>
          <w:numId w:val="0"/>
        </w:numPr>
        <w:spacing w:after="60"/>
        <w:jc w:val="both"/>
        <w:rPr>
          <w:sz w:val="20"/>
          <w:szCs w:val="20"/>
          <w:lang w:val="es-CO"/>
        </w:rPr>
      </w:pPr>
      <w:r w:rsidRPr="00562E37">
        <w:rPr>
          <w:noProof/>
          <w:sz w:val="20"/>
          <w:szCs w:val="20"/>
          <w:lang w:val="es-CO"/>
        </w:rPr>
        <w:drawing>
          <wp:inline distT="0" distB="0" distL="0" distR="0" wp14:anchorId="63D37013" wp14:editId="3641445B">
            <wp:extent cx="5612130" cy="3192145"/>
            <wp:effectExtent l="0" t="0" r="7620" b="8255"/>
            <wp:docPr id="1279128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28439" name=""/>
                    <pic:cNvPicPr/>
                  </pic:nvPicPr>
                  <pic:blipFill>
                    <a:blip r:embed="rId17"/>
                    <a:stretch>
                      <a:fillRect/>
                    </a:stretch>
                  </pic:blipFill>
                  <pic:spPr>
                    <a:xfrm>
                      <a:off x="0" y="0"/>
                      <a:ext cx="5612130" cy="3192145"/>
                    </a:xfrm>
                    <a:prstGeom prst="rect">
                      <a:avLst/>
                    </a:prstGeom>
                  </pic:spPr>
                </pic:pic>
              </a:graphicData>
            </a:graphic>
          </wp:inline>
        </w:drawing>
      </w:r>
    </w:p>
    <w:p w14:paraId="66E3093B" w14:textId="77777777" w:rsidR="00562E37" w:rsidRDefault="00562E37" w:rsidP="004831DA">
      <w:pPr>
        <w:pStyle w:val="Listaconvietas"/>
        <w:numPr>
          <w:ilvl w:val="0"/>
          <w:numId w:val="0"/>
        </w:numPr>
        <w:spacing w:after="60"/>
        <w:jc w:val="both"/>
        <w:rPr>
          <w:sz w:val="20"/>
          <w:szCs w:val="20"/>
          <w:lang w:val="es-CO"/>
        </w:rPr>
      </w:pPr>
    </w:p>
    <w:p w14:paraId="607E671D" w14:textId="77777777" w:rsidR="004831DA" w:rsidRDefault="004831DA" w:rsidP="004831DA">
      <w:pPr>
        <w:pStyle w:val="Listaconvietas"/>
        <w:numPr>
          <w:ilvl w:val="0"/>
          <w:numId w:val="0"/>
        </w:numPr>
        <w:spacing w:after="60"/>
        <w:jc w:val="both"/>
        <w:rPr>
          <w:sz w:val="20"/>
          <w:szCs w:val="20"/>
          <w:lang w:val="es-CO"/>
        </w:rPr>
      </w:pPr>
      <w:r w:rsidRPr="00B954E2">
        <w:rPr>
          <w:sz w:val="20"/>
          <w:szCs w:val="20"/>
          <w:lang w:val="es-CO"/>
        </w:rPr>
        <w:t>Adicionalmente, la solución deberá contemplar un conjunto de capacidades funcionales orientadas a la gestión y homologación de información, incluyendo búsqueda por código para consultas específicas, búsqueda semántica para identificación basada en significado y contexto, procesos de homologación en esquemas 1:1, 1:n y n:n, así como mecanismos de priorización de homologaciones para optimizar la selección de resultados. La arquitectura también deberá soportar procesamiento de búsquedas en modalidad batch para cargas masivas y modalidad transaccional mediante APIs para consultas en tiempo real. Finalmente, se considerará la habilitación de capacidades MCP (Model Context Protocol) para facilitar la integración e interacción de agentes de IA</w:t>
      </w:r>
      <w:r>
        <w:rPr>
          <w:sz w:val="20"/>
          <w:szCs w:val="20"/>
          <w:lang w:val="es-CO"/>
        </w:rPr>
        <w:t>.</w:t>
      </w:r>
    </w:p>
    <w:p w14:paraId="6C46A9CF" w14:textId="77777777" w:rsidR="004831DA" w:rsidRDefault="004831DA" w:rsidP="004831DA">
      <w:pPr>
        <w:pStyle w:val="Listaconvietas"/>
        <w:numPr>
          <w:ilvl w:val="0"/>
          <w:numId w:val="0"/>
        </w:numPr>
        <w:spacing w:after="60"/>
        <w:jc w:val="both"/>
        <w:rPr>
          <w:sz w:val="20"/>
          <w:szCs w:val="20"/>
          <w:lang w:val="es-CO"/>
        </w:rPr>
      </w:pPr>
    </w:p>
    <w:p w14:paraId="6DED6814" w14:textId="6CEF977C" w:rsidR="004831DA" w:rsidRDefault="004831DA" w:rsidP="004831DA">
      <w:pPr>
        <w:pStyle w:val="Listaconvietas"/>
        <w:numPr>
          <w:ilvl w:val="0"/>
          <w:numId w:val="0"/>
        </w:numPr>
        <w:spacing w:after="60"/>
        <w:jc w:val="both"/>
        <w:rPr>
          <w:sz w:val="20"/>
          <w:szCs w:val="20"/>
          <w:lang w:val="es-CO"/>
        </w:rPr>
      </w:pPr>
      <w:r w:rsidRPr="00D8662F">
        <w:rPr>
          <w:sz w:val="20"/>
          <w:szCs w:val="20"/>
          <w:lang w:val="es-CO"/>
        </w:rPr>
        <w:t>La presente arquitectura debe interpretarse como una referencia funcional y tecnológica preliminar</w:t>
      </w:r>
      <w:r>
        <w:rPr>
          <w:sz w:val="20"/>
          <w:szCs w:val="20"/>
          <w:lang w:val="es-CO"/>
        </w:rPr>
        <w:t xml:space="preserve"> que podrán afinarse en etapa de diseño.</w:t>
      </w:r>
    </w:p>
    <w:p w14:paraId="47BEA719" w14:textId="77777777" w:rsidR="004831DA" w:rsidRDefault="004831DA" w:rsidP="004831DA">
      <w:pPr>
        <w:pStyle w:val="Listaconvietas"/>
        <w:numPr>
          <w:ilvl w:val="0"/>
          <w:numId w:val="0"/>
        </w:numPr>
        <w:spacing w:after="60"/>
        <w:jc w:val="both"/>
        <w:rPr>
          <w:sz w:val="20"/>
          <w:szCs w:val="20"/>
          <w:lang w:val="es-CO"/>
        </w:rPr>
      </w:pPr>
    </w:p>
    <w:p w14:paraId="6E27C030" w14:textId="77777777" w:rsidR="004831DA" w:rsidRPr="00D034A1" w:rsidRDefault="004831DA" w:rsidP="00750DCB">
      <w:pPr>
        <w:pStyle w:val="Ttulo2"/>
      </w:pPr>
      <w:bookmarkStart w:id="115" w:name="_Toc238483086"/>
      <w:bookmarkStart w:id="116" w:name="_Toc238570960"/>
      <w:bookmarkStart w:id="117" w:name="_Toc238651536"/>
      <w:bookmarkStart w:id="118" w:name="_Toc240576065"/>
      <w:r w:rsidRPr="00D034A1">
        <w:t>Plataforma Federada de Inteligencia en Salud</w:t>
      </w:r>
      <w:bookmarkEnd w:id="115"/>
      <w:r w:rsidRPr="00D034A1">
        <w:t xml:space="preserve"> - AlejandrIA</w:t>
      </w:r>
      <w:bookmarkEnd w:id="116"/>
      <w:bookmarkEnd w:id="117"/>
      <w:bookmarkEnd w:id="118"/>
    </w:p>
    <w:p w14:paraId="0604E581" w14:textId="77777777" w:rsidR="004831DA" w:rsidRPr="00412A1F" w:rsidRDefault="004831DA" w:rsidP="004831DA">
      <w:pPr>
        <w:jc w:val="both"/>
        <w:rPr>
          <w:sz w:val="20"/>
          <w:szCs w:val="20"/>
          <w:lang w:val="es-CO"/>
        </w:rPr>
      </w:pPr>
      <w:commentRangeStart w:id="119"/>
      <w:commentRangeStart w:id="120"/>
      <w:r w:rsidRPr="00412A1F">
        <w:rPr>
          <w:sz w:val="20"/>
          <w:szCs w:val="20"/>
          <w:lang w:val="es-CO"/>
        </w:rPr>
        <w:t xml:space="preserve">El alcance para el proyecto </w:t>
      </w:r>
      <w:r w:rsidRPr="00412A1F">
        <w:rPr>
          <w:b/>
          <w:bCs/>
          <w:sz w:val="20"/>
          <w:szCs w:val="20"/>
          <w:lang w:val="es-CO"/>
        </w:rPr>
        <w:t>Plataforma Federada de Inteligencia en Salud</w:t>
      </w:r>
      <w:r w:rsidRPr="00412A1F">
        <w:rPr>
          <w:sz w:val="20"/>
          <w:szCs w:val="20"/>
          <w:lang w:val="es-CO"/>
        </w:rPr>
        <w:t xml:space="preserve"> comprende el diseño, construcción, integración y habilitación de la primera versión de la plataforma AlejandrIA, incluyendo las capacidades de arquitectura, federación de Data Partners, productos de datos, capa semántica, backend, frontend, modelos analíticos, capacidades PHM/RWE, agentes inteligentes, gobierno, seguridad, observabilidad y administración de la federación.</w:t>
      </w:r>
      <w:commentRangeEnd w:id="119"/>
      <w:r w:rsidRPr="00412A1F">
        <w:rPr>
          <w:rStyle w:val="Refdecomentario"/>
          <w:sz w:val="20"/>
          <w:szCs w:val="20"/>
          <w:lang w:val="es-CO"/>
        </w:rPr>
        <w:commentReference w:id="119"/>
      </w:r>
      <w:commentRangeEnd w:id="120"/>
      <w:r w:rsidRPr="00412A1F">
        <w:rPr>
          <w:rStyle w:val="Refdecomentario"/>
          <w:sz w:val="20"/>
          <w:szCs w:val="20"/>
          <w:lang w:val="es-CO"/>
        </w:rPr>
        <w:commentReference w:id="120"/>
      </w:r>
    </w:p>
    <w:p w14:paraId="04E54748" w14:textId="0BEF88BB" w:rsidR="004831DA" w:rsidRPr="00412A1F" w:rsidRDefault="004831DA" w:rsidP="004831DA">
      <w:pPr>
        <w:jc w:val="both"/>
        <w:rPr>
          <w:sz w:val="20"/>
          <w:szCs w:val="20"/>
          <w:lang w:val="es-CO"/>
        </w:rPr>
      </w:pPr>
      <w:commentRangeStart w:id="121"/>
      <w:commentRangeStart w:id="122"/>
      <w:r w:rsidRPr="00412A1F">
        <w:rPr>
          <w:sz w:val="20"/>
          <w:szCs w:val="20"/>
          <w:lang w:val="es-CO"/>
        </w:rPr>
        <w:t xml:space="preserve">La plataforma será concebida desde su primera versión bajo un modelo multi-Data Partner </w:t>
      </w:r>
      <w:r w:rsidR="00D61055">
        <w:rPr>
          <w:sz w:val="20"/>
          <w:szCs w:val="20"/>
          <w:lang w:val="es-CO"/>
        </w:rPr>
        <w:t>ready</w:t>
      </w:r>
      <w:r w:rsidR="009C0B53" w:rsidRPr="00412A1F">
        <w:rPr>
          <w:sz w:val="20"/>
          <w:szCs w:val="20"/>
          <w:lang w:val="es-CO"/>
        </w:rPr>
        <w:t xml:space="preserve"> </w:t>
      </w:r>
      <w:r w:rsidRPr="00412A1F">
        <w:rPr>
          <w:sz w:val="20"/>
          <w:szCs w:val="20"/>
          <w:lang w:val="es-CO"/>
        </w:rPr>
        <w:t xml:space="preserve">y federado. Para el primer release, SURA actuará como Data Partner inicial y la plataforma consumirá </w:t>
      </w:r>
      <w:r w:rsidRPr="00412A1F">
        <w:rPr>
          <w:sz w:val="20"/>
          <w:szCs w:val="20"/>
          <w:lang w:val="es-CO"/>
        </w:rPr>
        <w:lastRenderedPageBreak/>
        <w:t xml:space="preserve">principalmente el modelo OMOP v1 </w:t>
      </w:r>
      <w:commentRangeEnd w:id="121"/>
      <w:r w:rsidRPr="00412A1F">
        <w:rPr>
          <w:rStyle w:val="Refdecomentario"/>
          <w:sz w:val="20"/>
          <w:szCs w:val="20"/>
          <w:lang w:val="es-CO"/>
        </w:rPr>
        <w:commentReference w:id="121"/>
      </w:r>
      <w:commentRangeEnd w:id="122"/>
      <w:r w:rsidRPr="00412A1F">
        <w:rPr>
          <w:rStyle w:val="Refdecomentario"/>
          <w:sz w:val="20"/>
          <w:szCs w:val="20"/>
          <w:lang w:val="es-CO"/>
        </w:rPr>
        <w:commentReference w:id="122"/>
      </w:r>
      <w:r w:rsidRPr="00412A1F">
        <w:rPr>
          <w:sz w:val="20"/>
          <w:szCs w:val="20"/>
          <w:lang w:val="es-CO"/>
        </w:rPr>
        <w:t>proporcionado por el proyecto Fundación del Dominio de Datos de Salud. La arquitectura deberá permitir incorporar progresivamente nuevos Data Partners mediante mecanismos estandarizados de onboarding, integración y configuración, procurando que su incorporación no requiera rediseñar las capacidades centrales de AlejandrIA.</w:t>
      </w:r>
    </w:p>
    <w:p w14:paraId="6AEC3838" w14:textId="77777777" w:rsidR="004831DA" w:rsidRPr="00412A1F" w:rsidRDefault="004831DA" w:rsidP="004831DA">
      <w:pPr>
        <w:jc w:val="both"/>
        <w:rPr>
          <w:sz w:val="20"/>
          <w:szCs w:val="20"/>
          <w:lang w:val="es-CO"/>
        </w:rPr>
      </w:pPr>
      <w:r w:rsidRPr="00412A1F">
        <w:rPr>
          <w:sz w:val="20"/>
          <w:szCs w:val="20"/>
          <w:lang w:val="es-CO"/>
        </w:rPr>
        <w:t>La implementación se realizará de manera incremental sobre los casos de uso, productos de datos y capacidades priorizadas para esta primera versión, estableciendo una fundación reutilizable y extensible para incorporar posteriormente nuevos Data Partners, casos de uso, modelos analíticos, agentes y experiencias de consumo.</w:t>
      </w:r>
    </w:p>
    <w:p w14:paraId="7F968223" w14:textId="77777777" w:rsidR="00EC77DF" w:rsidRPr="00412A1F" w:rsidRDefault="00EC77DF" w:rsidP="00EC77DF">
      <w:pPr>
        <w:pStyle w:val="Listaconvietas"/>
        <w:numPr>
          <w:ilvl w:val="0"/>
          <w:numId w:val="0"/>
        </w:numPr>
        <w:spacing w:after="60"/>
        <w:jc w:val="both"/>
        <w:rPr>
          <w:sz w:val="20"/>
          <w:szCs w:val="20"/>
          <w:lang w:val="es-CO"/>
        </w:rPr>
      </w:pPr>
    </w:p>
    <w:p w14:paraId="4C0B6822" w14:textId="77777777" w:rsidR="00EC77DF" w:rsidRPr="00412A1F" w:rsidRDefault="00EC77DF" w:rsidP="00EC77DF">
      <w:pPr>
        <w:pStyle w:val="Ttulo3"/>
        <w:rPr>
          <w:rFonts w:ascii="Aptos" w:hAnsi="Aptos"/>
          <w:sz w:val="20"/>
          <w:szCs w:val="20"/>
        </w:rPr>
      </w:pPr>
      <w:bookmarkStart w:id="123" w:name="_Toc240576066"/>
      <w:commentRangeStart w:id="124"/>
      <w:commentRangeStart w:id="125"/>
      <w:commentRangeStart w:id="126"/>
      <w:commentRangeStart w:id="127"/>
      <w:commentRangeStart w:id="128"/>
      <w:r w:rsidRPr="00412A1F">
        <w:rPr>
          <w:rFonts w:ascii="Aptos" w:hAnsi="Aptos"/>
          <w:sz w:val="20"/>
          <w:szCs w:val="20"/>
        </w:rPr>
        <w:t>Arquitectura fundacional de la plataforma</w:t>
      </w:r>
      <w:bookmarkEnd w:id="123"/>
      <w:commentRangeEnd w:id="124"/>
      <w:r w:rsidRPr="00412A1F">
        <w:rPr>
          <w:rStyle w:val="Refdecomentario"/>
          <w:rFonts w:ascii="Aptos" w:hAnsi="Aptos"/>
          <w:sz w:val="20"/>
          <w:szCs w:val="20"/>
        </w:rPr>
        <w:commentReference w:id="124"/>
      </w:r>
      <w:commentRangeEnd w:id="125"/>
      <w:r w:rsidRPr="00412A1F">
        <w:rPr>
          <w:rStyle w:val="Refdecomentario"/>
          <w:rFonts w:ascii="Aptos" w:hAnsi="Aptos"/>
          <w:sz w:val="20"/>
          <w:szCs w:val="20"/>
        </w:rPr>
        <w:commentReference w:id="125"/>
      </w:r>
      <w:commentRangeEnd w:id="126"/>
      <w:r w:rsidRPr="00412A1F">
        <w:rPr>
          <w:rStyle w:val="Refdecomentario"/>
          <w:rFonts w:ascii="Aptos" w:hAnsi="Aptos"/>
          <w:sz w:val="20"/>
          <w:szCs w:val="20"/>
        </w:rPr>
        <w:commentReference w:id="126"/>
      </w:r>
      <w:commentRangeEnd w:id="127"/>
      <w:r w:rsidRPr="00412A1F">
        <w:rPr>
          <w:rStyle w:val="Refdecomentario"/>
          <w:rFonts w:ascii="Aptos" w:hAnsi="Aptos"/>
          <w:sz w:val="20"/>
          <w:szCs w:val="20"/>
        </w:rPr>
        <w:commentReference w:id="127"/>
      </w:r>
      <w:commentRangeEnd w:id="128"/>
      <w:r w:rsidRPr="00412A1F">
        <w:rPr>
          <w:rStyle w:val="Refdecomentario"/>
          <w:rFonts w:ascii="Aptos" w:hAnsi="Aptos"/>
          <w:sz w:val="20"/>
          <w:szCs w:val="20"/>
        </w:rPr>
        <w:commentReference w:id="128"/>
      </w:r>
    </w:p>
    <w:p w14:paraId="6CA6BE16" w14:textId="77777777" w:rsidR="00EC77DF" w:rsidRPr="00412A1F" w:rsidRDefault="00EC77DF" w:rsidP="00EC77DF">
      <w:pPr>
        <w:spacing w:after="0" w:line="240" w:lineRule="auto"/>
        <w:ind w:left="360"/>
        <w:jc w:val="both"/>
        <w:rPr>
          <w:sz w:val="20"/>
          <w:szCs w:val="20"/>
          <w:lang w:val="es-CO"/>
        </w:rPr>
      </w:pPr>
    </w:p>
    <w:p w14:paraId="53D734BF" w14:textId="47354E23" w:rsidR="00EC77DF" w:rsidRPr="00EC77DF" w:rsidRDefault="6EB2C9B6" w:rsidP="00EC77DF">
      <w:pPr>
        <w:spacing w:after="0" w:line="240" w:lineRule="auto"/>
        <w:ind w:left="360"/>
        <w:jc w:val="both"/>
        <w:rPr>
          <w:sz w:val="20"/>
          <w:szCs w:val="20"/>
          <w:lang w:val="es-CO"/>
        </w:rPr>
      </w:pPr>
      <w:r w:rsidRPr="51C83C38">
        <w:rPr>
          <w:sz w:val="20"/>
          <w:szCs w:val="20"/>
          <w:lang w:val="es-CO"/>
        </w:rPr>
        <w:t xml:space="preserve">Definir </w:t>
      </w:r>
      <w:r w:rsidR="5466007E" w:rsidRPr="51C83C38">
        <w:rPr>
          <w:sz w:val="20"/>
          <w:szCs w:val="20"/>
          <w:lang w:val="es-CO"/>
        </w:rPr>
        <w:t>e implementar</w:t>
      </w:r>
      <w:r w:rsidR="00EC77DF" w:rsidRPr="00EC77DF">
        <w:rPr>
          <w:sz w:val="20"/>
          <w:szCs w:val="20"/>
          <w:lang w:val="es-CO"/>
        </w:rPr>
        <w:t xml:space="preserve"> la arquitectura tecnológica que soportará la Plataforma Federada de Inteligencia en Salud, estableciendo los componentes, patrones, servicios, interfaces y lineamientos necesarios para soportar sus capacidades funcionales, analíticas, semánticas y de Inteligencia Artificial. </w:t>
      </w:r>
    </w:p>
    <w:p w14:paraId="020F6CD1" w14:textId="77777777" w:rsidR="00EC77DF" w:rsidRPr="00EC77DF" w:rsidRDefault="00EC77DF" w:rsidP="00EC77DF">
      <w:pPr>
        <w:spacing w:after="0" w:line="240" w:lineRule="auto"/>
        <w:ind w:left="360"/>
        <w:jc w:val="both"/>
        <w:rPr>
          <w:sz w:val="20"/>
          <w:szCs w:val="20"/>
          <w:lang w:val="es-CO"/>
        </w:rPr>
      </w:pPr>
    </w:p>
    <w:p w14:paraId="24CE30D8" w14:textId="77777777" w:rsidR="00EC77DF" w:rsidRPr="00EC77DF" w:rsidRDefault="00EC77DF" w:rsidP="00EC77DF">
      <w:pPr>
        <w:spacing w:after="0" w:line="240" w:lineRule="auto"/>
        <w:ind w:left="360"/>
        <w:jc w:val="both"/>
        <w:rPr>
          <w:sz w:val="20"/>
          <w:szCs w:val="20"/>
          <w:lang w:val="es-CO"/>
        </w:rPr>
      </w:pPr>
      <w:r w:rsidRPr="00EC77DF">
        <w:rPr>
          <w:sz w:val="20"/>
          <w:szCs w:val="20"/>
          <w:lang w:val="es-CO"/>
        </w:rPr>
        <w:t xml:space="preserve">La arquitectura establecerá los mínimos no negociables que deben estar presentes desde la primera versión: separación en capas de proyectos GCP con fronteras explícitas entre exposición pública, control transaccional, analítica y enclave de dato paciente-nivel; clúster GKE privado con namespaces dedicados por dominio funcional; API Gateway como único punto de entrada a los servicios de negocio; gestión de identidad centralizada con separación entre identidades de usuarios finales e identidades de servicio de workloads; persistencia transaccional con alta disponibilidad y recuperación probada; control de salida de resultados mediante cuarentena y gate de divulgación; y aprovisionamiento de infraestructura como código versionado y desplegable por pipeline. </w:t>
      </w:r>
    </w:p>
    <w:p w14:paraId="15349AAD" w14:textId="77777777" w:rsidR="00EC77DF" w:rsidRPr="00EC77DF" w:rsidRDefault="00EC77DF" w:rsidP="00EC77DF">
      <w:pPr>
        <w:spacing w:after="0" w:line="240" w:lineRule="auto"/>
        <w:ind w:left="360"/>
        <w:jc w:val="both"/>
        <w:rPr>
          <w:sz w:val="20"/>
          <w:szCs w:val="20"/>
          <w:lang w:val="es-CO"/>
        </w:rPr>
      </w:pPr>
    </w:p>
    <w:p w14:paraId="0D838CCE" w14:textId="56ECC758" w:rsidR="00EC77DF" w:rsidRPr="00A24DF1" w:rsidRDefault="00EC77DF" w:rsidP="00EC77DF">
      <w:pPr>
        <w:spacing w:after="0" w:line="240" w:lineRule="auto"/>
        <w:ind w:left="360"/>
        <w:jc w:val="both"/>
        <w:rPr>
          <w:lang w:val="es-CO"/>
        </w:rPr>
      </w:pPr>
      <w:r w:rsidRPr="00EC77DF">
        <w:rPr>
          <w:sz w:val="20"/>
          <w:szCs w:val="20"/>
          <w:lang w:val="es-CO"/>
        </w:rPr>
        <w:t xml:space="preserve">Los atributos de calidad que gobernarán el diseño y la evolución de la plataforma son: </w:t>
      </w:r>
    </w:p>
    <w:p w14:paraId="4E332A4E" w14:textId="0AE318E7" w:rsidR="00EC77DF" w:rsidRPr="00EC77DF" w:rsidRDefault="00EC77DF" w:rsidP="5DD1F6C6">
      <w:pPr>
        <w:spacing w:after="0" w:line="240" w:lineRule="auto"/>
        <w:ind w:left="360"/>
        <w:jc w:val="both"/>
        <w:rPr>
          <w:sz w:val="20"/>
          <w:szCs w:val="20"/>
          <w:lang w:val="es-CO"/>
        </w:rPr>
      </w:pPr>
    </w:p>
    <w:p w14:paraId="5DD16F52" w14:textId="0F271A08" w:rsidR="00EC77DF" w:rsidRDefault="52C37796" w:rsidP="0053319B">
      <w:pPr>
        <w:pStyle w:val="Prrafodelista"/>
        <w:numPr>
          <w:ilvl w:val="0"/>
          <w:numId w:val="64"/>
        </w:numPr>
        <w:spacing w:after="0" w:line="240" w:lineRule="auto"/>
        <w:jc w:val="both"/>
        <w:rPr>
          <w:sz w:val="20"/>
          <w:szCs w:val="20"/>
          <w:lang w:val="es-CO"/>
        </w:rPr>
      </w:pPr>
      <w:r w:rsidRPr="5DD1F6C6">
        <w:rPr>
          <w:sz w:val="20"/>
          <w:szCs w:val="20"/>
          <w:lang w:val="es-CO"/>
        </w:rPr>
        <w:t>D</w:t>
      </w:r>
      <w:r w:rsidR="6EB2C9B6" w:rsidRPr="5DD1F6C6">
        <w:rPr>
          <w:sz w:val="20"/>
          <w:szCs w:val="20"/>
          <w:lang w:val="es-CO"/>
        </w:rPr>
        <w:t>isponibilidad</w:t>
      </w:r>
      <w:r w:rsidR="00EC77DF" w:rsidRPr="00EC77DF">
        <w:rPr>
          <w:sz w:val="20"/>
          <w:szCs w:val="20"/>
          <w:lang w:val="es-CO"/>
        </w:rPr>
        <w:t xml:space="preserve"> con SLO </w:t>
      </w:r>
      <w:r w:rsidR="4C8CE6A3" w:rsidRPr="0B7313B7">
        <w:rPr>
          <w:sz w:val="20"/>
          <w:szCs w:val="20"/>
          <w:lang w:val="es-CO"/>
        </w:rPr>
        <w:t>objetivo</w:t>
      </w:r>
      <w:r w:rsidR="6EB2C9B6" w:rsidRPr="7450B5FA">
        <w:rPr>
          <w:sz w:val="20"/>
          <w:szCs w:val="20"/>
          <w:lang w:val="es-CO"/>
        </w:rPr>
        <w:t xml:space="preserve"> </w:t>
      </w:r>
      <w:r w:rsidR="00EC77DF" w:rsidRPr="00EC77DF">
        <w:rPr>
          <w:sz w:val="20"/>
          <w:szCs w:val="20"/>
          <w:lang w:val="es-CO"/>
        </w:rPr>
        <w:t xml:space="preserve">del 99,9 % para </w:t>
      </w:r>
      <w:r w:rsidR="6EB2C9B6" w:rsidRPr="0B7313B7">
        <w:rPr>
          <w:sz w:val="20"/>
          <w:szCs w:val="20"/>
          <w:lang w:val="es-CO"/>
        </w:rPr>
        <w:t>l</w:t>
      </w:r>
      <w:r w:rsidR="16B7AE63" w:rsidRPr="0B7313B7">
        <w:rPr>
          <w:sz w:val="20"/>
          <w:szCs w:val="20"/>
          <w:lang w:val="es-CO"/>
        </w:rPr>
        <w:t>a plaforma, sin embargo</w:t>
      </w:r>
      <w:r w:rsidR="769C9FF8" w:rsidRPr="4BDE9B21">
        <w:rPr>
          <w:sz w:val="20"/>
          <w:szCs w:val="20"/>
          <w:lang w:val="es-CO"/>
        </w:rPr>
        <w:t>,</w:t>
      </w:r>
      <w:r w:rsidR="16B7AE63" w:rsidRPr="0B7313B7">
        <w:rPr>
          <w:sz w:val="20"/>
          <w:szCs w:val="20"/>
          <w:lang w:val="es-CO"/>
        </w:rPr>
        <w:t xml:space="preserve"> no implica un </w:t>
      </w:r>
      <w:r w:rsidR="2E9CA88C" w:rsidRPr="16F4D014">
        <w:rPr>
          <w:sz w:val="20"/>
          <w:szCs w:val="20"/>
          <w:lang w:val="es-CO"/>
        </w:rPr>
        <w:t>DR</w:t>
      </w:r>
      <w:r w:rsidR="16B7AE63" w:rsidRPr="16F4D014">
        <w:rPr>
          <w:sz w:val="20"/>
          <w:szCs w:val="20"/>
          <w:lang w:val="es-CO"/>
        </w:rPr>
        <w:t xml:space="preserve"> multi-region, </w:t>
      </w:r>
    </w:p>
    <w:p w14:paraId="0F7BDA18" w14:textId="6812C611" w:rsidR="00EC77DF" w:rsidRDefault="32474425" w:rsidP="0053319B">
      <w:pPr>
        <w:pStyle w:val="Prrafodelista"/>
        <w:numPr>
          <w:ilvl w:val="0"/>
          <w:numId w:val="64"/>
        </w:numPr>
        <w:spacing w:after="0" w:line="240" w:lineRule="auto"/>
        <w:jc w:val="both"/>
        <w:rPr>
          <w:sz w:val="20"/>
          <w:szCs w:val="20"/>
          <w:lang w:val="es-CO"/>
        </w:rPr>
      </w:pPr>
      <w:r w:rsidRPr="5DD1F6C6">
        <w:rPr>
          <w:sz w:val="20"/>
          <w:szCs w:val="20"/>
          <w:lang w:val="es-CO"/>
        </w:rPr>
        <w:t>S</w:t>
      </w:r>
      <w:r w:rsidR="6EB2C9B6" w:rsidRPr="5DD1F6C6">
        <w:rPr>
          <w:sz w:val="20"/>
          <w:szCs w:val="20"/>
          <w:lang w:val="es-CO"/>
        </w:rPr>
        <w:t>eguridad</w:t>
      </w:r>
      <w:r w:rsidR="00EC77DF" w:rsidRPr="00EC77DF">
        <w:rPr>
          <w:sz w:val="20"/>
          <w:szCs w:val="20"/>
          <w:lang w:val="es-CO"/>
        </w:rPr>
        <w:t xml:space="preserve"> bajo un modelo de defensa en profundidad sin credenciales estáticas en código ni imágenes; privacidad por diseño con dato agregado como nivel por defecto y acceso a dato paciente-nivel restringido al enclave autorizado</w:t>
      </w:r>
      <w:r w:rsidR="3AA79547" w:rsidRPr="5DD1F6C6">
        <w:rPr>
          <w:sz w:val="20"/>
          <w:szCs w:val="20"/>
          <w:lang w:val="es-CO"/>
        </w:rPr>
        <w:t>.</w:t>
      </w:r>
    </w:p>
    <w:p w14:paraId="5523E3A5" w14:textId="78B31122" w:rsidR="00EC77DF" w:rsidRDefault="0FF7DB84" w:rsidP="0053319B">
      <w:pPr>
        <w:pStyle w:val="Prrafodelista"/>
        <w:numPr>
          <w:ilvl w:val="0"/>
          <w:numId w:val="64"/>
        </w:numPr>
        <w:spacing w:after="0" w:line="240" w:lineRule="auto"/>
        <w:jc w:val="both"/>
        <w:rPr>
          <w:sz w:val="20"/>
          <w:szCs w:val="20"/>
          <w:lang w:val="es-CO"/>
        </w:rPr>
      </w:pPr>
      <w:r w:rsidRPr="5DD1F6C6">
        <w:rPr>
          <w:sz w:val="20"/>
          <w:szCs w:val="20"/>
          <w:lang w:val="es-CO"/>
        </w:rPr>
        <w:t>R</w:t>
      </w:r>
      <w:r w:rsidR="6EB2C9B6" w:rsidRPr="5DD1F6C6">
        <w:rPr>
          <w:sz w:val="20"/>
          <w:szCs w:val="20"/>
          <w:lang w:val="es-CO"/>
        </w:rPr>
        <w:t>eproducibilidad</w:t>
      </w:r>
      <w:r w:rsidR="00EC77DF" w:rsidRPr="00EC77DF">
        <w:rPr>
          <w:sz w:val="20"/>
          <w:szCs w:val="20"/>
          <w:lang w:val="es-CO"/>
        </w:rPr>
        <w:t xml:space="preserve"> de cohortes y estudios por definición, corte y versión de herramientas</w:t>
      </w:r>
    </w:p>
    <w:p w14:paraId="68E41284" w14:textId="14E6D500" w:rsidR="00EC77DF" w:rsidRDefault="7FBB26FD" w:rsidP="0053319B">
      <w:pPr>
        <w:pStyle w:val="Prrafodelista"/>
        <w:numPr>
          <w:ilvl w:val="0"/>
          <w:numId w:val="64"/>
        </w:numPr>
        <w:spacing w:after="0" w:line="240" w:lineRule="auto"/>
        <w:jc w:val="both"/>
        <w:rPr>
          <w:sz w:val="20"/>
          <w:szCs w:val="20"/>
          <w:lang w:val="es-CO"/>
        </w:rPr>
      </w:pPr>
      <w:r w:rsidRPr="5DD1F6C6">
        <w:rPr>
          <w:sz w:val="20"/>
          <w:szCs w:val="20"/>
          <w:lang w:val="es-CO"/>
        </w:rPr>
        <w:t>A</w:t>
      </w:r>
      <w:r w:rsidR="6EB2C9B6" w:rsidRPr="5DD1F6C6">
        <w:rPr>
          <w:sz w:val="20"/>
          <w:szCs w:val="20"/>
          <w:lang w:val="es-CO"/>
        </w:rPr>
        <w:t>uditabilidad</w:t>
      </w:r>
      <w:r w:rsidR="00EC77DF" w:rsidRPr="00EC77DF">
        <w:rPr>
          <w:sz w:val="20"/>
          <w:szCs w:val="20"/>
          <w:lang w:val="es-CO"/>
        </w:rPr>
        <w:t xml:space="preserve"> mediante eventos inmutables con trazabilidad completa de actor, acción, recurso y correlación</w:t>
      </w:r>
    </w:p>
    <w:p w14:paraId="777069EA" w14:textId="44FD1C04" w:rsidR="00EC77DF" w:rsidRDefault="52A1F060" w:rsidP="0053319B">
      <w:pPr>
        <w:pStyle w:val="Prrafodelista"/>
        <w:numPr>
          <w:ilvl w:val="0"/>
          <w:numId w:val="64"/>
        </w:numPr>
        <w:spacing w:after="0" w:line="240" w:lineRule="auto"/>
        <w:jc w:val="both"/>
        <w:rPr>
          <w:sz w:val="20"/>
          <w:szCs w:val="20"/>
          <w:lang w:val="es-CO"/>
        </w:rPr>
      </w:pPr>
      <w:r w:rsidRPr="5DD1F6C6">
        <w:rPr>
          <w:sz w:val="20"/>
          <w:szCs w:val="20"/>
          <w:lang w:val="es-CO"/>
        </w:rPr>
        <w:t>A</w:t>
      </w:r>
      <w:r w:rsidR="6EB2C9B6" w:rsidRPr="5DD1F6C6">
        <w:rPr>
          <w:sz w:val="20"/>
          <w:szCs w:val="20"/>
          <w:lang w:val="es-CO"/>
        </w:rPr>
        <w:t>islamiento</w:t>
      </w:r>
      <w:r w:rsidR="00EC77DF" w:rsidRPr="00EC77DF">
        <w:rPr>
          <w:sz w:val="20"/>
          <w:szCs w:val="20"/>
          <w:lang w:val="es-CO"/>
        </w:rPr>
        <w:t xml:space="preserve"> comprobado entre tenants</w:t>
      </w:r>
      <w:r w:rsidR="6D352BC3" w:rsidRPr="7A5AA896">
        <w:rPr>
          <w:sz w:val="20"/>
          <w:szCs w:val="20"/>
          <w:lang w:val="es-CO"/>
        </w:rPr>
        <w:t>.</w:t>
      </w:r>
    </w:p>
    <w:p w14:paraId="206156DB" w14:textId="5634485F" w:rsidR="00EC77DF" w:rsidRDefault="4A82EB6F" w:rsidP="0053319B">
      <w:pPr>
        <w:pStyle w:val="Prrafodelista"/>
        <w:numPr>
          <w:ilvl w:val="0"/>
          <w:numId w:val="64"/>
        </w:numPr>
        <w:spacing w:after="0" w:line="240" w:lineRule="auto"/>
        <w:jc w:val="both"/>
        <w:rPr>
          <w:sz w:val="20"/>
          <w:szCs w:val="20"/>
          <w:lang w:val="es-CO"/>
        </w:rPr>
      </w:pPr>
      <w:r w:rsidRPr="5DD1F6C6">
        <w:rPr>
          <w:sz w:val="20"/>
          <w:szCs w:val="20"/>
          <w:lang w:val="es-CO"/>
        </w:rPr>
        <w:t>O</w:t>
      </w:r>
      <w:r w:rsidR="6EB2C9B6" w:rsidRPr="5DD1F6C6">
        <w:rPr>
          <w:sz w:val="20"/>
          <w:szCs w:val="20"/>
          <w:lang w:val="es-CO"/>
        </w:rPr>
        <w:t>bservabilidad</w:t>
      </w:r>
      <w:r w:rsidR="00EC77DF" w:rsidRPr="00EC77DF">
        <w:rPr>
          <w:sz w:val="20"/>
          <w:szCs w:val="20"/>
          <w:lang w:val="es-CO"/>
        </w:rPr>
        <w:t xml:space="preserve"> mediante trazas distribuidas y métricas sin contenido clínico en los registros de operación</w:t>
      </w:r>
      <w:r w:rsidR="6534C75D" w:rsidRPr="7A5AA896">
        <w:rPr>
          <w:sz w:val="20"/>
          <w:szCs w:val="20"/>
          <w:lang w:val="es-CO"/>
        </w:rPr>
        <w:t>.</w:t>
      </w:r>
    </w:p>
    <w:p w14:paraId="729CB813" w14:textId="1890C640" w:rsidR="130C6583" w:rsidRDefault="130C6583" w:rsidP="0053319B">
      <w:pPr>
        <w:pStyle w:val="Prrafodelista"/>
        <w:numPr>
          <w:ilvl w:val="0"/>
          <w:numId w:val="64"/>
        </w:numPr>
        <w:spacing w:after="0" w:line="240" w:lineRule="auto"/>
        <w:jc w:val="both"/>
        <w:rPr>
          <w:sz w:val="20"/>
          <w:szCs w:val="20"/>
          <w:lang w:val="es-CO"/>
        </w:rPr>
      </w:pPr>
      <w:r w:rsidRPr="7A5AA896">
        <w:rPr>
          <w:sz w:val="20"/>
          <w:szCs w:val="20"/>
          <w:lang w:val="es-CO"/>
        </w:rPr>
        <w:t>M</w:t>
      </w:r>
      <w:r w:rsidR="6EB2C9B6" w:rsidRPr="7A5AA896">
        <w:rPr>
          <w:sz w:val="20"/>
          <w:szCs w:val="20"/>
          <w:lang w:val="es-CO"/>
        </w:rPr>
        <w:t>antenibilidad mediante pipelines de entrega continua con aprobación y rollback disponible en todos los componentes críticos</w:t>
      </w:r>
      <w:r w:rsidR="6534C75D" w:rsidRPr="7A5AA896">
        <w:rPr>
          <w:sz w:val="20"/>
          <w:szCs w:val="20"/>
          <w:lang w:val="es-CO"/>
        </w:rPr>
        <w:t>.</w:t>
      </w:r>
    </w:p>
    <w:p w14:paraId="454CF046" w14:textId="3F1AF4BC" w:rsidR="0F16321F" w:rsidRDefault="0F16321F" w:rsidP="0053319B">
      <w:pPr>
        <w:pStyle w:val="Prrafodelista"/>
        <w:numPr>
          <w:ilvl w:val="0"/>
          <w:numId w:val="64"/>
        </w:numPr>
        <w:spacing w:after="0" w:line="240" w:lineRule="auto"/>
        <w:jc w:val="both"/>
        <w:rPr>
          <w:sz w:val="20"/>
          <w:szCs w:val="20"/>
          <w:lang w:val="es-CO"/>
        </w:rPr>
      </w:pPr>
      <w:r w:rsidRPr="7A5AA896">
        <w:rPr>
          <w:sz w:val="20"/>
          <w:szCs w:val="20"/>
          <w:lang w:val="es-CO"/>
        </w:rPr>
        <w:t>E</w:t>
      </w:r>
      <w:r w:rsidR="6EB2C9B6" w:rsidRPr="7A5AA896">
        <w:rPr>
          <w:sz w:val="20"/>
          <w:szCs w:val="20"/>
          <w:lang w:val="es-CO"/>
        </w:rPr>
        <w:t>scalabilidad operativa con autoescalado en servicios síncronos y ejecución analítica batch como pods efímeros orientados a eventos.</w:t>
      </w:r>
    </w:p>
    <w:p w14:paraId="4CD63794" w14:textId="64EFBF32" w:rsidR="7A5AA896" w:rsidRDefault="7A5AA896" w:rsidP="7A5AA896">
      <w:pPr>
        <w:spacing w:after="0" w:line="240" w:lineRule="auto"/>
        <w:jc w:val="both"/>
        <w:rPr>
          <w:sz w:val="20"/>
          <w:szCs w:val="20"/>
          <w:lang w:val="es-CO"/>
        </w:rPr>
      </w:pPr>
    </w:p>
    <w:p w14:paraId="0E222B22" w14:textId="7F5A8ACE" w:rsidR="10E48228" w:rsidRDefault="10E48228" w:rsidP="7A5AA896">
      <w:pPr>
        <w:spacing w:after="0" w:line="240" w:lineRule="auto"/>
        <w:jc w:val="both"/>
        <w:rPr>
          <w:sz w:val="20"/>
          <w:szCs w:val="20"/>
          <w:lang w:val="es-CO"/>
        </w:rPr>
      </w:pPr>
      <w:r w:rsidRPr="5033E189">
        <w:rPr>
          <w:sz w:val="20"/>
          <w:szCs w:val="20"/>
          <w:lang w:val="es-CO"/>
        </w:rPr>
        <w:t xml:space="preserve">Sin embargo, se debe definir los temas asociados a capacidad, concurrencia, latencia, ventanas de mantenimiento y batch, </w:t>
      </w:r>
      <w:r w:rsidR="37615170" w:rsidRPr="72F3F5C0">
        <w:rPr>
          <w:sz w:val="20"/>
          <w:szCs w:val="20"/>
          <w:lang w:val="es-CO"/>
        </w:rPr>
        <w:t>así</w:t>
      </w:r>
      <w:r w:rsidRPr="5033E189">
        <w:rPr>
          <w:sz w:val="20"/>
          <w:szCs w:val="20"/>
          <w:lang w:val="es-CO"/>
        </w:rPr>
        <w:t xml:space="preserve"> como </w:t>
      </w:r>
      <w:r w:rsidR="1D000516" w:rsidRPr="72F3F5C0">
        <w:rPr>
          <w:sz w:val="20"/>
          <w:szCs w:val="20"/>
          <w:lang w:val="es-CO"/>
        </w:rPr>
        <w:t>políticas</w:t>
      </w:r>
      <w:r w:rsidRPr="165761D6">
        <w:rPr>
          <w:sz w:val="20"/>
          <w:szCs w:val="20"/>
          <w:lang w:val="es-CO"/>
        </w:rPr>
        <w:t xml:space="preserve"> de RTO y RPO </w:t>
      </w:r>
      <w:r w:rsidR="51278C5E" w:rsidRPr="165761D6">
        <w:rPr>
          <w:sz w:val="20"/>
          <w:szCs w:val="20"/>
          <w:lang w:val="es-CO"/>
        </w:rPr>
        <w:t xml:space="preserve">para el afinamiento de </w:t>
      </w:r>
      <w:r w:rsidRPr="00E54289">
        <w:rPr>
          <w:lang w:val="es-CO"/>
        </w:rPr>
        <w:tab/>
      </w:r>
      <w:r w:rsidR="51278C5E" w:rsidRPr="165761D6">
        <w:rPr>
          <w:sz w:val="20"/>
          <w:szCs w:val="20"/>
          <w:lang w:val="es-CO"/>
        </w:rPr>
        <w:t>la arquitectura y los requerimientos no funcionales.</w:t>
      </w:r>
    </w:p>
    <w:p w14:paraId="330A2D83" w14:textId="01810058" w:rsidR="7293FD0D" w:rsidRDefault="7293FD0D" w:rsidP="7293FD0D">
      <w:pPr>
        <w:spacing w:after="0" w:line="240" w:lineRule="auto"/>
        <w:ind w:left="360"/>
        <w:jc w:val="both"/>
        <w:rPr>
          <w:sz w:val="20"/>
          <w:szCs w:val="20"/>
          <w:lang w:val="es-CO"/>
        </w:rPr>
      </w:pPr>
    </w:p>
    <w:p w14:paraId="145D2CC0" w14:textId="2BD1FAC9" w:rsidR="24B41E56" w:rsidRDefault="24B41E56" w:rsidP="24B41E56">
      <w:pPr>
        <w:spacing w:after="0" w:line="240" w:lineRule="auto"/>
        <w:ind w:left="360"/>
        <w:jc w:val="both"/>
        <w:rPr>
          <w:sz w:val="20"/>
          <w:szCs w:val="20"/>
          <w:lang w:val="es-CO"/>
        </w:rPr>
      </w:pPr>
    </w:p>
    <w:p w14:paraId="17C3361A" w14:textId="77777777" w:rsidR="00EC77DF" w:rsidRPr="00412A1F" w:rsidRDefault="00EC77DF" w:rsidP="00EC77DF">
      <w:pPr>
        <w:spacing w:after="0" w:line="240" w:lineRule="auto"/>
        <w:ind w:left="360"/>
        <w:jc w:val="both"/>
        <w:rPr>
          <w:sz w:val="20"/>
          <w:szCs w:val="20"/>
          <w:lang w:val="es-CO"/>
        </w:rPr>
      </w:pPr>
    </w:p>
    <w:p w14:paraId="36FF34AD" w14:textId="77777777" w:rsidR="00EC77DF" w:rsidRPr="00EC77DF" w:rsidRDefault="00EC77DF" w:rsidP="00EC77DF">
      <w:pPr>
        <w:spacing w:after="0" w:line="240" w:lineRule="auto"/>
        <w:ind w:left="360"/>
        <w:jc w:val="both"/>
        <w:rPr>
          <w:sz w:val="20"/>
          <w:szCs w:val="20"/>
          <w:lang w:val="es-CO"/>
        </w:rPr>
      </w:pPr>
      <w:r w:rsidRPr="27BF813B">
        <w:rPr>
          <w:sz w:val="20"/>
          <w:szCs w:val="20"/>
          <w:lang w:val="es-CO"/>
        </w:rPr>
        <w:t>Este frente comprende:</w:t>
      </w:r>
    </w:p>
    <w:p w14:paraId="77949148" w14:textId="77777777" w:rsidR="00EC77DF" w:rsidRDefault="00EC77DF" w:rsidP="00EC77DF">
      <w:pPr>
        <w:spacing w:after="0" w:line="240" w:lineRule="auto"/>
        <w:ind w:left="360"/>
        <w:jc w:val="both"/>
        <w:rPr>
          <w:sz w:val="20"/>
          <w:szCs w:val="20"/>
          <w:lang w:val="es-CO"/>
        </w:rPr>
      </w:pPr>
    </w:p>
    <w:p w14:paraId="19967F74" w14:textId="77777777" w:rsidR="00EC77DF" w:rsidRPr="00412A1F" w:rsidRDefault="00EC77DF" w:rsidP="00EC77DF">
      <w:pPr>
        <w:pStyle w:val="Prrafodelista"/>
        <w:numPr>
          <w:ilvl w:val="0"/>
          <w:numId w:val="50"/>
        </w:numPr>
        <w:spacing w:after="0" w:line="240" w:lineRule="auto"/>
        <w:jc w:val="both"/>
        <w:rPr>
          <w:sz w:val="20"/>
          <w:szCs w:val="20"/>
          <w:lang w:val="es-CO"/>
        </w:rPr>
      </w:pPr>
      <w:r w:rsidRPr="00412A1F">
        <w:rPr>
          <w:sz w:val="20"/>
          <w:szCs w:val="20"/>
          <w:lang w:val="es-CO"/>
        </w:rPr>
        <w:t xml:space="preserve">Diseño de la arquitectura lógica y física de la solución. </w:t>
      </w:r>
    </w:p>
    <w:p w14:paraId="3DA44834" w14:textId="77777777" w:rsidR="00EC77DF" w:rsidRPr="00412A1F" w:rsidRDefault="00EC77DF" w:rsidP="00EC77DF">
      <w:pPr>
        <w:pStyle w:val="Prrafodelista"/>
        <w:numPr>
          <w:ilvl w:val="0"/>
          <w:numId w:val="50"/>
        </w:numPr>
        <w:spacing w:after="0" w:line="240" w:lineRule="auto"/>
        <w:jc w:val="both"/>
        <w:rPr>
          <w:sz w:val="20"/>
          <w:szCs w:val="20"/>
          <w:lang w:val="es-CO"/>
        </w:rPr>
      </w:pPr>
      <w:r w:rsidRPr="00412A1F">
        <w:rPr>
          <w:sz w:val="20"/>
          <w:szCs w:val="20"/>
          <w:lang w:val="es-CO"/>
        </w:rPr>
        <w:t xml:space="preserve">Diseño de la arquitectura de seguridad de la solución. </w:t>
      </w:r>
    </w:p>
    <w:p w14:paraId="6272BC2B" w14:textId="77777777" w:rsidR="00EC77DF" w:rsidRPr="00412A1F" w:rsidRDefault="00EC77DF" w:rsidP="00AB2F00">
      <w:pPr>
        <w:numPr>
          <w:ilvl w:val="0"/>
          <w:numId w:val="38"/>
        </w:numPr>
        <w:tabs>
          <w:tab w:val="clear" w:pos="720"/>
          <w:tab w:val="num" w:pos="1080"/>
        </w:tabs>
        <w:spacing w:after="0" w:line="240" w:lineRule="auto"/>
        <w:jc w:val="both"/>
        <w:rPr>
          <w:sz w:val="20"/>
          <w:szCs w:val="20"/>
          <w:lang w:val="es-CO"/>
        </w:rPr>
      </w:pPr>
      <w:r w:rsidRPr="00412A1F">
        <w:rPr>
          <w:sz w:val="20"/>
          <w:szCs w:val="20"/>
          <w:lang w:val="es-CO"/>
        </w:rPr>
        <w:t xml:space="preserve">Definición de componentes tecnológicos y responsabilidades. </w:t>
      </w:r>
    </w:p>
    <w:p w14:paraId="66A9B02F" w14:textId="77777777" w:rsidR="00EC77DF" w:rsidRPr="00A24DF1" w:rsidRDefault="00EC77DF" w:rsidP="00AB2F00">
      <w:pPr>
        <w:numPr>
          <w:ilvl w:val="0"/>
          <w:numId w:val="38"/>
        </w:numPr>
        <w:tabs>
          <w:tab w:val="clear" w:pos="720"/>
          <w:tab w:val="num" w:pos="1080"/>
        </w:tabs>
        <w:spacing w:after="0" w:line="240" w:lineRule="auto"/>
        <w:jc w:val="both"/>
        <w:rPr>
          <w:sz w:val="20"/>
          <w:szCs w:val="20"/>
          <w:lang w:val="pt-BR"/>
        </w:rPr>
      </w:pPr>
      <w:r w:rsidRPr="00A24DF1">
        <w:rPr>
          <w:sz w:val="20"/>
          <w:szCs w:val="20"/>
          <w:lang w:val="pt-BR"/>
        </w:rPr>
        <w:t xml:space="preserve">Definición de arquitectura de frontend, backend, datos, analítica e IA. </w:t>
      </w:r>
    </w:p>
    <w:p w14:paraId="16D8F0DD" w14:textId="77777777" w:rsidR="00EC77DF" w:rsidRPr="00412A1F" w:rsidRDefault="00EC77DF" w:rsidP="00AB2F00">
      <w:pPr>
        <w:numPr>
          <w:ilvl w:val="0"/>
          <w:numId w:val="38"/>
        </w:numPr>
        <w:tabs>
          <w:tab w:val="clear" w:pos="720"/>
          <w:tab w:val="num" w:pos="1080"/>
        </w:tabs>
        <w:spacing w:after="0" w:line="240" w:lineRule="auto"/>
        <w:jc w:val="both"/>
        <w:rPr>
          <w:sz w:val="20"/>
          <w:szCs w:val="20"/>
          <w:lang w:val="es-CO"/>
        </w:rPr>
      </w:pPr>
      <w:r w:rsidRPr="00412A1F">
        <w:rPr>
          <w:sz w:val="20"/>
          <w:szCs w:val="20"/>
          <w:lang w:val="es-CO"/>
        </w:rPr>
        <w:t xml:space="preserve">Definición de patrones de integración entre componentes. </w:t>
      </w:r>
    </w:p>
    <w:p w14:paraId="1B9D1672" w14:textId="77777777" w:rsidR="00EC77DF" w:rsidRPr="00412A1F" w:rsidRDefault="00EC77DF" w:rsidP="00AB2F00">
      <w:pPr>
        <w:numPr>
          <w:ilvl w:val="0"/>
          <w:numId w:val="38"/>
        </w:numPr>
        <w:tabs>
          <w:tab w:val="clear" w:pos="720"/>
          <w:tab w:val="num" w:pos="1080"/>
        </w:tabs>
        <w:spacing w:after="0" w:line="240" w:lineRule="auto"/>
        <w:jc w:val="both"/>
        <w:rPr>
          <w:sz w:val="20"/>
          <w:szCs w:val="20"/>
          <w:lang w:val="es-CO"/>
        </w:rPr>
      </w:pPr>
      <w:r w:rsidRPr="00412A1F">
        <w:rPr>
          <w:sz w:val="20"/>
          <w:szCs w:val="20"/>
          <w:lang w:val="es-CO"/>
        </w:rPr>
        <w:t>Definición de controles de seguridad.</w:t>
      </w:r>
    </w:p>
    <w:p w14:paraId="7472C3D1" w14:textId="77777777" w:rsidR="00EC77DF" w:rsidRPr="00412A1F" w:rsidRDefault="00EC77DF" w:rsidP="00AB2F00">
      <w:pPr>
        <w:numPr>
          <w:ilvl w:val="0"/>
          <w:numId w:val="38"/>
        </w:numPr>
        <w:tabs>
          <w:tab w:val="clear" w:pos="720"/>
          <w:tab w:val="num" w:pos="1080"/>
        </w:tabs>
        <w:spacing w:after="0" w:line="240" w:lineRule="auto"/>
        <w:jc w:val="both"/>
        <w:rPr>
          <w:sz w:val="20"/>
          <w:szCs w:val="20"/>
          <w:lang w:val="es-CO"/>
        </w:rPr>
      </w:pPr>
      <w:r w:rsidRPr="00412A1F">
        <w:rPr>
          <w:sz w:val="20"/>
          <w:szCs w:val="20"/>
          <w:lang w:val="es-CO"/>
        </w:rPr>
        <w:t xml:space="preserve">Definición de mecanismos de consumo de OMOP. </w:t>
      </w:r>
    </w:p>
    <w:p w14:paraId="71CF0FCD" w14:textId="77777777" w:rsidR="00EC77DF" w:rsidRPr="00412A1F" w:rsidRDefault="00EC77DF" w:rsidP="00AB2F00">
      <w:pPr>
        <w:numPr>
          <w:ilvl w:val="0"/>
          <w:numId w:val="38"/>
        </w:numPr>
        <w:tabs>
          <w:tab w:val="clear" w:pos="720"/>
          <w:tab w:val="num" w:pos="1080"/>
        </w:tabs>
        <w:spacing w:after="0" w:line="240" w:lineRule="auto"/>
        <w:jc w:val="both"/>
        <w:rPr>
          <w:sz w:val="20"/>
          <w:szCs w:val="20"/>
          <w:lang w:val="es-CO"/>
        </w:rPr>
      </w:pPr>
      <w:r w:rsidRPr="00412A1F">
        <w:rPr>
          <w:sz w:val="20"/>
          <w:szCs w:val="20"/>
          <w:lang w:val="es-CO"/>
        </w:rPr>
        <w:t xml:space="preserve">Definición de interfaces y contratos entre servicios. </w:t>
      </w:r>
    </w:p>
    <w:p w14:paraId="2F9E1473" w14:textId="77777777" w:rsidR="00EC77DF" w:rsidRPr="00412A1F" w:rsidRDefault="00EC77DF" w:rsidP="00AB2F00">
      <w:pPr>
        <w:numPr>
          <w:ilvl w:val="0"/>
          <w:numId w:val="38"/>
        </w:numPr>
        <w:tabs>
          <w:tab w:val="clear" w:pos="720"/>
          <w:tab w:val="num" w:pos="1080"/>
        </w:tabs>
        <w:spacing w:after="0" w:line="240" w:lineRule="auto"/>
        <w:jc w:val="both"/>
        <w:rPr>
          <w:sz w:val="20"/>
          <w:szCs w:val="20"/>
          <w:lang w:val="es-CO"/>
        </w:rPr>
      </w:pPr>
      <w:r w:rsidRPr="00412A1F">
        <w:rPr>
          <w:sz w:val="20"/>
          <w:szCs w:val="20"/>
          <w:lang w:val="es-CO"/>
        </w:rPr>
        <w:t xml:space="preserve">Diseño desacoplado entre capacidades centrales y Data Partners. </w:t>
      </w:r>
    </w:p>
    <w:p w14:paraId="5E8345AF" w14:textId="77777777" w:rsidR="00EC77DF" w:rsidRPr="00412A1F" w:rsidRDefault="00EC77DF" w:rsidP="00AB2F00">
      <w:pPr>
        <w:numPr>
          <w:ilvl w:val="0"/>
          <w:numId w:val="38"/>
        </w:numPr>
        <w:tabs>
          <w:tab w:val="clear" w:pos="720"/>
          <w:tab w:val="num" w:pos="1080"/>
        </w:tabs>
        <w:spacing w:after="0" w:line="240" w:lineRule="auto"/>
        <w:jc w:val="both"/>
        <w:rPr>
          <w:sz w:val="20"/>
          <w:szCs w:val="20"/>
          <w:lang w:val="es-CO"/>
        </w:rPr>
      </w:pPr>
      <w:r w:rsidRPr="00412A1F">
        <w:rPr>
          <w:sz w:val="20"/>
          <w:szCs w:val="20"/>
          <w:lang w:val="es-CO"/>
        </w:rPr>
        <w:t xml:space="preserve">Definición de patrones de escalabilidad y extensibilidad. </w:t>
      </w:r>
    </w:p>
    <w:p w14:paraId="6D153678" w14:textId="77777777" w:rsidR="00EC77DF" w:rsidRPr="00412A1F" w:rsidRDefault="00EC77DF" w:rsidP="00AB2F00">
      <w:pPr>
        <w:numPr>
          <w:ilvl w:val="0"/>
          <w:numId w:val="38"/>
        </w:numPr>
        <w:tabs>
          <w:tab w:val="clear" w:pos="720"/>
          <w:tab w:val="num" w:pos="1080"/>
        </w:tabs>
        <w:spacing w:after="0" w:line="240" w:lineRule="auto"/>
        <w:jc w:val="both"/>
        <w:rPr>
          <w:sz w:val="20"/>
          <w:szCs w:val="20"/>
          <w:lang w:val="es-CO"/>
        </w:rPr>
      </w:pPr>
      <w:r w:rsidRPr="00412A1F">
        <w:rPr>
          <w:sz w:val="20"/>
          <w:szCs w:val="20"/>
          <w:lang w:val="es-CO"/>
        </w:rPr>
        <w:t xml:space="preserve">Integración con capacidades transversales de seguridad, identidad, gobierno y observabilidad. </w:t>
      </w:r>
    </w:p>
    <w:p w14:paraId="61D78903" w14:textId="77777777" w:rsidR="00EC77DF" w:rsidRPr="00412A1F" w:rsidRDefault="00EC77DF" w:rsidP="00AB2F00">
      <w:pPr>
        <w:numPr>
          <w:ilvl w:val="0"/>
          <w:numId w:val="38"/>
        </w:numPr>
        <w:tabs>
          <w:tab w:val="clear" w:pos="720"/>
          <w:tab w:val="num" w:pos="1080"/>
        </w:tabs>
        <w:spacing w:after="0" w:line="240" w:lineRule="auto"/>
        <w:jc w:val="both"/>
        <w:rPr>
          <w:sz w:val="20"/>
          <w:szCs w:val="20"/>
          <w:lang w:val="es-CO"/>
        </w:rPr>
      </w:pPr>
      <w:r w:rsidRPr="00412A1F">
        <w:rPr>
          <w:sz w:val="20"/>
          <w:szCs w:val="20"/>
          <w:lang w:val="es-CO"/>
        </w:rPr>
        <w:t xml:space="preserve">Definición de lineamientos para evolución de la plataforma. </w:t>
      </w:r>
    </w:p>
    <w:p w14:paraId="14EE3259" w14:textId="040E6DA9" w:rsidR="6ADD340C" w:rsidRDefault="6ADD340C" w:rsidP="54B66403">
      <w:pPr>
        <w:spacing w:after="0" w:line="240" w:lineRule="auto"/>
        <w:jc w:val="both"/>
        <w:rPr>
          <w:sz w:val="20"/>
          <w:szCs w:val="20"/>
          <w:lang w:val="es-CO"/>
        </w:rPr>
      </w:pPr>
    </w:p>
    <w:p w14:paraId="2C4D95B8" w14:textId="755F1735" w:rsidR="54B66403" w:rsidRPr="00A24DF1" w:rsidRDefault="6D49107F" w:rsidP="465B8BA0">
      <w:pPr>
        <w:spacing w:after="0" w:line="240" w:lineRule="auto"/>
        <w:ind w:left="720"/>
        <w:jc w:val="both"/>
        <w:rPr>
          <w:lang w:val="es-CO"/>
        </w:rPr>
      </w:pPr>
      <w:r w:rsidRPr="00E54289">
        <w:rPr>
          <w:b/>
          <w:bCs/>
          <w:sz w:val="20"/>
          <w:szCs w:val="20"/>
          <w:lang w:val="es-CO"/>
        </w:rPr>
        <w:t>NOTA</w:t>
      </w:r>
      <w:r w:rsidRPr="5F7347A8">
        <w:rPr>
          <w:sz w:val="20"/>
          <w:szCs w:val="20"/>
          <w:lang w:val="es-CO"/>
        </w:rPr>
        <w:t>: Las</w:t>
      </w:r>
      <w:r w:rsidRPr="465B8BA0">
        <w:rPr>
          <w:sz w:val="20"/>
          <w:szCs w:val="20"/>
          <w:lang w:val="es-CO"/>
        </w:rPr>
        <w:t xml:space="preserve"> actividades de aprovisionamiento de infraestructura GCP, configuración de seguridad de plataforma, gestión del FinOps, operación de DevOps e integración de la observabilidad con Dynatrace son responsabilidad del equipo de infraestructura de SURA y están fuera del alcance de implementación del equipo NTTDATA. El equipo NTTDATA participará en estas actividades en rol de acompañamiento técnico: levantando requerimientos, definiendo especificaciones, validando configuraciones y entregando documentación de referencia para su correcta implementación.</w:t>
      </w:r>
    </w:p>
    <w:p w14:paraId="24B015D4" w14:textId="77777777" w:rsidR="00EC77DF" w:rsidRPr="00EC77DF" w:rsidRDefault="00EC77DF" w:rsidP="00EC77DF">
      <w:pPr>
        <w:spacing w:after="0" w:line="240" w:lineRule="auto"/>
        <w:jc w:val="both"/>
        <w:rPr>
          <w:sz w:val="20"/>
          <w:szCs w:val="20"/>
          <w:lang w:val="es-CO"/>
        </w:rPr>
      </w:pPr>
    </w:p>
    <w:p w14:paraId="12422269" w14:textId="77777777" w:rsidR="00EC77DF" w:rsidRDefault="00EC77DF" w:rsidP="00EC77DF">
      <w:pPr>
        <w:pStyle w:val="Ttulo3"/>
        <w:rPr>
          <w:rFonts w:ascii="Aptos" w:hAnsi="Aptos"/>
          <w:sz w:val="20"/>
          <w:szCs w:val="20"/>
        </w:rPr>
      </w:pPr>
      <w:r w:rsidRPr="00412A1F">
        <w:rPr>
          <w:rFonts w:ascii="Aptos" w:hAnsi="Aptos"/>
          <w:sz w:val="20"/>
          <w:szCs w:val="20"/>
          <w:lang w:val="es-CO"/>
        </w:rPr>
        <w:t xml:space="preserve"> </w:t>
      </w:r>
      <w:bookmarkStart w:id="130" w:name="_Toc240576067"/>
      <w:r w:rsidRPr="00412A1F">
        <w:rPr>
          <w:rFonts w:ascii="Aptos" w:hAnsi="Aptos"/>
          <w:sz w:val="20"/>
          <w:szCs w:val="20"/>
        </w:rPr>
        <w:t>Modelo de datos federado</w:t>
      </w:r>
      <w:bookmarkEnd w:id="130"/>
    </w:p>
    <w:p w14:paraId="4713E558" w14:textId="77777777" w:rsidR="00E54289" w:rsidRPr="00E54289" w:rsidRDefault="00E54289" w:rsidP="00E54289"/>
    <w:p w14:paraId="0E2ED90F" w14:textId="77777777" w:rsidR="00F90285" w:rsidRDefault="00EC77DF" w:rsidP="00F90285">
      <w:pPr>
        <w:spacing w:after="0" w:line="240" w:lineRule="auto"/>
        <w:ind w:left="360"/>
        <w:jc w:val="both"/>
        <w:rPr>
          <w:sz w:val="20"/>
          <w:szCs w:val="20"/>
          <w:lang w:val="es-CO"/>
        </w:rPr>
      </w:pPr>
      <w:commentRangeStart w:id="131"/>
      <w:commentRangeStart w:id="132"/>
      <w:r w:rsidRPr="00412A1F">
        <w:rPr>
          <w:sz w:val="20"/>
          <w:szCs w:val="20"/>
          <w:lang w:val="es-CO"/>
        </w:rPr>
        <w:t xml:space="preserve">Diseñar e implementar la primera versión del </w:t>
      </w:r>
      <w:r w:rsidRPr="00412A1F">
        <w:rPr>
          <w:b/>
          <w:bCs/>
          <w:sz w:val="20"/>
          <w:szCs w:val="20"/>
          <w:lang w:val="es-CO"/>
        </w:rPr>
        <w:t>modelo de datos federado</w:t>
      </w:r>
      <w:r w:rsidRPr="00412A1F">
        <w:rPr>
          <w:sz w:val="20"/>
          <w:szCs w:val="20"/>
          <w:lang w:val="es-CO"/>
        </w:rPr>
        <w:t>, proporcionando una capa común de acceso a la información disponible en los diferentes Data Partners y desacoplando las capacidades consumidoras de AlejandrIA de las particularidades técnicas de cada organización.</w:t>
      </w:r>
      <w:commentRangeEnd w:id="131"/>
      <w:r>
        <w:rPr>
          <w:rStyle w:val="Refdecomentario"/>
          <w:sz w:val="20"/>
          <w:szCs w:val="20"/>
          <w:lang w:val="es-CO"/>
        </w:rPr>
        <w:commentReference w:id="131"/>
      </w:r>
      <w:commentRangeEnd w:id="132"/>
      <w:r>
        <w:rPr>
          <w:rStyle w:val="Refdecomentario"/>
          <w:sz w:val="20"/>
          <w:szCs w:val="20"/>
          <w:lang w:val="es-CO"/>
        </w:rPr>
        <w:commentReference w:id="132"/>
      </w:r>
    </w:p>
    <w:p w14:paraId="66A95F08" w14:textId="77777777" w:rsidR="00F90285" w:rsidRDefault="00F90285" w:rsidP="00F90285">
      <w:pPr>
        <w:spacing w:after="0" w:line="240" w:lineRule="auto"/>
        <w:ind w:left="360"/>
        <w:jc w:val="both"/>
        <w:rPr>
          <w:sz w:val="20"/>
          <w:szCs w:val="20"/>
          <w:lang w:val="es-CO"/>
        </w:rPr>
      </w:pPr>
    </w:p>
    <w:p w14:paraId="39BBEEE9" w14:textId="77777777" w:rsidR="00AF370D" w:rsidRPr="00412A1F" w:rsidRDefault="00AF370D" w:rsidP="00F90285">
      <w:pPr>
        <w:spacing w:after="0" w:line="240" w:lineRule="auto"/>
        <w:ind w:left="360"/>
        <w:jc w:val="both"/>
        <w:rPr>
          <w:sz w:val="20"/>
          <w:szCs w:val="20"/>
          <w:lang w:val="es-CO"/>
        </w:rPr>
      </w:pPr>
      <w:r w:rsidRPr="00412A1F">
        <w:rPr>
          <w:sz w:val="20"/>
          <w:szCs w:val="20"/>
          <w:lang w:val="es-CO"/>
        </w:rPr>
        <w:t xml:space="preserve">Para la primera versión se habilitará la conexión con el </w:t>
      </w:r>
      <w:r w:rsidRPr="00412A1F">
        <w:rPr>
          <w:b/>
          <w:bCs/>
          <w:sz w:val="20"/>
          <w:szCs w:val="20"/>
          <w:lang w:val="es-CO"/>
        </w:rPr>
        <w:t>OMOP v1 de SURA</w:t>
      </w:r>
      <w:r w:rsidRPr="00412A1F">
        <w:rPr>
          <w:sz w:val="20"/>
          <w:szCs w:val="20"/>
          <w:lang w:val="es-CO"/>
        </w:rPr>
        <w:t>, dejando establecidos los patrones necesarios para incorporar progresivamente nuevos Data Partners.</w:t>
      </w:r>
    </w:p>
    <w:p w14:paraId="79C9292C" w14:textId="77777777" w:rsidR="00AF370D" w:rsidRPr="00412A1F" w:rsidRDefault="00AF370D" w:rsidP="00AF370D">
      <w:pPr>
        <w:spacing w:after="0" w:line="240" w:lineRule="auto"/>
        <w:ind w:left="360"/>
        <w:jc w:val="both"/>
        <w:rPr>
          <w:sz w:val="20"/>
          <w:szCs w:val="20"/>
          <w:lang w:val="es-CO"/>
        </w:rPr>
      </w:pPr>
    </w:p>
    <w:p w14:paraId="353D7698" w14:textId="77777777" w:rsidR="00AF370D" w:rsidRPr="00412A1F" w:rsidRDefault="00AF370D" w:rsidP="00AF370D">
      <w:pPr>
        <w:spacing w:after="0" w:line="240" w:lineRule="auto"/>
        <w:ind w:left="360"/>
        <w:jc w:val="both"/>
        <w:rPr>
          <w:sz w:val="20"/>
          <w:szCs w:val="20"/>
          <w:lang w:val="es-CO"/>
        </w:rPr>
      </w:pPr>
      <w:r w:rsidRPr="00412A1F">
        <w:rPr>
          <w:sz w:val="20"/>
          <w:szCs w:val="20"/>
          <w:lang w:val="es-CO"/>
        </w:rPr>
        <w:t>Este frente comprende:</w:t>
      </w:r>
    </w:p>
    <w:p w14:paraId="11FB7791" w14:textId="77777777" w:rsidR="00AF370D" w:rsidRPr="00412A1F" w:rsidRDefault="00AF370D" w:rsidP="00AB2F00">
      <w:pPr>
        <w:numPr>
          <w:ilvl w:val="0"/>
          <w:numId w:val="39"/>
        </w:numPr>
        <w:tabs>
          <w:tab w:val="clear" w:pos="720"/>
          <w:tab w:val="num" w:pos="1080"/>
        </w:tabs>
        <w:spacing w:after="0" w:line="240" w:lineRule="auto"/>
        <w:jc w:val="both"/>
        <w:rPr>
          <w:sz w:val="20"/>
          <w:szCs w:val="20"/>
          <w:lang w:val="es-CO"/>
        </w:rPr>
      </w:pPr>
      <w:r w:rsidRPr="00412A1F">
        <w:rPr>
          <w:sz w:val="20"/>
          <w:szCs w:val="20"/>
          <w:lang w:val="es-CO"/>
        </w:rPr>
        <w:t xml:space="preserve">Conexión con OMOP v1 del primer Data Partner. </w:t>
      </w:r>
    </w:p>
    <w:p w14:paraId="7726C10D" w14:textId="77777777" w:rsidR="00AF370D" w:rsidRPr="00412A1F" w:rsidRDefault="00AF370D" w:rsidP="00AB2F00">
      <w:pPr>
        <w:numPr>
          <w:ilvl w:val="0"/>
          <w:numId w:val="39"/>
        </w:numPr>
        <w:tabs>
          <w:tab w:val="clear" w:pos="720"/>
          <w:tab w:val="num" w:pos="1080"/>
        </w:tabs>
        <w:spacing w:after="0" w:line="240" w:lineRule="auto"/>
        <w:jc w:val="both"/>
        <w:rPr>
          <w:sz w:val="20"/>
          <w:szCs w:val="20"/>
          <w:lang w:val="es-CO"/>
        </w:rPr>
      </w:pPr>
      <w:r w:rsidRPr="00412A1F">
        <w:rPr>
          <w:sz w:val="20"/>
          <w:szCs w:val="20"/>
          <w:lang w:val="es-CO"/>
        </w:rPr>
        <w:t xml:space="preserve">Definición de mecanismos comunes de acceso a información. </w:t>
      </w:r>
    </w:p>
    <w:p w14:paraId="24C90596" w14:textId="77777777" w:rsidR="00AF370D" w:rsidRPr="00412A1F" w:rsidRDefault="00AF370D" w:rsidP="00AB2F00">
      <w:pPr>
        <w:numPr>
          <w:ilvl w:val="0"/>
          <w:numId w:val="39"/>
        </w:numPr>
        <w:tabs>
          <w:tab w:val="clear" w:pos="720"/>
          <w:tab w:val="num" w:pos="1080"/>
        </w:tabs>
        <w:spacing w:after="0" w:line="240" w:lineRule="auto"/>
        <w:jc w:val="both"/>
        <w:rPr>
          <w:sz w:val="20"/>
          <w:szCs w:val="20"/>
          <w:lang w:val="es-CO"/>
        </w:rPr>
      </w:pPr>
      <w:r w:rsidRPr="00412A1F">
        <w:rPr>
          <w:sz w:val="20"/>
          <w:szCs w:val="20"/>
          <w:lang w:val="es-CO"/>
        </w:rPr>
        <w:t xml:space="preserve">Definición de patrones para consulta federada. </w:t>
      </w:r>
    </w:p>
    <w:p w14:paraId="4EE81AB1" w14:textId="77777777" w:rsidR="00AF370D" w:rsidRPr="00412A1F" w:rsidRDefault="00AF370D" w:rsidP="00AB2F00">
      <w:pPr>
        <w:numPr>
          <w:ilvl w:val="0"/>
          <w:numId w:val="39"/>
        </w:numPr>
        <w:tabs>
          <w:tab w:val="clear" w:pos="720"/>
          <w:tab w:val="num" w:pos="1080"/>
        </w:tabs>
        <w:spacing w:after="0" w:line="240" w:lineRule="auto"/>
        <w:jc w:val="both"/>
        <w:rPr>
          <w:sz w:val="20"/>
          <w:szCs w:val="20"/>
          <w:lang w:val="es-CO"/>
        </w:rPr>
      </w:pPr>
      <w:r w:rsidRPr="00412A1F">
        <w:rPr>
          <w:sz w:val="20"/>
          <w:szCs w:val="20"/>
          <w:lang w:val="es-CO"/>
        </w:rPr>
        <w:t xml:space="preserve">Preparación para consumo de información proveniente de múltiples Data Partners autorizados. </w:t>
      </w:r>
    </w:p>
    <w:p w14:paraId="3954D1EA" w14:textId="77777777" w:rsidR="00AF370D" w:rsidRPr="00412A1F" w:rsidRDefault="00AF370D" w:rsidP="00AB2F00">
      <w:pPr>
        <w:numPr>
          <w:ilvl w:val="0"/>
          <w:numId w:val="39"/>
        </w:numPr>
        <w:tabs>
          <w:tab w:val="clear" w:pos="720"/>
          <w:tab w:val="num" w:pos="1080"/>
        </w:tabs>
        <w:spacing w:after="0" w:line="240" w:lineRule="auto"/>
        <w:jc w:val="both"/>
        <w:rPr>
          <w:sz w:val="20"/>
          <w:szCs w:val="20"/>
          <w:lang w:val="es-CO"/>
        </w:rPr>
      </w:pPr>
      <w:commentRangeStart w:id="133"/>
      <w:commentRangeStart w:id="134"/>
      <w:r w:rsidRPr="00412A1F">
        <w:rPr>
          <w:sz w:val="20"/>
          <w:szCs w:val="20"/>
          <w:lang w:val="es-CO"/>
        </w:rPr>
        <w:t xml:space="preserve">Definición del patrón de incorporación de futuros Data Partners. </w:t>
      </w:r>
      <w:commentRangeEnd w:id="133"/>
      <w:r w:rsidRPr="00412A1F">
        <w:rPr>
          <w:rStyle w:val="Refdecomentario"/>
          <w:sz w:val="20"/>
          <w:szCs w:val="20"/>
          <w:lang w:val="es-CO"/>
        </w:rPr>
        <w:commentReference w:id="133"/>
      </w:r>
      <w:commentRangeEnd w:id="134"/>
      <w:r w:rsidRPr="00412A1F">
        <w:rPr>
          <w:rStyle w:val="Refdecomentario"/>
          <w:sz w:val="20"/>
          <w:szCs w:val="20"/>
          <w:lang w:val="es-CO"/>
        </w:rPr>
        <w:commentReference w:id="134"/>
      </w:r>
    </w:p>
    <w:p w14:paraId="0605E124" w14:textId="77777777" w:rsidR="00AF370D" w:rsidRPr="00412A1F" w:rsidRDefault="00AF370D" w:rsidP="00AF370D">
      <w:pPr>
        <w:spacing w:after="0"/>
        <w:jc w:val="both"/>
        <w:rPr>
          <w:b/>
          <w:sz w:val="20"/>
          <w:szCs w:val="20"/>
          <w:lang w:val="es-CO"/>
        </w:rPr>
      </w:pPr>
    </w:p>
    <w:p w14:paraId="2A9AE178" w14:textId="77777777" w:rsidR="00AF370D" w:rsidRDefault="00AF370D" w:rsidP="00AF370D">
      <w:pPr>
        <w:pStyle w:val="Ttulo3"/>
        <w:rPr>
          <w:rFonts w:ascii="Aptos" w:hAnsi="Aptos"/>
          <w:sz w:val="20"/>
          <w:szCs w:val="20"/>
          <w:lang w:val="nl-NL"/>
        </w:rPr>
      </w:pPr>
      <w:bookmarkStart w:id="135" w:name="_Toc240576068"/>
      <w:commentRangeStart w:id="136"/>
      <w:commentRangeStart w:id="137"/>
      <w:r w:rsidRPr="00412A1F">
        <w:rPr>
          <w:rFonts w:ascii="Aptos" w:hAnsi="Aptos"/>
          <w:sz w:val="20"/>
          <w:szCs w:val="20"/>
          <w:lang w:val="nl-NL"/>
        </w:rPr>
        <w:t>Framework de onboarding de Data Partners</w:t>
      </w:r>
      <w:bookmarkEnd w:id="135"/>
      <w:commentRangeEnd w:id="136"/>
      <w:r>
        <w:rPr>
          <w:rStyle w:val="Refdecomentario"/>
          <w:rFonts w:ascii="Aptos" w:hAnsi="Aptos"/>
          <w:sz w:val="20"/>
          <w:szCs w:val="20"/>
          <w:lang w:val="nl-NL"/>
        </w:rPr>
        <w:commentReference w:id="136"/>
      </w:r>
      <w:commentRangeEnd w:id="137"/>
      <w:r>
        <w:rPr>
          <w:rStyle w:val="Refdecomentario"/>
          <w:rFonts w:ascii="Aptos" w:hAnsi="Aptos"/>
          <w:sz w:val="20"/>
          <w:szCs w:val="20"/>
          <w:lang w:val="nl-NL"/>
        </w:rPr>
        <w:commentReference w:id="137"/>
      </w:r>
    </w:p>
    <w:p w14:paraId="35ADDDB3" w14:textId="77777777" w:rsidR="00E54289" w:rsidRPr="00E54289" w:rsidRDefault="00E54289" w:rsidP="00E54289">
      <w:pPr>
        <w:rPr>
          <w:lang w:val="nl-NL"/>
        </w:rPr>
      </w:pPr>
    </w:p>
    <w:p w14:paraId="12C885B3" w14:textId="77777777" w:rsidR="00AF370D" w:rsidRDefault="00AF370D" w:rsidP="00AF370D">
      <w:pPr>
        <w:spacing w:after="0"/>
        <w:ind w:left="360"/>
        <w:jc w:val="both"/>
        <w:rPr>
          <w:sz w:val="20"/>
          <w:szCs w:val="20"/>
          <w:lang w:val="es-CO"/>
        </w:rPr>
      </w:pPr>
      <w:r w:rsidRPr="00412A1F">
        <w:rPr>
          <w:sz w:val="20"/>
          <w:szCs w:val="20"/>
          <w:lang w:val="es-CO"/>
        </w:rPr>
        <w:t xml:space="preserve">Diseñar y habilitar una primera versión del proceso de </w:t>
      </w:r>
      <w:r w:rsidRPr="00412A1F">
        <w:rPr>
          <w:b/>
          <w:bCs/>
          <w:sz w:val="20"/>
          <w:szCs w:val="20"/>
          <w:lang w:val="es-CO"/>
        </w:rPr>
        <w:t>onboarding de Data Partners</w:t>
      </w:r>
      <w:r w:rsidRPr="00412A1F">
        <w:rPr>
          <w:sz w:val="20"/>
          <w:szCs w:val="20"/>
          <w:lang w:val="es-CO"/>
        </w:rPr>
        <w:t>, estableciendo los requisitos, validaciones y configuraciones necesarias para incorporar progresivamente nuevas organizaciones al ecosistema AlejandrIA.</w:t>
      </w:r>
    </w:p>
    <w:p w14:paraId="43120BE0" w14:textId="78391BAF" w:rsidR="00F167EF" w:rsidRPr="00412A1F" w:rsidRDefault="00F167EF" w:rsidP="00AF370D">
      <w:pPr>
        <w:spacing w:after="0"/>
        <w:ind w:left="360"/>
        <w:jc w:val="both"/>
        <w:rPr>
          <w:sz w:val="20"/>
          <w:szCs w:val="20"/>
          <w:lang w:val="es-CO"/>
        </w:rPr>
      </w:pPr>
      <w:r>
        <w:rPr>
          <w:sz w:val="20"/>
          <w:szCs w:val="20"/>
          <w:lang w:val="es-CO"/>
        </w:rPr>
        <w:lastRenderedPageBreak/>
        <w:br/>
      </w:r>
      <w:r w:rsidR="00822A4B">
        <w:rPr>
          <w:sz w:val="20"/>
          <w:szCs w:val="20"/>
          <w:lang w:val="es-CO"/>
        </w:rPr>
        <w:t>Como referencia, el</w:t>
      </w:r>
      <w:r>
        <w:rPr>
          <w:sz w:val="20"/>
          <w:szCs w:val="20"/>
          <w:lang w:val="es-CO"/>
        </w:rPr>
        <w:t xml:space="preserve"> framework </w:t>
      </w:r>
      <w:r w:rsidR="00822A4B">
        <w:rPr>
          <w:sz w:val="20"/>
          <w:szCs w:val="20"/>
          <w:lang w:val="es-CO"/>
        </w:rPr>
        <w:t>podrá contar con lo siguientes niveles de madurez propuestos:</w:t>
      </w:r>
    </w:p>
    <w:p w14:paraId="6965AB87" w14:textId="77777777" w:rsidR="00822A4B" w:rsidRPr="00412A1F" w:rsidRDefault="00822A4B" w:rsidP="00AF370D">
      <w:pPr>
        <w:spacing w:after="0"/>
        <w:ind w:left="360"/>
        <w:jc w:val="both"/>
        <w:rPr>
          <w:sz w:val="20"/>
          <w:szCs w:val="20"/>
          <w:lang w:val="es-CO"/>
        </w:rPr>
      </w:pPr>
    </w:p>
    <w:tbl>
      <w:tblPr>
        <w:tblStyle w:val="Tablaconcuadrcula"/>
        <w:tblW w:w="8828" w:type="dxa"/>
        <w:jc w:val="center"/>
        <w:tblLook w:val="04A0" w:firstRow="1" w:lastRow="0" w:firstColumn="1" w:lastColumn="0" w:noHBand="0" w:noVBand="1"/>
      </w:tblPr>
      <w:tblGrid>
        <w:gridCol w:w="591"/>
        <w:gridCol w:w="1391"/>
        <w:gridCol w:w="4245"/>
        <w:gridCol w:w="2601"/>
      </w:tblGrid>
      <w:tr w:rsidR="00F167EF" w14:paraId="56E0225D" w14:textId="77777777" w:rsidTr="00822A4B">
        <w:trPr>
          <w:jc w:val="center"/>
        </w:trPr>
        <w:tc>
          <w:tcPr>
            <w:tcW w:w="0" w:type="auto"/>
            <w:shd w:val="clear" w:color="auto" w:fill="17365D"/>
            <w:vAlign w:val="center"/>
          </w:tcPr>
          <w:p w14:paraId="265E66EB" w14:textId="77777777" w:rsidR="00F167EF" w:rsidRDefault="00F167EF">
            <w:r>
              <w:rPr>
                <w:b/>
                <w:color w:val="FFFFFF"/>
                <w:sz w:val="16"/>
              </w:rPr>
              <w:t>Nivel</w:t>
            </w:r>
          </w:p>
        </w:tc>
        <w:tc>
          <w:tcPr>
            <w:tcW w:w="0" w:type="auto"/>
            <w:shd w:val="clear" w:color="auto" w:fill="17365D"/>
            <w:vAlign w:val="center"/>
          </w:tcPr>
          <w:p w14:paraId="0E9F1759" w14:textId="77777777" w:rsidR="00F167EF" w:rsidRDefault="00F167EF">
            <w:r>
              <w:rPr>
                <w:b/>
                <w:color w:val="FFFFFF"/>
                <w:sz w:val="16"/>
              </w:rPr>
              <w:t>Nombre</w:t>
            </w:r>
          </w:p>
        </w:tc>
        <w:tc>
          <w:tcPr>
            <w:tcW w:w="0" w:type="auto"/>
            <w:shd w:val="clear" w:color="auto" w:fill="17365D"/>
            <w:vAlign w:val="center"/>
          </w:tcPr>
          <w:p w14:paraId="084F59DF" w14:textId="77777777" w:rsidR="00F167EF" w:rsidRDefault="00F167EF">
            <w:r>
              <w:rPr>
                <w:b/>
                <w:color w:val="FFFFFF"/>
                <w:sz w:val="16"/>
              </w:rPr>
              <w:t>Estado característico</w:t>
            </w:r>
          </w:p>
        </w:tc>
        <w:tc>
          <w:tcPr>
            <w:tcW w:w="0" w:type="auto"/>
            <w:shd w:val="clear" w:color="auto" w:fill="17365D"/>
            <w:vAlign w:val="center"/>
          </w:tcPr>
          <w:p w14:paraId="67377DC0" w14:textId="77777777" w:rsidR="00F167EF" w:rsidRDefault="00F167EF">
            <w:r>
              <w:rPr>
                <w:b/>
                <w:color w:val="FFFFFF"/>
                <w:sz w:val="16"/>
              </w:rPr>
              <w:t>Objetivo</w:t>
            </w:r>
          </w:p>
        </w:tc>
      </w:tr>
      <w:tr w:rsidR="00F167EF" w:rsidRPr="00266C86" w14:paraId="3667FE60" w14:textId="77777777" w:rsidTr="00822A4B">
        <w:trPr>
          <w:jc w:val="center"/>
        </w:trPr>
        <w:tc>
          <w:tcPr>
            <w:tcW w:w="0" w:type="auto"/>
            <w:vAlign w:val="center"/>
          </w:tcPr>
          <w:p w14:paraId="6F932E09" w14:textId="77777777" w:rsidR="00F167EF" w:rsidRDefault="00F167EF">
            <w:r>
              <w:rPr>
                <w:sz w:val="16"/>
              </w:rPr>
              <w:t>L1</w:t>
            </w:r>
          </w:p>
        </w:tc>
        <w:tc>
          <w:tcPr>
            <w:tcW w:w="0" w:type="auto"/>
            <w:vAlign w:val="center"/>
          </w:tcPr>
          <w:p w14:paraId="7C5A10D1" w14:textId="77777777" w:rsidR="00F167EF" w:rsidRDefault="00F167EF">
            <w:r>
              <w:rPr>
                <w:sz w:val="16"/>
              </w:rPr>
              <w:t>Fuentes dispersas</w:t>
            </w:r>
          </w:p>
        </w:tc>
        <w:tc>
          <w:tcPr>
            <w:tcW w:w="0" w:type="auto"/>
            <w:vAlign w:val="center"/>
          </w:tcPr>
          <w:p w14:paraId="26442461" w14:textId="77777777" w:rsidR="00F167EF" w:rsidRPr="00A818CD" w:rsidRDefault="00F167EF">
            <w:pPr>
              <w:rPr>
                <w:lang w:val="es-CO"/>
              </w:rPr>
            </w:pPr>
            <w:r w:rsidRPr="00A818CD">
              <w:rPr>
                <w:sz w:val="16"/>
                <w:lang w:val="es-CO"/>
              </w:rPr>
              <w:t>Información distribuida, baja estandarización y sin dominio de salud consolidado.</w:t>
            </w:r>
          </w:p>
        </w:tc>
        <w:tc>
          <w:tcPr>
            <w:tcW w:w="0" w:type="auto"/>
            <w:vAlign w:val="center"/>
          </w:tcPr>
          <w:p w14:paraId="1F3459DC" w14:textId="77777777" w:rsidR="00F167EF" w:rsidRPr="00A818CD" w:rsidRDefault="00F167EF">
            <w:pPr>
              <w:rPr>
                <w:lang w:val="es-CO"/>
              </w:rPr>
            </w:pPr>
            <w:r w:rsidRPr="00A818CD">
              <w:rPr>
                <w:sz w:val="16"/>
                <w:lang w:val="es-CO"/>
              </w:rPr>
              <w:t>Construir la fundación de datos y gobierno.</w:t>
            </w:r>
          </w:p>
        </w:tc>
      </w:tr>
      <w:tr w:rsidR="00F167EF" w:rsidRPr="00266C86" w14:paraId="247D0CD5" w14:textId="77777777" w:rsidTr="00822A4B">
        <w:trPr>
          <w:jc w:val="center"/>
        </w:trPr>
        <w:tc>
          <w:tcPr>
            <w:tcW w:w="0" w:type="auto"/>
            <w:shd w:val="clear" w:color="auto" w:fill="F3F6F9"/>
            <w:vAlign w:val="center"/>
          </w:tcPr>
          <w:p w14:paraId="4E967E38" w14:textId="77777777" w:rsidR="00F167EF" w:rsidRDefault="00F167EF">
            <w:r>
              <w:rPr>
                <w:sz w:val="16"/>
              </w:rPr>
              <w:t>L2</w:t>
            </w:r>
          </w:p>
        </w:tc>
        <w:tc>
          <w:tcPr>
            <w:tcW w:w="0" w:type="auto"/>
            <w:shd w:val="clear" w:color="auto" w:fill="F3F6F9"/>
            <w:vAlign w:val="center"/>
          </w:tcPr>
          <w:p w14:paraId="7E74FFE9" w14:textId="77777777" w:rsidR="00F167EF" w:rsidRDefault="00F167EF">
            <w:r>
              <w:rPr>
                <w:sz w:val="16"/>
              </w:rPr>
              <w:t>Dominio de Salud Consolidado</w:t>
            </w:r>
          </w:p>
        </w:tc>
        <w:tc>
          <w:tcPr>
            <w:tcW w:w="0" w:type="auto"/>
            <w:shd w:val="clear" w:color="auto" w:fill="F3F6F9"/>
            <w:vAlign w:val="center"/>
          </w:tcPr>
          <w:p w14:paraId="698A781E" w14:textId="77777777" w:rsidR="00F167EF" w:rsidRDefault="00F167EF">
            <w:r>
              <w:rPr>
                <w:sz w:val="16"/>
              </w:rPr>
              <w:t>Existe dominio integrado, pero no OMOP suficientemente habilitado.</w:t>
            </w:r>
          </w:p>
        </w:tc>
        <w:tc>
          <w:tcPr>
            <w:tcW w:w="0" w:type="auto"/>
            <w:shd w:val="clear" w:color="auto" w:fill="F3F6F9"/>
            <w:vAlign w:val="center"/>
          </w:tcPr>
          <w:p w14:paraId="002EF516" w14:textId="77777777" w:rsidR="00F167EF" w:rsidRPr="00A818CD" w:rsidRDefault="00F167EF">
            <w:pPr>
              <w:rPr>
                <w:lang w:val="es-CO"/>
              </w:rPr>
            </w:pPr>
            <w:r w:rsidRPr="00A818CD">
              <w:rPr>
                <w:sz w:val="16"/>
                <w:lang w:val="es-CO"/>
              </w:rPr>
              <w:t>Estandarizar y transformar hacia OMOP.</w:t>
            </w:r>
          </w:p>
        </w:tc>
      </w:tr>
      <w:tr w:rsidR="00F167EF" w:rsidRPr="00266C86" w14:paraId="3AAF9E60" w14:textId="77777777" w:rsidTr="00822A4B">
        <w:trPr>
          <w:jc w:val="center"/>
        </w:trPr>
        <w:tc>
          <w:tcPr>
            <w:tcW w:w="0" w:type="auto"/>
            <w:vAlign w:val="center"/>
          </w:tcPr>
          <w:p w14:paraId="6C6217ED" w14:textId="77777777" w:rsidR="00F167EF" w:rsidRDefault="00F167EF">
            <w:r>
              <w:rPr>
                <w:sz w:val="16"/>
              </w:rPr>
              <w:t>L3</w:t>
            </w:r>
          </w:p>
        </w:tc>
        <w:tc>
          <w:tcPr>
            <w:tcW w:w="0" w:type="auto"/>
            <w:vAlign w:val="center"/>
          </w:tcPr>
          <w:p w14:paraId="0A3CD171" w14:textId="77777777" w:rsidR="00F167EF" w:rsidRDefault="00F167EF">
            <w:r>
              <w:rPr>
                <w:sz w:val="16"/>
              </w:rPr>
              <w:t>OMOP Ready</w:t>
            </w:r>
          </w:p>
        </w:tc>
        <w:tc>
          <w:tcPr>
            <w:tcW w:w="0" w:type="auto"/>
            <w:vAlign w:val="center"/>
          </w:tcPr>
          <w:p w14:paraId="5A3B96B8" w14:textId="77777777" w:rsidR="00F167EF" w:rsidRPr="00A818CD" w:rsidRDefault="00F167EF">
            <w:pPr>
              <w:rPr>
                <w:lang w:val="es-CO"/>
              </w:rPr>
            </w:pPr>
            <w:r w:rsidRPr="00A818CD">
              <w:rPr>
                <w:sz w:val="16"/>
                <w:lang w:val="es-CO"/>
              </w:rPr>
              <w:t>Existe OMOP con cobertura relevante y calidad suficiente para los casos priorizados, pero aún no se ha demostrado su compatibilidad tecnológica con el patrón federado de AlejandrIA.</w:t>
            </w:r>
          </w:p>
        </w:tc>
        <w:tc>
          <w:tcPr>
            <w:tcW w:w="0" w:type="auto"/>
            <w:vAlign w:val="center"/>
          </w:tcPr>
          <w:p w14:paraId="3B11F34D" w14:textId="77777777" w:rsidR="00F167EF" w:rsidRPr="00A818CD" w:rsidRDefault="00F167EF">
            <w:pPr>
              <w:rPr>
                <w:lang w:val="es-CO"/>
              </w:rPr>
            </w:pPr>
            <w:r w:rsidRPr="00A818CD">
              <w:rPr>
                <w:sz w:val="16"/>
                <w:lang w:val="es-CO"/>
              </w:rPr>
              <w:t>Validar OMOP y preparar el assessment de federación.</w:t>
            </w:r>
          </w:p>
        </w:tc>
      </w:tr>
      <w:tr w:rsidR="00F167EF" w:rsidRPr="00266C86" w14:paraId="18C4DEFE" w14:textId="77777777" w:rsidTr="00822A4B">
        <w:trPr>
          <w:jc w:val="center"/>
        </w:trPr>
        <w:tc>
          <w:tcPr>
            <w:tcW w:w="0" w:type="auto"/>
            <w:shd w:val="clear" w:color="auto" w:fill="F3F6F9"/>
            <w:vAlign w:val="center"/>
          </w:tcPr>
          <w:p w14:paraId="7E5B94B3" w14:textId="77777777" w:rsidR="00F167EF" w:rsidRDefault="00F167EF">
            <w:r>
              <w:rPr>
                <w:sz w:val="16"/>
              </w:rPr>
              <w:t>L4</w:t>
            </w:r>
          </w:p>
        </w:tc>
        <w:tc>
          <w:tcPr>
            <w:tcW w:w="0" w:type="auto"/>
            <w:shd w:val="clear" w:color="auto" w:fill="F3F6F9"/>
            <w:vAlign w:val="center"/>
          </w:tcPr>
          <w:p w14:paraId="1A649057" w14:textId="77777777" w:rsidR="00F167EF" w:rsidRDefault="00F167EF">
            <w:r>
              <w:rPr>
                <w:sz w:val="16"/>
              </w:rPr>
              <w:t>Federation Ready</w:t>
            </w:r>
          </w:p>
        </w:tc>
        <w:tc>
          <w:tcPr>
            <w:tcW w:w="0" w:type="auto"/>
            <w:shd w:val="clear" w:color="auto" w:fill="F3F6F9"/>
            <w:vAlign w:val="center"/>
          </w:tcPr>
          <w:p w14:paraId="1F021015" w14:textId="77777777" w:rsidR="00F167EF" w:rsidRPr="00A818CD" w:rsidRDefault="00F167EF">
            <w:pPr>
              <w:rPr>
                <w:lang w:val="es-CO"/>
              </w:rPr>
            </w:pPr>
            <w:r w:rsidRPr="00A818CD">
              <w:rPr>
                <w:sz w:val="16"/>
                <w:lang w:val="es-CO"/>
              </w:rPr>
              <w:t>OMOP es utilizable, pero debe habilitarse o adaptarse para ser descubierto, autenticado y consultado de forma segura y gobernada desde AlejandrIA/BigQuery.</w:t>
            </w:r>
          </w:p>
        </w:tc>
        <w:tc>
          <w:tcPr>
            <w:tcW w:w="0" w:type="auto"/>
            <w:shd w:val="clear" w:color="auto" w:fill="F3F6F9"/>
            <w:vAlign w:val="center"/>
          </w:tcPr>
          <w:p w14:paraId="2D2FAB21" w14:textId="77777777" w:rsidR="00F167EF" w:rsidRPr="00A818CD" w:rsidRDefault="00F167EF">
            <w:pPr>
              <w:rPr>
                <w:lang w:val="es-CO"/>
              </w:rPr>
            </w:pPr>
            <w:r w:rsidRPr="00A818CD">
              <w:rPr>
                <w:sz w:val="16"/>
                <w:lang w:val="es-CO"/>
              </w:rPr>
              <w:t>Resolver brechas de compatibilidad, conectividad, identidad, exposición, desempeño y gobierno.</w:t>
            </w:r>
          </w:p>
        </w:tc>
      </w:tr>
      <w:tr w:rsidR="00F167EF" w14:paraId="291D7FCC" w14:textId="77777777" w:rsidTr="00822A4B">
        <w:trPr>
          <w:jc w:val="center"/>
        </w:trPr>
        <w:tc>
          <w:tcPr>
            <w:tcW w:w="0" w:type="auto"/>
            <w:vAlign w:val="center"/>
          </w:tcPr>
          <w:p w14:paraId="53AB6D1F" w14:textId="77777777" w:rsidR="00F167EF" w:rsidRDefault="00F167EF">
            <w:r>
              <w:rPr>
                <w:sz w:val="16"/>
              </w:rPr>
              <w:t>L5</w:t>
            </w:r>
          </w:p>
        </w:tc>
        <w:tc>
          <w:tcPr>
            <w:tcW w:w="0" w:type="auto"/>
            <w:vAlign w:val="center"/>
          </w:tcPr>
          <w:p w14:paraId="72861699" w14:textId="77777777" w:rsidR="00F167EF" w:rsidRDefault="00F167EF">
            <w:r>
              <w:rPr>
                <w:sz w:val="16"/>
              </w:rPr>
              <w:t>Data Partner Federado</w:t>
            </w:r>
          </w:p>
        </w:tc>
        <w:tc>
          <w:tcPr>
            <w:tcW w:w="0" w:type="auto"/>
            <w:vAlign w:val="center"/>
          </w:tcPr>
          <w:p w14:paraId="1D1DF1B5" w14:textId="77777777" w:rsidR="00F167EF" w:rsidRPr="00A818CD" w:rsidRDefault="00F167EF">
            <w:pPr>
              <w:rPr>
                <w:lang w:val="es-CO"/>
              </w:rPr>
            </w:pPr>
            <w:r w:rsidRPr="00A818CD">
              <w:rPr>
                <w:sz w:val="16"/>
                <w:lang w:val="es-CO"/>
              </w:rPr>
              <w:t>La integración federada está certificada y operativa bajo contratos, seguridad, privacidad, metadata, observabilidad y condiciones de servicio.</w:t>
            </w:r>
          </w:p>
        </w:tc>
        <w:tc>
          <w:tcPr>
            <w:tcW w:w="0" w:type="auto"/>
            <w:vAlign w:val="center"/>
          </w:tcPr>
          <w:p w14:paraId="20CE65A0" w14:textId="77777777" w:rsidR="00F167EF" w:rsidRDefault="00F167EF">
            <w:r>
              <w:rPr>
                <w:sz w:val="16"/>
              </w:rPr>
              <w:t>Operar como nodo gobernado de AlejandrIA.</w:t>
            </w:r>
          </w:p>
        </w:tc>
      </w:tr>
    </w:tbl>
    <w:p w14:paraId="2C4CB18F" w14:textId="77777777" w:rsidR="004B7E1D" w:rsidRPr="00412A1F" w:rsidRDefault="004B7E1D" w:rsidP="00AF370D">
      <w:pPr>
        <w:spacing w:after="0"/>
        <w:ind w:left="360"/>
        <w:jc w:val="both"/>
        <w:rPr>
          <w:sz w:val="20"/>
          <w:szCs w:val="20"/>
          <w:lang w:val="es-CO"/>
        </w:rPr>
      </w:pPr>
    </w:p>
    <w:p w14:paraId="31BDD3FC" w14:textId="77777777" w:rsidR="00AF370D" w:rsidRPr="00412A1F" w:rsidRDefault="00AF370D" w:rsidP="00AF370D">
      <w:pPr>
        <w:spacing w:after="0"/>
        <w:ind w:left="360"/>
        <w:jc w:val="both"/>
        <w:rPr>
          <w:sz w:val="20"/>
          <w:szCs w:val="20"/>
          <w:lang w:val="es-CO"/>
        </w:rPr>
      </w:pPr>
    </w:p>
    <w:p w14:paraId="5A7A279D" w14:textId="77777777" w:rsidR="00AF370D" w:rsidRPr="00412A1F" w:rsidRDefault="00AF370D" w:rsidP="00AF370D">
      <w:pPr>
        <w:spacing w:after="0"/>
        <w:ind w:left="360"/>
        <w:jc w:val="both"/>
        <w:rPr>
          <w:sz w:val="20"/>
          <w:szCs w:val="20"/>
          <w:lang w:val="es-CO"/>
        </w:rPr>
      </w:pPr>
      <w:r w:rsidRPr="00412A1F">
        <w:rPr>
          <w:sz w:val="20"/>
          <w:szCs w:val="20"/>
          <w:lang w:val="es-CO"/>
        </w:rPr>
        <w:t>Este frente comprende:</w:t>
      </w:r>
    </w:p>
    <w:p w14:paraId="1B4E8D4D" w14:textId="77777777" w:rsidR="00AF370D" w:rsidRPr="00412A1F" w:rsidRDefault="00AF370D" w:rsidP="00AB2F00">
      <w:pPr>
        <w:numPr>
          <w:ilvl w:val="0"/>
          <w:numId w:val="40"/>
        </w:numPr>
        <w:tabs>
          <w:tab w:val="clear" w:pos="720"/>
          <w:tab w:val="num" w:pos="1080"/>
        </w:tabs>
        <w:spacing w:after="0"/>
        <w:jc w:val="both"/>
        <w:rPr>
          <w:sz w:val="20"/>
          <w:szCs w:val="20"/>
          <w:lang w:val="es-CO"/>
        </w:rPr>
      </w:pPr>
      <w:commentRangeStart w:id="138"/>
      <w:commentRangeStart w:id="139"/>
      <w:r w:rsidRPr="00412A1F">
        <w:rPr>
          <w:sz w:val="20"/>
          <w:szCs w:val="20"/>
          <w:lang w:val="es-CO"/>
        </w:rPr>
        <w:t xml:space="preserve">Definición del proceso de onboarding. </w:t>
      </w:r>
      <w:commentRangeEnd w:id="138"/>
      <w:r w:rsidRPr="00412A1F">
        <w:rPr>
          <w:rStyle w:val="Refdecomentario"/>
          <w:sz w:val="20"/>
          <w:szCs w:val="20"/>
          <w:lang w:val="es-CO"/>
        </w:rPr>
        <w:commentReference w:id="138"/>
      </w:r>
      <w:commentRangeEnd w:id="139"/>
      <w:r w:rsidRPr="00412A1F">
        <w:rPr>
          <w:rStyle w:val="Refdecomentario"/>
          <w:sz w:val="20"/>
          <w:szCs w:val="20"/>
          <w:lang w:val="es-CO"/>
        </w:rPr>
        <w:commentReference w:id="139"/>
      </w:r>
    </w:p>
    <w:p w14:paraId="2F8F7F97" w14:textId="77777777" w:rsidR="00AF370D" w:rsidRPr="00412A1F" w:rsidRDefault="00AF370D" w:rsidP="00AB2F00">
      <w:pPr>
        <w:numPr>
          <w:ilvl w:val="0"/>
          <w:numId w:val="40"/>
        </w:numPr>
        <w:tabs>
          <w:tab w:val="clear" w:pos="720"/>
          <w:tab w:val="num" w:pos="1080"/>
        </w:tabs>
        <w:spacing w:after="0"/>
        <w:jc w:val="both"/>
        <w:rPr>
          <w:sz w:val="20"/>
          <w:szCs w:val="20"/>
          <w:lang w:val="es-CO"/>
        </w:rPr>
      </w:pPr>
      <w:r w:rsidRPr="00412A1F">
        <w:rPr>
          <w:sz w:val="20"/>
          <w:szCs w:val="20"/>
          <w:lang w:val="es-CO"/>
        </w:rPr>
        <w:t xml:space="preserve">Definición de requisitos técnicos mínimos. </w:t>
      </w:r>
    </w:p>
    <w:p w14:paraId="2F1E9BAC" w14:textId="77777777" w:rsidR="00AF370D" w:rsidRPr="00412A1F" w:rsidRDefault="00AF370D" w:rsidP="00AB2F00">
      <w:pPr>
        <w:numPr>
          <w:ilvl w:val="0"/>
          <w:numId w:val="40"/>
        </w:numPr>
        <w:tabs>
          <w:tab w:val="clear" w:pos="720"/>
          <w:tab w:val="num" w:pos="1080"/>
        </w:tabs>
        <w:spacing w:after="0"/>
        <w:jc w:val="both"/>
        <w:rPr>
          <w:sz w:val="20"/>
          <w:szCs w:val="20"/>
          <w:lang w:val="es-CO"/>
        </w:rPr>
      </w:pPr>
      <w:r w:rsidRPr="00412A1F">
        <w:rPr>
          <w:sz w:val="20"/>
          <w:szCs w:val="20"/>
          <w:lang w:val="es-CO"/>
        </w:rPr>
        <w:t xml:space="preserve">Definición de requisitos de interoperabilidad y conformidad OMOP. </w:t>
      </w:r>
    </w:p>
    <w:p w14:paraId="4446EAD4" w14:textId="77777777" w:rsidR="00AF370D" w:rsidRPr="00412A1F" w:rsidRDefault="00AF370D" w:rsidP="00AB2F00">
      <w:pPr>
        <w:numPr>
          <w:ilvl w:val="0"/>
          <w:numId w:val="40"/>
        </w:numPr>
        <w:tabs>
          <w:tab w:val="clear" w:pos="720"/>
          <w:tab w:val="num" w:pos="1080"/>
        </w:tabs>
        <w:spacing w:after="0"/>
        <w:jc w:val="both"/>
        <w:rPr>
          <w:sz w:val="20"/>
          <w:szCs w:val="20"/>
          <w:lang w:val="es-CO"/>
        </w:rPr>
      </w:pPr>
      <w:r w:rsidRPr="00412A1F">
        <w:rPr>
          <w:sz w:val="20"/>
          <w:szCs w:val="20"/>
          <w:lang w:val="es-CO"/>
        </w:rPr>
        <w:t xml:space="preserve">Definición de requisitos de conectividad. </w:t>
      </w:r>
    </w:p>
    <w:p w14:paraId="6FAB9C95" w14:textId="77777777" w:rsidR="00AF370D" w:rsidRPr="00412A1F" w:rsidRDefault="00AF370D" w:rsidP="00AB2F00">
      <w:pPr>
        <w:numPr>
          <w:ilvl w:val="0"/>
          <w:numId w:val="40"/>
        </w:numPr>
        <w:tabs>
          <w:tab w:val="clear" w:pos="720"/>
          <w:tab w:val="num" w:pos="1080"/>
        </w:tabs>
        <w:spacing w:after="0"/>
        <w:jc w:val="both"/>
        <w:rPr>
          <w:sz w:val="20"/>
          <w:szCs w:val="20"/>
          <w:lang w:val="es-CO"/>
        </w:rPr>
      </w:pPr>
      <w:r w:rsidRPr="00412A1F">
        <w:rPr>
          <w:sz w:val="20"/>
          <w:szCs w:val="20"/>
          <w:lang w:val="es-CO"/>
        </w:rPr>
        <w:t xml:space="preserve">Definición de requisitos de seguridad y gobierno. </w:t>
      </w:r>
    </w:p>
    <w:p w14:paraId="25A2EA9B" w14:textId="77777777" w:rsidR="00AF370D" w:rsidRPr="00412A1F" w:rsidRDefault="00AF370D" w:rsidP="00AB2F00">
      <w:pPr>
        <w:numPr>
          <w:ilvl w:val="0"/>
          <w:numId w:val="40"/>
        </w:numPr>
        <w:tabs>
          <w:tab w:val="clear" w:pos="720"/>
          <w:tab w:val="num" w:pos="1080"/>
        </w:tabs>
        <w:spacing w:after="0"/>
        <w:jc w:val="both"/>
        <w:rPr>
          <w:sz w:val="20"/>
          <w:szCs w:val="20"/>
          <w:lang w:val="es-CO"/>
        </w:rPr>
      </w:pPr>
      <w:r w:rsidRPr="00412A1F">
        <w:rPr>
          <w:sz w:val="20"/>
          <w:szCs w:val="20"/>
          <w:lang w:val="es-CO"/>
        </w:rPr>
        <w:t xml:space="preserve">Registro y configuración del Data Partner. </w:t>
      </w:r>
    </w:p>
    <w:p w14:paraId="760EF421" w14:textId="77777777" w:rsidR="00AF370D" w:rsidRPr="00412A1F" w:rsidRDefault="00AF370D" w:rsidP="00AB2F00">
      <w:pPr>
        <w:numPr>
          <w:ilvl w:val="0"/>
          <w:numId w:val="40"/>
        </w:numPr>
        <w:tabs>
          <w:tab w:val="clear" w:pos="720"/>
          <w:tab w:val="num" w:pos="1080"/>
        </w:tabs>
        <w:spacing w:after="0"/>
        <w:jc w:val="both"/>
        <w:rPr>
          <w:sz w:val="20"/>
          <w:szCs w:val="20"/>
          <w:lang w:val="es-CO"/>
        </w:rPr>
      </w:pPr>
      <w:r w:rsidRPr="00412A1F">
        <w:rPr>
          <w:sz w:val="20"/>
          <w:szCs w:val="20"/>
          <w:lang w:val="es-CO"/>
        </w:rPr>
        <w:t xml:space="preserve">Registro de productos y capacidades disponibles. </w:t>
      </w:r>
    </w:p>
    <w:p w14:paraId="36B87C31" w14:textId="77777777" w:rsidR="00AF370D" w:rsidRPr="00412A1F" w:rsidRDefault="00AF370D" w:rsidP="00AB2F00">
      <w:pPr>
        <w:numPr>
          <w:ilvl w:val="0"/>
          <w:numId w:val="40"/>
        </w:numPr>
        <w:tabs>
          <w:tab w:val="clear" w:pos="720"/>
          <w:tab w:val="num" w:pos="1080"/>
        </w:tabs>
        <w:spacing w:after="0"/>
        <w:jc w:val="both"/>
        <w:rPr>
          <w:sz w:val="20"/>
          <w:szCs w:val="20"/>
          <w:lang w:val="es-CO"/>
        </w:rPr>
      </w:pPr>
      <w:r w:rsidRPr="00412A1F">
        <w:rPr>
          <w:sz w:val="20"/>
          <w:szCs w:val="20"/>
          <w:lang w:val="es-CO"/>
        </w:rPr>
        <w:t xml:space="preserve">Documentación del proceso para futuros Data Partners. </w:t>
      </w:r>
    </w:p>
    <w:p w14:paraId="51460153" w14:textId="77777777" w:rsidR="00F90285" w:rsidRDefault="00F90285" w:rsidP="00F90285">
      <w:pPr>
        <w:pStyle w:val="Listaconvietas"/>
        <w:numPr>
          <w:ilvl w:val="0"/>
          <w:numId w:val="0"/>
        </w:numPr>
        <w:spacing w:after="60"/>
        <w:jc w:val="both"/>
        <w:rPr>
          <w:sz w:val="20"/>
          <w:szCs w:val="20"/>
          <w:lang w:val="es-CO"/>
        </w:rPr>
      </w:pPr>
    </w:p>
    <w:p w14:paraId="516F1AE8" w14:textId="77777777" w:rsidR="00AF370D" w:rsidRPr="00412A1F" w:rsidRDefault="00AF370D" w:rsidP="00F90285">
      <w:pPr>
        <w:pStyle w:val="Listaconvietas"/>
        <w:numPr>
          <w:ilvl w:val="0"/>
          <w:numId w:val="0"/>
        </w:numPr>
        <w:spacing w:after="60"/>
        <w:jc w:val="both"/>
        <w:rPr>
          <w:sz w:val="20"/>
          <w:szCs w:val="20"/>
          <w:lang w:val="es-CO"/>
        </w:rPr>
      </w:pPr>
      <w:r w:rsidRPr="00412A1F">
        <w:rPr>
          <w:sz w:val="20"/>
          <w:szCs w:val="20"/>
          <w:lang w:val="es-CO"/>
        </w:rPr>
        <w:t xml:space="preserve">Para la primera versión se habilitará la conexión con el </w:t>
      </w:r>
      <w:r w:rsidRPr="00412A1F">
        <w:rPr>
          <w:b/>
          <w:bCs/>
          <w:sz w:val="20"/>
          <w:szCs w:val="20"/>
          <w:lang w:val="es-CO"/>
        </w:rPr>
        <w:t>OMOP v1 de SURA</w:t>
      </w:r>
      <w:r w:rsidRPr="00412A1F">
        <w:rPr>
          <w:sz w:val="20"/>
          <w:szCs w:val="20"/>
          <w:lang w:val="es-CO"/>
        </w:rPr>
        <w:t>, dejando establecidos los patrones necesarios para incorporar progresivamente nuevos Data Partners.</w:t>
      </w:r>
    </w:p>
    <w:p w14:paraId="2E68081B" w14:textId="77777777" w:rsidR="00AF370D" w:rsidRPr="00412A1F" w:rsidRDefault="00AF370D" w:rsidP="00AF370D">
      <w:pPr>
        <w:spacing w:after="0" w:line="240" w:lineRule="auto"/>
        <w:ind w:left="360"/>
        <w:jc w:val="both"/>
        <w:rPr>
          <w:sz w:val="20"/>
          <w:szCs w:val="20"/>
          <w:lang w:val="es-CO"/>
        </w:rPr>
      </w:pPr>
    </w:p>
    <w:p w14:paraId="680BB4C5" w14:textId="77777777" w:rsidR="00AF370D" w:rsidRPr="00412A1F" w:rsidRDefault="00AF370D" w:rsidP="00AF370D">
      <w:pPr>
        <w:spacing w:after="0" w:line="240" w:lineRule="auto"/>
        <w:ind w:left="360"/>
        <w:jc w:val="both"/>
        <w:rPr>
          <w:sz w:val="20"/>
          <w:szCs w:val="20"/>
          <w:lang w:val="es-CO"/>
        </w:rPr>
      </w:pPr>
      <w:r w:rsidRPr="00412A1F">
        <w:rPr>
          <w:sz w:val="20"/>
          <w:szCs w:val="20"/>
          <w:lang w:val="es-CO"/>
        </w:rPr>
        <w:t>Este frente comprende:</w:t>
      </w:r>
    </w:p>
    <w:p w14:paraId="2422D5EA" w14:textId="77777777" w:rsidR="00AF370D" w:rsidRPr="00412A1F" w:rsidRDefault="00AF370D" w:rsidP="00AB2F00">
      <w:pPr>
        <w:numPr>
          <w:ilvl w:val="0"/>
          <w:numId w:val="39"/>
        </w:numPr>
        <w:tabs>
          <w:tab w:val="clear" w:pos="720"/>
          <w:tab w:val="num" w:pos="1080"/>
        </w:tabs>
        <w:spacing w:after="0" w:line="240" w:lineRule="auto"/>
        <w:jc w:val="both"/>
        <w:rPr>
          <w:sz w:val="20"/>
          <w:szCs w:val="20"/>
          <w:lang w:val="es-CO"/>
        </w:rPr>
      </w:pPr>
      <w:r w:rsidRPr="00412A1F">
        <w:rPr>
          <w:sz w:val="20"/>
          <w:szCs w:val="20"/>
          <w:lang w:val="es-CO"/>
        </w:rPr>
        <w:t xml:space="preserve">Conexión con OMOP v1 del primer Data Partner. </w:t>
      </w:r>
    </w:p>
    <w:p w14:paraId="67753E82" w14:textId="77777777" w:rsidR="00AF370D" w:rsidRPr="00412A1F" w:rsidRDefault="00AF370D" w:rsidP="00AB2F00">
      <w:pPr>
        <w:numPr>
          <w:ilvl w:val="0"/>
          <w:numId w:val="39"/>
        </w:numPr>
        <w:tabs>
          <w:tab w:val="clear" w:pos="720"/>
          <w:tab w:val="num" w:pos="1080"/>
        </w:tabs>
        <w:spacing w:after="0" w:line="240" w:lineRule="auto"/>
        <w:jc w:val="both"/>
        <w:rPr>
          <w:sz w:val="20"/>
          <w:szCs w:val="20"/>
          <w:lang w:val="es-CO"/>
        </w:rPr>
      </w:pPr>
      <w:r w:rsidRPr="00412A1F">
        <w:rPr>
          <w:sz w:val="20"/>
          <w:szCs w:val="20"/>
          <w:lang w:val="es-CO"/>
        </w:rPr>
        <w:t xml:space="preserve">Definición de mecanismos comunes de acceso a información. </w:t>
      </w:r>
    </w:p>
    <w:p w14:paraId="17EBEC87" w14:textId="77777777" w:rsidR="00AF370D" w:rsidRPr="00412A1F" w:rsidRDefault="00AF370D" w:rsidP="00AB2F00">
      <w:pPr>
        <w:numPr>
          <w:ilvl w:val="0"/>
          <w:numId w:val="39"/>
        </w:numPr>
        <w:tabs>
          <w:tab w:val="clear" w:pos="720"/>
          <w:tab w:val="num" w:pos="1080"/>
        </w:tabs>
        <w:spacing w:after="0" w:line="240" w:lineRule="auto"/>
        <w:jc w:val="both"/>
        <w:rPr>
          <w:sz w:val="20"/>
          <w:szCs w:val="20"/>
          <w:lang w:val="es-CO"/>
        </w:rPr>
      </w:pPr>
      <w:r w:rsidRPr="00412A1F">
        <w:rPr>
          <w:sz w:val="20"/>
          <w:szCs w:val="20"/>
          <w:lang w:val="es-CO"/>
        </w:rPr>
        <w:t xml:space="preserve">Definición de patrones para consulta federada. </w:t>
      </w:r>
    </w:p>
    <w:p w14:paraId="50DDAEB7" w14:textId="77777777" w:rsidR="00AF370D" w:rsidRPr="00412A1F" w:rsidRDefault="00AF370D" w:rsidP="00AB2F00">
      <w:pPr>
        <w:numPr>
          <w:ilvl w:val="0"/>
          <w:numId w:val="39"/>
        </w:numPr>
        <w:tabs>
          <w:tab w:val="clear" w:pos="720"/>
          <w:tab w:val="num" w:pos="1080"/>
        </w:tabs>
        <w:spacing w:after="0" w:line="240" w:lineRule="auto"/>
        <w:jc w:val="both"/>
        <w:rPr>
          <w:sz w:val="20"/>
          <w:szCs w:val="20"/>
          <w:lang w:val="es-CO"/>
        </w:rPr>
      </w:pPr>
      <w:r w:rsidRPr="00412A1F">
        <w:rPr>
          <w:sz w:val="20"/>
          <w:szCs w:val="20"/>
          <w:lang w:val="es-CO"/>
        </w:rPr>
        <w:t xml:space="preserve">Preparación para consumo de información proveniente de múltiples Data Partners autorizados. </w:t>
      </w:r>
    </w:p>
    <w:p w14:paraId="50302471" w14:textId="756A3DAD" w:rsidR="00C2269F" w:rsidRPr="00F90285" w:rsidRDefault="00AF370D" w:rsidP="00AB2F00">
      <w:pPr>
        <w:numPr>
          <w:ilvl w:val="0"/>
          <w:numId w:val="39"/>
        </w:numPr>
        <w:tabs>
          <w:tab w:val="clear" w:pos="720"/>
          <w:tab w:val="num" w:pos="1080"/>
        </w:tabs>
        <w:spacing w:after="0" w:line="240" w:lineRule="auto"/>
        <w:jc w:val="both"/>
        <w:rPr>
          <w:sz w:val="20"/>
          <w:szCs w:val="20"/>
          <w:lang w:val="es-CO"/>
        </w:rPr>
      </w:pPr>
      <w:commentRangeStart w:id="140"/>
      <w:commentRangeStart w:id="141"/>
      <w:commentRangeStart w:id="142"/>
      <w:r w:rsidRPr="00412A1F">
        <w:rPr>
          <w:sz w:val="20"/>
          <w:szCs w:val="20"/>
          <w:lang w:val="es-CO"/>
        </w:rPr>
        <w:t xml:space="preserve">Definición del patrón de incorporación de futuros Data Partners. </w:t>
      </w:r>
      <w:commentRangeEnd w:id="140"/>
      <w:r w:rsidRPr="00F90285">
        <w:rPr>
          <w:rStyle w:val="Refdecomentario"/>
          <w:sz w:val="20"/>
          <w:szCs w:val="20"/>
          <w:lang w:val="es-CO"/>
        </w:rPr>
        <w:commentReference w:id="140"/>
      </w:r>
      <w:commentRangeEnd w:id="141"/>
      <w:r w:rsidRPr="00F90285">
        <w:rPr>
          <w:rStyle w:val="Refdecomentario"/>
          <w:sz w:val="20"/>
          <w:szCs w:val="20"/>
          <w:lang w:val="es-CO"/>
        </w:rPr>
        <w:commentReference w:id="141"/>
      </w:r>
      <w:commentRangeEnd w:id="142"/>
      <w:r w:rsidRPr="00F90285">
        <w:rPr>
          <w:rStyle w:val="Refdecomentario"/>
          <w:sz w:val="20"/>
          <w:szCs w:val="20"/>
          <w:lang w:val="es-CO"/>
        </w:rPr>
        <w:commentReference w:id="142"/>
      </w:r>
    </w:p>
    <w:p w14:paraId="53C2E875" w14:textId="5CD949E9" w:rsidR="00236532" w:rsidRDefault="009C0B53" w:rsidP="004002E2">
      <w:pPr>
        <w:pStyle w:val="Ttulo3"/>
        <w:rPr>
          <w:rFonts w:ascii="Aptos" w:hAnsi="Aptos"/>
          <w:sz w:val="20"/>
          <w:szCs w:val="20"/>
        </w:rPr>
      </w:pPr>
      <w:r w:rsidRPr="00412A1F">
        <w:rPr>
          <w:rFonts w:ascii="Aptos" w:hAnsi="Aptos"/>
          <w:sz w:val="20"/>
          <w:szCs w:val="20"/>
          <w:lang w:val="es-CO"/>
        </w:rPr>
        <w:t xml:space="preserve"> </w:t>
      </w:r>
      <w:bookmarkStart w:id="143" w:name="_Toc240576069"/>
      <w:r w:rsidRPr="00412A1F">
        <w:rPr>
          <w:rFonts w:ascii="Aptos" w:hAnsi="Aptos"/>
          <w:sz w:val="20"/>
          <w:szCs w:val="20"/>
        </w:rPr>
        <w:t>Productos de datos</w:t>
      </w:r>
      <w:bookmarkEnd w:id="143"/>
    </w:p>
    <w:p w14:paraId="3D9D9BEC" w14:textId="77777777" w:rsidR="00E54289" w:rsidRPr="00E54289" w:rsidRDefault="00E54289" w:rsidP="00E54289"/>
    <w:p w14:paraId="765379F1" w14:textId="7B0D44C0" w:rsidR="00236532" w:rsidRPr="00412A1F" w:rsidRDefault="009C0B53" w:rsidP="00C349BF">
      <w:pPr>
        <w:spacing w:after="0"/>
        <w:ind w:left="360"/>
        <w:jc w:val="both"/>
        <w:rPr>
          <w:sz w:val="20"/>
          <w:szCs w:val="20"/>
          <w:lang w:val="es-CO"/>
        </w:rPr>
      </w:pPr>
      <w:r w:rsidRPr="00412A1F">
        <w:rPr>
          <w:sz w:val="20"/>
          <w:szCs w:val="20"/>
          <w:lang w:val="es-CO"/>
        </w:rPr>
        <w:t xml:space="preserve">Diseñar, construir y publicar los </w:t>
      </w:r>
      <w:r w:rsidRPr="00412A1F">
        <w:rPr>
          <w:b/>
          <w:bCs/>
          <w:sz w:val="20"/>
          <w:szCs w:val="20"/>
          <w:lang w:val="es-CO"/>
        </w:rPr>
        <w:t>productos de datos de AlejandrIA</w:t>
      </w:r>
      <w:r w:rsidRPr="00412A1F">
        <w:rPr>
          <w:sz w:val="20"/>
          <w:szCs w:val="20"/>
          <w:lang w:val="es-CO"/>
        </w:rPr>
        <w:t xml:space="preserve"> requeridos por los casos de uso priorizados, utilizando OMOP y demás información autorizada como insumos y proporcionando estructuras gobernadas y reutilizables para analítica, aplicaciones y agentes.</w:t>
      </w:r>
    </w:p>
    <w:p w14:paraId="123A49CD" w14:textId="77777777" w:rsidR="00C2269F" w:rsidRPr="00412A1F" w:rsidRDefault="00C2269F" w:rsidP="00C349BF">
      <w:pPr>
        <w:spacing w:after="0"/>
        <w:ind w:left="360"/>
        <w:jc w:val="both"/>
        <w:rPr>
          <w:sz w:val="20"/>
          <w:szCs w:val="20"/>
          <w:lang w:val="es-CO"/>
        </w:rPr>
      </w:pPr>
    </w:p>
    <w:p w14:paraId="37B53284" w14:textId="7B79FF0B" w:rsidR="00236532" w:rsidRPr="00412A1F" w:rsidRDefault="009C0B53" w:rsidP="00C349BF">
      <w:pPr>
        <w:spacing w:after="0"/>
        <w:ind w:left="360"/>
        <w:jc w:val="both"/>
        <w:rPr>
          <w:sz w:val="20"/>
          <w:szCs w:val="20"/>
          <w:lang w:val="es-CO"/>
        </w:rPr>
      </w:pPr>
      <w:r w:rsidRPr="00412A1F">
        <w:rPr>
          <w:sz w:val="20"/>
          <w:szCs w:val="20"/>
          <w:lang w:val="es-CO"/>
        </w:rPr>
        <w:t>Este frente comprende:</w:t>
      </w:r>
    </w:p>
    <w:p w14:paraId="3D5FB29E" w14:textId="47137562" w:rsidR="00236532" w:rsidRPr="00412A1F" w:rsidRDefault="009C0B53" w:rsidP="00AB2F00">
      <w:pPr>
        <w:numPr>
          <w:ilvl w:val="0"/>
          <w:numId w:val="41"/>
        </w:numPr>
        <w:tabs>
          <w:tab w:val="clear" w:pos="720"/>
          <w:tab w:val="num" w:pos="1080"/>
        </w:tabs>
        <w:spacing w:after="0"/>
        <w:jc w:val="both"/>
        <w:rPr>
          <w:sz w:val="20"/>
          <w:szCs w:val="20"/>
          <w:lang w:val="es-CO"/>
        </w:rPr>
      </w:pPr>
      <w:r w:rsidRPr="00412A1F">
        <w:rPr>
          <w:sz w:val="20"/>
          <w:szCs w:val="20"/>
          <w:lang w:val="es-CO"/>
        </w:rPr>
        <w:t xml:space="preserve">Identificación y priorización de productos de datos. </w:t>
      </w:r>
    </w:p>
    <w:p w14:paraId="1B5427E0" w14:textId="77777777" w:rsidR="00236532" w:rsidRPr="00412A1F" w:rsidRDefault="009C0B53" w:rsidP="00AB2F00">
      <w:pPr>
        <w:numPr>
          <w:ilvl w:val="0"/>
          <w:numId w:val="41"/>
        </w:numPr>
        <w:tabs>
          <w:tab w:val="clear" w:pos="720"/>
          <w:tab w:val="num" w:pos="1080"/>
        </w:tabs>
        <w:spacing w:after="0"/>
        <w:jc w:val="both"/>
        <w:rPr>
          <w:sz w:val="20"/>
          <w:szCs w:val="20"/>
          <w:lang w:val="es-CO"/>
        </w:rPr>
      </w:pPr>
      <w:r w:rsidRPr="00412A1F">
        <w:rPr>
          <w:sz w:val="20"/>
          <w:szCs w:val="20"/>
          <w:lang w:val="es-CO"/>
        </w:rPr>
        <w:lastRenderedPageBreak/>
        <w:t xml:space="preserve">Diseño funcional y técnico. </w:t>
      </w:r>
    </w:p>
    <w:p w14:paraId="068A7300" w14:textId="508AFF5A" w:rsidR="00236532" w:rsidRPr="00412A1F" w:rsidRDefault="009C0B53" w:rsidP="00AB2F00">
      <w:pPr>
        <w:numPr>
          <w:ilvl w:val="0"/>
          <w:numId w:val="41"/>
        </w:numPr>
        <w:tabs>
          <w:tab w:val="clear" w:pos="720"/>
          <w:tab w:val="num" w:pos="1080"/>
        </w:tabs>
        <w:spacing w:after="0"/>
        <w:jc w:val="both"/>
        <w:rPr>
          <w:sz w:val="20"/>
          <w:szCs w:val="20"/>
          <w:lang w:val="es-CO"/>
        </w:rPr>
      </w:pPr>
      <w:r w:rsidRPr="00412A1F">
        <w:rPr>
          <w:sz w:val="20"/>
          <w:szCs w:val="20"/>
          <w:lang w:val="es-CO"/>
        </w:rPr>
        <w:t xml:space="preserve">Construcción de datasets analíticos. </w:t>
      </w:r>
    </w:p>
    <w:p w14:paraId="086A8A70" w14:textId="7F72F5DC" w:rsidR="00236532" w:rsidRPr="00412A1F" w:rsidRDefault="009C0B53" w:rsidP="00AB2F00">
      <w:pPr>
        <w:numPr>
          <w:ilvl w:val="0"/>
          <w:numId w:val="41"/>
        </w:numPr>
        <w:tabs>
          <w:tab w:val="clear" w:pos="720"/>
          <w:tab w:val="num" w:pos="1080"/>
        </w:tabs>
        <w:spacing w:after="0"/>
        <w:jc w:val="both"/>
        <w:rPr>
          <w:sz w:val="20"/>
          <w:szCs w:val="20"/>
          <w:lang w:val="es-CO"/>
        </w:rPr>
      </w:pPr>
      <w:r w:rsidRPr="00412A1F">
        <w:rPr>
          <w:sz w:val="20"/>
          <w:szCs w:val="20"/>
          <w:lang w:val="es-CO"/>
        </w:rPr>
        <w:t xml:space="preserve">Construcción de data marts cuando aplique. </w:t>
      </w:r>
    </w:p>
    <w:p w14:paraId="7A4DB071" w14:textId="77777777" w:rsidR="00236532" w:rsidRPr="00412A1F" w:rsidRDefault="009C0B53" w:rsidP="00AB2F00">
      <w:pPr>
        <w:numPr>
          <w:ilvl w:val="0"/>
          <w:numId w:val="41"/>
        </w:numPr>
        <w:tabs>
          <w:tab w:val="clear" w:pos="720"/>
          <w:tab w:val="num" w:pos="1080"/>
        </w:tabs>
        <w:spacing w:after="0"/>
        <w:jc w:val="both"/>
        <w:rPr>
          <w:sz w:val="20"/>
          <w:szCs w:val="20"/>
          <w:lang w:val="es-CO"/>
        </w:rPr>
      </w:pPr>
      <w:r w:rsidRPr="00412A1F">
        <w:rPr>
          <w:sz w:val="20"/>
          <w:szCs w:val="20"/>
          <w:lang w:val="es-CO"/>
        </w:rPr>
        <w:t xml:space="preserve">Construcción de features reutilizables. </w:t>
      </w:r>
    </w:p>
    <w:p w14:paraId="1176E361" w14:textId="77777777" w:rsidR="00236532" w:rsidRPr="00412A1F" w:rsidRDefault="009C0B53" w:rsidP="00AB2F00">
      <w:pPr>
        <w:numPr>
          <w:ilvl w:val="0"/>
          <w:numId w:val="41"/>
        </w:numPr>
        <w:tabs>
          <w:tab w:val="clear" w:pos="720"/>
          <w:tab w:val="num" w:pos="1080"/>
        </w:tabs>
        <w:spacing w:after="0"/>
        <w:jc w:val="both"/>
        <w:rPr>
          <w:sz w:val="20"/>
          <w:szCs w:val="20"/>
          <w:lang w:val="es-CO"/>
        </w:rPr>
      </w:pPr>
      <w:r w:rsidRPr="00412A1F">
        <w:rPr>
          <w:sz w:val="20"/>
          <w:szCs w:val="20"/>
          <w:lang w:val="es-CO"/>
        </w:rPr>
        <w:t xml:space="preserve">Definición de métricas e indicadores. </w:t>
      </w:r>
    </w:p>
    <w:p w14:paraId="18FDAB53" w14:textId="77777777" w:rsidR="00236532" w:rsidRPr="00412A1F" w:rsidRDefault="009C0B53" w:rsidP="00AB2F00">
      <w:pPr>
        <w:numPr>
          <w:ilvl w:val="0"/>
          <w:numId w:val="41"/>
        </w:numPr>
        <w:tabs>
          <w:tab w:val="clear" w:pos="720"/>
          <w:tab w:val="num" w:pos="1080"/>
        </w:tabs>
        <w:spacing w:after="0"/>
        <w:jc w:val="both"/>
        <w:rPr>
          <w:sz w:val="20"/>
          <w:szCs w:val="20"/>
          <w:lang w:val="es-CO"/>
        </w:rPr>
      </w:pPr>
      <w:r w:rsidRPr="00412A1F">
        <w:rPr>
          <w:sz w:val="20"/>
          <w:szCs w:val="20"/>
          <w:lang w:val="es-CO"/>
        </w:rPr>
        <w:t xml:space="preserve">Definición de contratos de consumo. </w:t>
      </w:r>
    </w:p>
    <w:p w14:paraId="2EC46EC6" w14:textId="77777777" w:rsidR="00236532" w:rsidRPr="00412A1F" w:rsidRDefault="009C0B53" w:rsidP="00AB2F00">
      <w:pPr>
        <w:numPr>
          <w:ilvl w:val="0"/>
          <w:numId w:val="41"/>
        </w:numPr>
        <w:tabs>
          <w:tab w:val="clear" w:pos="720"/>
          <w:tab w:val="num" w:pos="1080"/>
        </w:tabs>
        <w:spacing w:after="0"/>
        <w:jc w:val="both"/>
        <w:rPr>
          <w:sz w:val="20"/>
          <w:szCs w:val="20"/>
          <w:lang w:val="es-CO"/>
        </w:rPr>
      </w:pPr>
      <w:r w:rsidRPr="00412A1F">
        <w:rPr>
          <w:sz w:val="20"/>
          <w:szCs w:val="20"/>
          <w:lang w:val="es-CO"/>
        </w:rPr>
        <w:t xml:space="preserve">Versionamiento de productos. </w:t>
      </w:r>
    </w:p>
    <w:p w14:paraId="40DA73E7" w14:textId="745A8938" w:rsidR="00236532" w:rsidRPr="00412A1F" w:rsidRDefault="009C0B53" w:rsidP="00AB2F00">
      <w:pPr>
        <w:numPr>
          <w:ilvl w:val="0"/>
          <w:numId w:val="41"/>
        </w:numPr>
        <w:tabs>
          <w:tab w:val="clear" w:pos="720"/>
          <w:tab w:val="num" w:pos="1080"/>
        </w:tabs>
        <w:spacing w:after="0"/>
        <w:jc w:val="both"/>
        <w:rPr>
          <w:sz w:val="20"/>
          <w:szCs w:val="20"/>
          <w:lang w:val="es-CO"/>
        </w:rPr>
      </w:pPr>
      <w:r w:rsidRPr="00412A1F">
        <w:rPr>
          <w:sz w:val="20"/>
          <w:szCs w:val="20"/>
          <w:lang w:val="es-CO"/>
        </w:rPr>
        <w:t>Publicación para consumo por frontend, backend, modelos</w:t>
      </w:r>
      <w:r w:rsidR="3394A907" w:rsidRPr="42755D39">
        <w:rPr>
          <w:sz w:val="20"/>
          <w:szCs w:val="20"/>
          <w:lang w:val="es-CO"/>
        </w:rPr>
        <w:t>, workspaces</w:t>
      </w:r>
      <w:r w:rsidRPr="00412A1F">
        <w:rPr>
          <w:sz w:val="20"/>
          <w:szCs w:val="20"/>
          <w:lang w:val="es-CO"/>
        </w:rPr>
        <w:t xml:space="preserve"> y agentes. </w:t>
      </w:r>
    </w:p>
    <w:p w14:paraId="179D33D2" w14:textId="784EF4C6" w:rsidR="00236532" w:rsidRPr="00412A1F" w:rsidRDefault="009C0B53" w:rsidP="00AB2F00">
      <w:pPr>
        <w:numPr>
          <w:ilvl w:val="0"/>
          <w:numId w:val="41"/>
        </w:numPr>
        <w:tabs>
          <w:tab w:val="clear" w:pos="720"/>
          <w:tab w:val="num" w:pos="1080"/>
        </w:tabs>
        <w:spacing w:after="0"/>
        <w:jc w:val="both"/>
        <w:rPr>
          <w:sz w:val="20"/>
          <w:szCs w:val="20"/>
          <w:lang w:val="es-CO"/>
        </w:rPr>
      </w:pPr>
      <w:r w:rsidRPr="00412A1F">
        <w:rPr>
          <w:sz w:val="20"/>
          <w:szCs w:val="20"/>
          <w:lang w:val="es-CO"/>
        </w:rPr>
        <w:t xml:space="preserve">Diseño de productos considerando su potencial reutilización entre Data Partners. </w:t>
      </w:r>
    </w:p>
    <w:p w14:paraId="0A56A2AD" w14:textId="77777777" w:rsidR="00C2269F" w:rsidRPr="00412A1F" w:rsidRDefault="00C2269F" w:rsidP="00C349BF">
      <w:pPr>
        <w:spacing w:after="0"/>
        <w:jc w:val="both"/>
        <w:rPr>
          <w:b/>
          <w:bCs/>
          <w:sz w:val="20"/>
          <w:szCs w:val="20"/>
          <w:lang w:val="es-CO"/>
        </w:rPr>
      </w:pPr>
    </w:p>
    <w:p w14:paraId="04D9BD09" w14:textId="4C2DAB4A" w:rsidR="00236532" w:rsidRPr="00412A1F" w:rsidRDefault="009C0B53" w:rsidP="001944A1">
      <w:pPr>
        <w:pStyle w:val="Ttulo3"/>
        <w:rPr>
          <w:rFonts w:ascii="Aptos" w:hAnsi="Aptos"/>
          <w:sz w:val="20"/>
          <w:szCs w:val="20"/>
          <w:lang w:val="es-CO"/>
        </w:rPr>
      </w:pPr>
      <w:bookmarkStart w:id="144" w:name="_Toc240576070"/>
      <w:r w:rsidRPr="00412A1F">
        <w:rPr>
          <w:rFonts w:ascii="Aptos" w:hAnsi="Aptos"/>
          <w:sz w:val="20"/>
          <w:szCs w:val="20"/>
          <w:lang w:val="es-CO"/>
        </w:rPr>
        <w:t>Capa semántica y Dominio de Conocimiento v1</w:t>
      </w:r>
      <w:bookmarkEnd w:id="144"/>
    </w:p>
    <w:p w14:paraId="52815088" w14:textId="77777777" w:rsidR="00FE2079" w:rsidRPr="00412A1F" w:rsidRDefault="00FE2079" w:rsidP="00FE2079">
      <w:pPr>
        <w:rPr>
          <w:sz w:val="20"/>
          <w:szCs w:val="20"/>
          <w:lang w:val="es-CO"/>
        </w:rPr>
      </w:pPr>
    </w:p>
    <w:p w14:paraId="3035A929" w14:textId="77777777" w:rsidR="00236532" w:rsidRPr="00412A1F" w:rsidRDefault="009C0B53" w:rsidP="00C349BF">
      <w:pPr>
        <w:spacing w:after="0"/>
        <w:ind w:left="360"/>
        <w:jc w:val="both"/>
        <w:rPr>
          <w:sz w:val="20"/>
          <w:szCs w:val="20"/>
          <w:lang w:val="es-CO"/>
        </w:rPr>
      </w:pPr>
      <w:r w:rsidRPr="00412A1F">
        <w:rPr>
          <w:sz w:val="20"/>
          <w:szCs w:val="20"/>
          <w:lang w:val="es-CO"/>
        </w:rPr>
        <w:t xml:space="preserve">Diseñar e implementar una primera versión de la </w:t>
      </w:r>
      <w:r w:rsidRPr="007E3C49">
        <w:rPr>
          <w:sz w:val="20"/>
          <w:szCs w:val="20"/>
          <w:lang w:val="es-CO"/>
        </w:rPr>
        <w:t>capa semántica y del Dominio de Conocimiento en Salud</w:t>
      </w:r>
      <w:r w:rsidRPr="00412A1F">
        <w:rPr>
          <w:sz w:val="20"/>
          <w:szCs w:val="20"/>
          <w:lang w:val="es-CO"/>
        </w:rPr>
        <w:t>, proporcionando una representación común que permita interpretar y relacionar de manera consistente la información disponible en AlejandrIA.</w:t>
      </w:r>
    </w:p>
    <w:p w14:paraId="71EFEE31" w14:textId="77777777" w:rsidR="00C2269F" w:rsidRPr="00412A1F" w:rsidRDefault="00C2269F" w:rsidP="00C349BF">
      <w:pPr>
        <w:spacing w:after="0"/>
        <w:ind w:left="360"/>
        <w:jc w:val="both"/>
        <w:rPr>
          <w:sz w:val="20"/>
          <w:szCs w:val="20"/>
          <w:lang w:val="es-CO"/>
        </w:rPr>
      </w:pPr>
    </w:p>
    <w:p w14:paraId="6D611320" w14:textId="081159E0" w:rsidR="00236532" w:rsidRPr="00412A1F" w:rsidRDefault="009C0B53" w:rsidP="00C349BF">
      <w:pPr>
        <w:spacing w:after="0"/>
        <w:ind w:left="360"/>
        <w:jc w:val="both"/>
        <w:rPr>
          <w:sz w:val="20"/>
          <w:szCs w:val="20"/>
          <w:lang w:val="es-CO"/>
        </w:rPr>
      </w:pPr>
      <w:commentRangeStart w:id="145"/>
      <w:commentRangeStart w:id="146"/>
      <w:commentRangeStart w:id="147"/>
      <w:r w:rsidRPr="00412A1F">
        <w:rPr>
          <w:sz w:val="20"/>
          <w:szCs w:val="20"/>
          <w:lang w:val="es-CO"/>
        </w:rPr>
        <w:t xml:space="preserve">La capa semántica partirá principalmente de los conceptos y estructuras disponibles en OMOP y será definida de manera </w:t>
      </w:r>
      <w:r w:rsidRPr="007E3C49">
        <w:rPr>
          <w:sz w:val="20"/>
          <w:szCs w:val="20"/>
          <w:lang w:val="es-CO"/>
        </w:rPr>
        <w:t>agnóstica de tecnología</w:t>
      </w:r>
      <w:commentRangeEnd w:id="145"/>
      <w:r w:rsidR="00ED4E70" w:rsidRPr="00412A1F">
        <w:rPr>
          <w:rStyle w:val="Refdecomentario"/>
          <w:sz w:val="20"/>
          <w:szCs w:val="20"/>
          <w:lang w:val="es-CO"/>
        </w:rPr>
        <w:commentReference w:id="145"/>
      </w:r>
      <w:commentRangeEnd w:id="146"/>
      <w:r w:rsidRPr="00412A1F">
        <w:rPr>
          <w:rStyle w:val="Refdecomentario"/>
          <w:sz w:val="20"/>
          <w:szCs w:val="20"/>
          <w:lang w:val="es-CO"/>
        </w:rPr>
        <w:commentReference w:id="146"/>
      </w:r>
      <w:commentRangeEnd w:id="147"/>
      <w:r w:rsidRPr="00412A1F">
        <w:rPr>
          <w:rStyle w:val="Refdecomentario"/>
          <w:sz w:val="20"/>
          <w:szCs w:val="20"/>
          <w:lang w:val="es-CO"/>
        </w:rPr>
        <w:commentReference w:id="147"/>
      </w:r>
      <w:r w:rsidRPr="00412A1F">
        <w:rPr>
          <w:sz w:val="20"/>
          <w:szCs w:val="20"/>
          <w:lang w:val="es-CO"/>
        </w:rPr>
        <w:t>, permitiendo su implementación mediante el acelerador interno definido para este propósito o las capacidades tecnológicas seleccionadas.</w:t>
      </w:r>
    </w:p>
    <w:p w14:paraId="4DB6A42E" w14:textId="77777777" w:rsidR="00C2269F" w:rsidRPr="00412A1F" w:rsidRDefault="00C2269F" w:rsidP="00C349BF">
      <w:pPr>
        <w:spacing w:after="0"/>
        <w:ind w:left="360"/>
        <w:jc w:val="both"/>
        <w:rPr>
          <w:sz w:val="20"/>
          <w:szCs w:val="20"/>
          <w:lang w:val="es-CO"/>
        </w:rPr>
      </w:pPr>
    </w:p>
    <w:p w14:paraId="4D79C535" w14:textId="4027B0CE" w:rsidR="00236532" w:rsidRPr="00412A1F" w:rsidRDefault="009C0B53" w:rsidP="00C349BF">
      <w:pPr>
        <w:spacing w:after="0"/>
        <w:ind w:left="360"/>
        <w:jc w:val="both"/>
        <w:rPr>
          <w:sz w:val="20"/>
          <w:szCs w:val="20"/>
          <w:lang w:val="es-CO"/>
        </w:rPr>
      </w:pPr>
      <w:r w:rsidRPr="00412A1F">
        <w:rPr>
          <w:sz w:val="20"/>
          <w:szCs w:val="20"/>
          <w:lang w:val="es-CO"/>
        </w:rPr>
        <w:t>Este frente comprende:</w:t>
      </w:r>
    </w:p>
    <w:p w14:paraId="538F5E44" w14:textId="77777777" w:rsidR="00236532" w:rsidRPr="00412A1F" w:rsidRDefault="009C0B53" w:rsidP="00AB2F00">
      <w:pPr>
        <w:numPr>
          <w:ilvl w:val="0"/>
          <w:numId w:val="42"/>
        </w:numPr>
        <w:tabs>
          <w:tab w:val="clear" w:pos="720"/>
          <w:tab w:val="num" w:pos="1080"/>
        </w:tabs>
        <w:spacing w:after="0"/>
        <w:jc w:val="both"/>
        <w:rPr>
          <w:sz w:val="20"/>
          <w:szCs w:val="20"/>
          <w:lang w:val="es-CO"/>
        </w:rPr>
      </w:pPr>
      <w:r w:rsidRPr="00412A1F">
        <w:rPr>
          <w:sz w:val="20"/>
          <w:szCs w:val="20"/>
          <w:lang w:val="es-CO"/>
        </w:rPr>
        <w:t xml:space="preserve">Definición del Dominio de Conocimiento v1. </w:t>
      </w:r>
    </w:p>
    <w:p w14:paraId="3E2032A4" w14:textId="1CB1A94A" w:rsidR="00236532" w:rsidRPr="00412A1F" w:rsidRDefault="009C0B53" w:rsidP="00AB2F00">
      <w:pPr>
        <w:numPr>
          <w:ilvl w:val="0"/>
          <w:numId w:val="42"/>
        </w:numPr>
        <w:tabs>
          <w:tab w:val="clear" w:pos="720"/>
          <w:tab w:val="num" w:pos="1080"/>
        </w:tabs>
        <w:spacing w:after="0"/>
        <w:jc w:val="both"/>
        <w:rPr>
          <w:sz w:val="20"/>
          <w:szCs w:val="20"/>
          <w:lang w:val="es-CO"/>
        </w:rPr>
      </w:pPr>
      <w:r w:rsidRPr="00412A1F">
        <w:rPr>
          <w:sz w:val="20"/>
          <w:szCs w:val="20"/>
          <w:lang w:val="es-CO"/>
        </w:rPr>
        <w:t xml:space="preserve">Identificación de conceptos y entidades prioritarias. </w:t>
      </w:r>
    </w:p>
    <w:p w14:paraId="7443928B" w14:textId="77777777" w:rsidR="00236532" w:rsidRPr="00412A1F" w:rsidRDefault="009C0B53" w:rsidP="00AB2F00">
      <w:pPr>
        <w:numPr>
          <w:ilvl w:val="0"/>
          <w:numId w:val="42"/>
        </w:numPr>
        <w:tabs>
          <w:tab w:val="clear" w:pos="720"/>
          <w:tab w:val="num" w:pos="1080"/>
        </w:tabs>
        <w:spacing w:after="0"/>
        <w:jc w:val="both"/>
        <w:rPr>
          <w:sz w:val="20"/>
          <w:szCs w:val="20"/>
          <w:lang w:val="es-CO"/>
        </w:rPr>
      </w:pPr>
      <w:r w:rsidRPr="00412A1F">
        <w:rPr>
          <w:sz w:val="20"/>
          <w:szCs w:val="20"/>
          <w:lang w:val="es-CO"/>
        </w:rPr>
        <w:t xml:space="preserve">Definición de relaciones semánticas. </w:t>
      </w:r>
    </w:p>
    <w:p w14:paraId="5F59DDF3" w14:textId="77777777" w:rsidR="00236532" w:rsidRPr="00412A1F" w:rsidRDefault="009C0B53" w:rsidP="00AB2F00">
      <w:pPr>
        <w:numPr>
          <w:ilvl w:val="0"/>
          <w:numId w:val="42"/>
        </w:numPr>
        <w:tabs>
          <w:tab w:val="clear" w:pos="720"/>
          <w:tab w:val="num" w:pos="1080"/>
        </w:tabs>
        <w:spacing w:after="0"/>
        <w:jc w:val="both"/>
        <w:rPr>
          <w:sz w:val="20"/>
          <w:szCs w:val="20"/>
          <w:lang w:val="es-CO"/>
        </w:rPr>
      </w:pPr>
      <w:r w:rsidRPr="00412A1F">
        <w:rPr>
          <w:sz w:val="20"/>
          <w:szCs w:val="20"/>
          <w:lang w:val="es-CO"/>
        </w:rPr>
        <w:t xml:space="preserve">Definición de ontologías y taxonomías cuando aplique. </w:t>
      </w:r>
    </w:p>
    <w:p w14:paraId="1A38E3D6" w14:textId="34C761DB" w:rsidR="004922D6" w:rsidRDefault="004922D6" w:rsidP="00AB2F00">
      <w:pPr>
        <w:numPr>
          <w:ilvl w:val="0"/>
          <w:numId w:val="42"/>
        </w:numPr>
        <w:tabs>
          <w:tab w:val="clear" w:pos="720"/>
          <w:tab w:val="num" w:pos="1080"/>
        </w:tabs>
        <w:spacing w:after="0"/>
        <w:jc w:val="both"/>
        <w:rPr>
          <w:sz w:val="20"/>
          <w:szCs w:val="20"/>
          <w:lang w:val="es-CO"/>
        </w:rPr>
      </w:pPr>
      <w:r w:rsidRPr="004922D6">
        <w:rPr>
          <w:sz w:val="20"/>
          <w:szCs w:val="20"/>
          <w:lang w:val="es-CO"/>
        </w:rPr>
        <w:t>Habilitación de mecanismos de consulta y recuperación de conocimiento, pudiendo combinar, según el caso de uso, consultas estructuradas, búsqueda terminológica, búsqueda semántica/vectorial y patrones de recuperación aumentada como RAG o Graph RAG cuando resulten técnicamente justificados.</w:t>
      </w:r>
    </w:p>
    <w:p w14:paraId="0EC2B417" w14:textId="77777777" w:rsidR="004922D6" w:rsidRPr="00412A1F" w:rsidRDefault="004922D6" w:rsidP="00D456DF">
      <w:pPr>
        <w:tabs>
          <w:tab w:val="num" w:pos="1080"/>
        </w:tabs>
        <w:spacing w:after="0"/>
        <w:ind w:left="720"/>
        <w:jc w:val="both"/>
        <w:rPr>
          <w:sz w:val="20"/>
          <w:szCs w:val="20"/>
          <w:lang w:val="es-CO"/>
        </w:rPr>
      </w:pPr>
    </w:p>
    <w:p w14:paraId="3DF24346" w14:textId="2FE36814" w:rsidR="00236532" w:rsidRPr="00412A1F" w:rsidRDefault="009C0B53" w:rsidP="001944A1">
      <w:pPr>
        <w:pStyle w:val="Ttulo3"/>
        <w:rPr>
          <w:rFonts w:ascii="Aptos" w:hAnsi="Aptos"/>
          <w:sz w:val="20"/>
          <w:szCs w:val="20"/>
          <w:lang w:val="es-CO"/>
        </w:rPr>
      </w:pPr>
      <w:bookmarkStart w:id="149" w:name="_Toc240576071"/>
      <w:commentRangeStart w:id="150"/>
      <w:r w:rsidRPr="27BF813B">
        <w:rPr>
          <w:rFonts w:ascii="Aptos" w:hAnsi="Aptos"/>
          <w:sz w:val="20"/>
          <w:szCs w:val="20"/>
          <w:lang w:val="es-CO"/>
        </w:rPr>
        <w:t xml:space="preserve">Backend y </w:t>
      </w:r>
      <w:r w:rsidR="5B1CA046" w:rsidRPr="27BF813B">
        <w:rPr>
          <w:rFonts w:ascii="Aptos" w:hAnsi="Aptos"/>
          <w:sz w:val="20"/>
          <w:szCs w:val="20"/>
          <w:lang w:val="es-CO"/>
        </w:rPr>
        <w:t>Servicios</w:t>
      </w:r>
      <w:r w:rsidRPr="27BF813B">
        <w:rPr>
          <w:rFonts w:ascii="Aptos" w:hAnsi="Aptos"/>
          <w:sz w:val="20"/>
          <w:szCs w:val="20"/>
          <w:lang w:val="es-CO"/>
        </w:rPr>
        <w:t xml:space="preserve"> de plataforma</w:t>
      </w:r>
      <w:bookmarkEnd w:id="149"/>
      <w:commentRangeEnd w:id="150"/>
      <w:r w:rsidRPr="00412A1F">
        <w:rPr>
          <w:rStyle w:val="Refdecomentario"/>
          <w:rFonts w:ascii="Aptos" w:hAnsi="Aptos"/>
          <w:sz w:val="20"/>
          <w:szCs w:val="20"/>
          <w:lang w:val="es-CO"/>
        </w:rPr>
        <w:commentReference w:id="150"/>
      </w:r>
    </w:p>
    <w:p w14:paraId="4345C317" w14:textId="518516C3" w:rsidR="27BF813B" w:rsidRDefault="27BF813B" w:rsidP="27BF813B">
      <w:pPr>
        <w:spacing w:after="0"/>
        <w:ind w:left="360"/>
        <w:jc w:val="both"/>
        <w:rPr>
          <w:sz w:val="20"/>
          <w:szCs w:val="20"/>
          <w:lang w:val="es-CO"/>
        </w:rPr>
      </w:pPr>
    </w:p>
    <w:p w14:paraId="643B344E" w14:textId="196AB435" w:rsidR="76531483" w:rsidRPr="000E26DC" w:rsidRDefault="76531483" w:rsidP="27BF813B">
      <w:pPr>
        <w:spacing w:after="0"/>
        <w:ind w:left="360"/>
        <w:jc w:val="both"/>
        <w:rPr>
          <w:lang w:val="es-CO"/>
        </w:rPr>
      </w:pPr>
      <w:r w:rsidRPr="27BF813B">
        <w:rPr>
          <w:sz w:val="20"/>
          <w:szCs w:val="20"/>
          <w:lang w:val="es-CO"/>
        </w:rPr>
        <w:t>Diseñar e implementar los servicios de backend requeridos para exponer de manera controlada las capacidades de datos, analítica, conocimiento e Inteligencia Artificial de AlejandrIA hacia las diferentes experiencias y consumidores. Estos servicios seguirán los controles tradicionales de API Gateway: diseño API-first, gestión centralizada a través de Apigee, autenticación y autorización por token, cuotas, versionado y enrutamiento privado.</w:t>
      </w:r>
    </w:p>
    <w:p w14:paraId="00EC9355" w14:textId="01C4DA60" w:rsidR="27BF813B" w:rsidRDefault="27BF813B" w:rsidP="27BF813B">
      <w:pPr>
        <w:spacing w:after="0"/>
        <w:ind w:left="360"/>
        <w:jc w:val="both"/>
        <w:rPr>
          <w:sz w:val="20"/>
          <w:szCs w:val="20"/>
          <w:lang w:val="es-CO"/>
        </w:rPr>
      </w:pPr>
    </w:p>
    <w:p w14:paraId="6ABC7A05" w14:textId="7376E209" w:rsidR="76531483" w:rsidRPr="000E26DC" w:rsidRDefault="76531483" w:rsidP="27BF813B">
      <w:pPr>
        <w:spacing w:after="0"/>
        <w:ind w:left="360"/>
        <w:jc w:val="both"/>
        <w:rPr>
          <w:lang w:val="es-CO"/>
        </w:rPr>
      </w:pPr>
      <w:r w:rsidRPr="27BF813B">
        <w:rPr>
          <w:sz w:val="20"/>
          <w:szCs w:val="20"/>
          <w:lang w:val="es-CO"/>
        </w:rPr>
        <w:t xml:space="preserve">Las capacidades expuestas por sistemas externos que sean consumidas por agentes inteligentes se integrarán bajo el estándar API-LED + MCP de SURA: cada capacidad se expone primero como API gestionada a través del API Gateway y, sobre esa misma API, se publica un servidor MCP que permite a los agentes descubrirla y consumirla como herramienta o recurso dentro de sus flujos de razonamiento. </w:t>
      </w:r>
    </w:p>
    <w:p w14:paraId="593DB960" w14:textId="13AD3586" w:rsidR="27BF813B" w:rsidRDefault="27BF813B" w:rsidP="27BF813B">
      <w:pPr>
        <w:spacing w:after="0"/>
        <w:ind w:left="360"/>
        <w:jc w:val="both"/>
        <w:rPr>
          <w:sz w:val="20"/>
          <w:szCs w:val="20"/>
          <w:lang w:val="es-CO"/>
        </w:rPr>
      </w:pPr>
    </w:p>
    <w:p w14:paraId="2951DB6E" w14:textId="68E245E3" w:rsidR="76531483" w:rsidRPr="000E26DC" w:rsidRDefault="76531483" w:rsidP="27BF813B">
      <w:pPr>
        <w:spacing w:after="0"/>
        <w:ind w:left="360"/>
        <w:jc w:val="both"/>
        <w:rPr>
          <w:lang w:val="es-CO"/>
        </w:rPr>
      </w:pPr>
      <w:r w:rsidRPr="27BF813B">
        <w:rPr>
          <w:sz w:val="20"/>
          <w:szCs w:val="20"/>
          <w:lang w:val="es-CO"/>
        </w:rPr>
        <w:t>Los agentes registrados en la plataforma accederán a estas capacidades exclusivamente a través de los servidores MCP habilitados, evitando el acoplamiento directo agente-backend que rompe el desacoplamiento definido en el blueprint. Para la definición de estos contratos se consultarán y aplicarán las definiciones AIFirst de SURA</w:t>
      </w:r>
    </w:p>
    <w:p w14:paraId="16C1EF46" w14:textId="77777777" w:rsidR="00C2269F" w:rsidRPr="00412A1F" w:rsidRDefault="00C2269F" w:rsidP="00C349BF">
      <w:pPr>
        <w:spacing w:after="0"/>
        <w:ind w:left="360"/>
        <w:jc w:val="both"/>
        <w:rPr>
          <w:sz w:val="20"/>
          <w:szCs w:val="20"/>
          <w:lang w:val="es-CO"/>
        </w:rPr>
      </w:pPr>
    </w:p>
    <w:p w14:paraId="62A29BD6" w14:textId="77777777" w:rsidR="00236532" w:rsidRPr="00412A1F" w:rsidRDefault="009C0B53" w:rsidP="00C349BF">
      <w:pPr>
        <w:spacing w:after="0"/>
        <w:ind w:left="360"/>
        <w:jc w:val="both"/>
        <w:rPr>
          <w:sz w:val="20"/>
          <w:szCs w:val="20"/>
          <w:lang w:val="es-CO"/>
        </w:rPr>
      </w:pPr>
      <w:r w:rsidRPr="00412A1F">
        <w:rPr>
          <w:sz w:val="20"/>
          <w:szCs w:val="20"/>
          <w:lang w:val="es-CO"/>
        </w:rPr>
        <w:t>Este frente comprende:</w:t>
      </w:r>
    </w:p>
    <w:p w14:paraId="134140A7" w14:textId="77777777" w:rsidR="00236532" w:rsidRPr="00412A1F" w:rsidRDefault="009C0B53" w:rsidP="00AB2F00">
      <w:pPr>
        <w:numPr>
          <w:ilvl w:val="0"/>
          <w:numId w:val="43"/>
        </w:numPr>
        <w:tabs>
          <w:tab w:val="clear" w:pos="720"/>
          <w:tab w:val="num" w:pos="1080"/>
        </w:tabs>
        <w:spacing w:after="0"/>
        <w:jc w:val="both"/>
        <w:rPr>
          <w:sz w:val="20"/>
          <w:szCs w:val="20"/>
          <w:lang w:val="es-CO"/>
        </w:rPr>
      </w:pPr>
      <w:r w:rsidRPr="00412A1F">
        <w:rPr>
          <w:sz w:val="20"/>
          <w:szCs w:val="20"/>
          <w:lang w:val="es-CO"/>
        </w:rPr>
        <w:t xml:space="preserve">APIs y servicios de backend. </w:t>
      </w:r>
    </w:p>
    <w:p w14:paraId="495A0D53" w14:textId="442B8084" w:rsidR="00236532" w:rsidRPr="00412A1F" w:rsidRDefault="009C0B53" w:rsidP="00AB2F00">
      <w:pPr>
        <w:numPr>
          <w:ilvl w:val="0"/>
          <w:numId w:val="43"/>
        </w:numPr>
        <w:tabs>
          <w:tab w:val="clear" w:pos="720"/>
          <w:tab w:val="num" w:pos="1080"/>
        </w:tabs>
        <w:spacing w:after="0"/>
        <w:jc w:val="both"/>
        <w:rPr>
          <w:sz w:val="20"/>
          <w:szCs w:val="20"/>
          <w:lang w:val="es-CO"/>
        </w:rPr>
      </w:pPr>
      <w:r w:rsidRPr="00412A1F">
        <w:rPr>
          <w:sz w:val="20"/>
          <w:szCs w:val="20"/>
          <w:lang w:val="es-CO"/>
        </w:rPr>
        <w:t xml:space="preserve">Servicios de consulta de productos de datos. </w:t>
      </w:r>
    </w:p>
    <w:p w14:paraId="1EBE0E02" w14:textId="53EE16A0" w:rsidR="00236532" w:rsidRPr="00412A1F" w:rsidRDefault="009C0B53" w:rsidP="00AB2F00">
      <w:pPr>
        <w:numPr>
          <w:ilvl w:val="0"/>
          <w:numId w:val="43"/>
        </w:numPr>
        <w:tabs>
          <w:tab w:val="clear" w:pos="720"/>
          <w:tab w:val="num" w:pos="1080"/>
        </w:tabs>
        <w:spacing w:after="0"/>
        <w:jc w:val="both"/>
        <w:rPr>
          <w:sz w:val="20"/>
          <w:szCs w:val="20"/>
          <w:lang w:val="es-CO"/>
        </w:rPr>
      </w:pPr>
      <w:r w:rsidRPr="00412A1F">
        <w:rPr>
          <w:sz w:val="20"/>
          <w:szCs w:val="20"/>
          <w:lang w:val="es-CO"/>
        </w:rPr>
        <w:t xml:space="preserve">Servicios para capacidades analíticas. </w:t>
      </w:r>
    </w:p>
    <w:p w14:paraId="7C2C28EE" w14:textId="77777777" w:rsidR="00236532" w:rsidRPr="00412A1F" w:rsidRDefault="009C0B53" w:rsidP="00AB2F00">
      <w:pPr>
        <w:numPr>
          <w:ilvl w:val="0"/>
          <w:numId w:val="43"/>
        </w:numPr>
        <w:tabs>
          <w:tab w:val="clear" w:pos="720"/>
          <w:tab w:val="num" w:pos="1080"/>
        </w:tabs>
        <w:spacing w:after="0"/>
        <w:jc w:val="both"/>
        <w:rPr>
          <w:sz w:val="20"/>
          <w:szCs w:val="20"/>
          <w:lang w:val="es-CO"/>
        </w:rPr>
      </w:pPr>
      <w:r w:rsidRPr="00412A1F">
        <w:rPr>
          <w:sz w:val="20"/>
          <w:szCs w:val="20"/>
          <w:lang w:val="es-CO"/>
        </w:rPr>
        <w:t xml:space="preserve">Servicios para cohortes y resultados. </w:t>
      </w:r>
    </w:p>
    <w:p w14:paraId="452B3A3B" w14:textId="77777777" w:rsidR="00236532" w:rsidRPr="00412A1F" w:rsidRDefault="009C0B53" w:rsidP="00AB2F00">
      <w:pPr>
        <w:numPr>
          <w:ilvl w:val="0"/>
          <w:numId w:val="43"/>
        </w:numPr>
        <w:tabs>
          <w:tab w:val="clear" w:pos="720"/>
          <w:tab w:val="num" w:pos="1080"/>
        </w:tabs>
        <w:spacing w:after="0"/>
        <w:jc w:val="both"/>
        <w:rPr>
          <w:sz w:val="20"/>
          <w:szCs w:val="20"/>
          <w:lang w:val="es-CO"/>
        </w:rPr>
      </w:pPr>
      <w:r w:rsidRPr="00412A1F">
        <w:rPr>
          <w:sz w:val="20"/>
          <w:szCs w:val="20"/>
          <w:lang w:val="es-CO"/>
        </w:rPr>
        <w:t xml:space="preserve">Integración con la capa semántica. </w:t>
      </w:r>
    </w:p>
    <w:p w14:paraId="2665C85F" w14:textId="77777777" w:rsidR="00236532" w:rsidRPr="00412A1F" w:rsidRDefault="009C0B53" w:rsidP="00AB2F00">
      <w:pPr>
        <w:numPr>
          <w:ilvl w:val="0"/>
          <w:numId w:val="43"/>
        </w:numPr>
        <w:tabs>
          <w:tab w:val="clear" w:pos="720"/>
          <w:tab w:val="num" w:pos="1080"/>
        </w:tabs>
        <w:spacing w:after="0"/>
        <w:jc w:val="both"/>
        <w:rPr>
          <w:sz w:val="20"/>
          <w:szCs w:val="20"/>
          <w:lang w:val="es-CO"/>
        </w:rPr>
      </w:pPr>
      <w:r w:rsidRPr="00412A1F">
        <w:rPr>
          <w:sz w:val="20"/>
          <w:szCs w:val="20"/>
          <w:lang w:val="es-CO"/>
        </w:rPr>
        <w:t xml:space="preserve">Integración con modelos analíticos. </w:t>
      </w:r>
    </w:p>
    <w:p w14:paraId="29C49D4F" w14:textId="77777777" w:rsidR="00236532" w:rsidRPr="00412A1F" w:rsidRDefault="009C0B53" w:rsidP="00AB2F00">
      <w:pPr>
        <w:numPr>
          <w:ilvl w:val="0"/>
          <w:numId w:val="43"/>
        </w:numPr>
        <w:tabs>
          <w:tab w:val="clear" w:pos="720"/>
          <w:tab w:val="num" w:pos="1080"/>
        </w:tabs>
        <w:spacing w:after="0"/>
        <w:jc w:val="both"/>
        <w:rPr>
          <w:sz w:val="20"/>
          <w:szCs w:val="20"/>
          <w:lang w:val="es-CO"/>
        </w:rPr>
      </w:pPr>
      <w:r w:rsidRPr="00412A1F">
        <w:rPr>
          <w:sz w:val="20"/>
          <w:szCs w:val="20"/>
          <w:lang w:val="es-CO"/>
        </w:rPr>
        <w:t xml:space="preserve">Integración con agentes. </w:t>
      </w:r>
    </w:p>
    <w:p w14:paraId="76D3AD66" w14:textId="77777777" w:rsidR="00236532" w:rsidRPr="00412A1F" w:rsidRDefault="009C0B53" w:rsidP="00AB2F00">
      <w:pPr>
        <w:numPr>
          <w:ilvl w:val="0"/>
          <w:numId w:val="43"/>
        </w:numPr>
        <w:tabs>
          <w:tab w:val="clear" w:pos="720"/>
          <w:tab w:val="num" w:pos="1080"/>
        </w:tabs>
        <w:spacing w:after="0"/>
        <w:jc w:val="both"/>
        <w:rPr>
          <w:sz w:val="20"/>
          <w:szCs w:val="20"/>
          <w:lang w:val="es-CO"/>
        </w:rPr>
      </w:pPr>
      <w:r w:rsidRPr="00412A1F">
        <w:rPr>
          <w:sz w:val="20"/>
          <w:szCs w:val="20"/>
          <w:lang w:val="es-CO"/>
        </w:rPr>
        <w:t xml:space="preserve">Orquestación de servicios y workflows. </w:t>
      </w:r>
    </w:p>
    <w:p w14:paraId="31B009C2" w14:textId="77777777" w:rsidR="00236532" w:rsidRPr="00412A1F" w:rsidRDefault="009C0B53" w:rsidP="00AB2F00">
      <w:pPr>
        <w:numPr>
          <w:ilvl w:val="0"/>
          <w:numId w:val="43"/>
        </w:numPr>
        <w:tabs>
          <w:tab w:val="clear" w:pos="720"/>
          <w:tab w:val="num" w:pos="1080"/>
        </w:tabs>
        <w:spacing w:after="0"/>
        <w:jc w:val="both"/>
        <w:rPr>
          <w:sz w:val="20"/>
          <w:szCs w:val="20"/>
          <w:lang w:val="es-CO"/>
        </w:rPr>
      </w:pPr>
      <w:r w:rsidRPr="00412A1F">
        <w:rPr>
          <w:sz w:val="20"/>
          <w:szCs w:val="20"/>
          <w:lang w:val="es-CO"/>
        </w:rPr>
        <w:t xml:space="preserve">Gestión de eventos cuando aplique. </w:t>
      </w:r>
    </w:p>
    <w:p w14:paraId="497319F0" w14:textId="77777777" w:rsidR="00236532" w:rsidRPr="00412A1F" w:rsidRDefault="009C0B53" w:rsidP="00AB2F00">
      <w:pPr>
        <w:numPr>
          <w:ilvl w:val="0"/>
          <w:numId w:val="43"/>
        </w:numPr>
        <w:tabs>
          <w:tab w:val="clear" w:pos="720"/>
          <w:tab w:val="num" w:pos="1080"/>
        </w:tabs>
        <w:spacing w:after="0"/>
        <w:jc w:val="both"/>
        <w:rPr>
          <w:sz w:val="20"/>
          <w:szCs w:val="20"/>
          <w:lang w:val="es-CO"/>
        </w:rPr>
      </w:pPr>
      <w:r w:rsidRPr="00412A1F">
        <w:rPr>
          <w:sz w:val="20"/>
          <w:szCs w:val="20"/>
          <w:lang w:val="es-CO"/>
        </w:rPr>
        <w:t xml:space="preserve">Manejo de errores y excepciones. </w:t>
      </w:r>
    </w:p>
    <w:p w14:paraId="5FB6EA72" w14:textId="6CFFC2AE" w:rsidR="00236532" w:rsidRPr="00BC58F7" w:rsidRDefault="009C0B53" w:rsidP="00AB2F00">
      <w:pPr>
        <w:numPr>
          <w:ilvl w:val="0"/>
          <w:numId w:val="43"/>
        </w:numPr>
        <w:tabs>
          <w:tab w:val="clear" w:pos="720"/>
          <w:tab w:val="num" w:pos="1080"/>
        </w:tabs>
        <w:spacing w:after="0"/>
        <w:jc w:val="both"/>
        <w:rPr>
          <w:sz w:val="20"/>
          <w:szCs w:val="20"/>
          <w:lang w:val="pt-BR"/>
          <w:rPrChange w:id="151" w:author="Sandra Milena Ortiz Guevara" w:date="2026-09-16T10:21:00Z" w16du:dateUtc="2026-09-16T15:21:00Z">
            <w:rPr>
              <w:sz w:val="20"/>
              <w:szCs w:val="20"/>
              <w:lang w:val="es-CO"/>
            </w:rPr>
          </w:rPrChange>
        </w:rPr>
      </w:pPr>
      <w:commentRangeStart w:id="152"/>
      <w:commentRangeStart w:id="153"/>
      <w:commentRangeStart w:id="154"/>
      <w:r w:rsidRPr="27BF813B">
        <w:rPr>
          <w:sz w:val="20"/>
          <w:szCs w:val="20"/>
          <w:lang w:val="es-CO"/>
        </w:rPr>
        <w:t>Trazabilidad de solicitudes</w:t>
      </w:r>
      <w:r w:rsidR="2DA8771E" w:rsidRPr="27BF813B">
        <w:rPr>
          <w:sz w:val="20"/>
          <w:szCs w:val="20"/>
          <w:lang w:val="es-CO"/>
        </w:rPr>
        <w:t xml:space="preserve"> para </w:t>
      </w:r>
      <w:r w:rsidR="4D52FA65" w:rsidRPr="27BF813B">
        <w:rPr>
          <w:sz w:val="20"/>
          <w:szCs w:val="20"/>
          <w:lang w:val="es-CO"/>
        </w:rPr>
        <w:t>auditoria</w:t>
      </w:r>
      <w:commentRangeEnd w:id="152"/>
      <w:r w:rsidRPr="00BC58F7">
        <w:rPr>
          <w:rStyle w:val="Refdecomentario"/>
          <w:sz w:val="20"/>
          <w:szCs w:val="20"/>
          <w:lang w:val="pt-BR"/>
          <w:rPrChange w:id="155" w:author="Sandra Milena Ortiz Guevara" w:date="2026-09-16T10:21:00Z" w16du:dateUtc="2026-09-16T15:21:00Z">
            <w:rPr>
              <w:rStyle w:val="Refdecomentario"/>
              <w:sz w:val="20"/>
              <w:szCs w:val="20"/>
              <w:lang w:val="es-CO"/>
            </w:rPr>
          </w:rPrChange>
        </w:rPr>
        <w:commentReference w:id="152"/>
      </w:r>
      <w:commentRangeEnd w:id="153"/>
      <w:r w:rsidRPr="00BC58F7">
        <w:rPr>
          <w:rStyle w:val="Refdecomentario"/>
          <w:sz w:val="20"/>
          <w:szCs w:val="20"/>
          <w:lang w:val="pt-BR"/>
          <w:rPrChange w:id="156" w:author="Sandra Milena Ortiz Guevara" w:date="2026-09-16T10:21:00Z" w16du:dateUtc="2026-09-16T15:21:00Z">
            <w:rPr>
              <w:rStyle w:val="Refdecomentario"/>
              <w:sz w:val="20"/>
              <w:szCs w:val="20"/>
              <w:lang w:val="es-CO"/>
            </w:rPr>
          </w:rPrChange>
        </w:rPr>
        <w:commentReference w:id="153"/>
      </w:r>
      <w:commentRangeEnd w:id="154"/>
      <w:r w:rsidRPr="00BC58F7">
        <w:rPr>
          <w:rStyle w:val="Refdecomentario"/>
          <w:sz w:val="20"/>
          <w:szCs w:val="20"/>
          <w:lang w:val="pt-BR"/>
          <w:rPrChange w:id="157" w:author="Sandra Milena Ortiz Guevara" w:date="2026-09-16T10:21:00Z" w16du:dateUtc="2026-09-16T15:21:00Z">
            <w:rPr>
              <w:rStyle w:val="Refdecomentario"/>
              <w:sz w:val="20"/>
              <w:szCs w:val="20"/>
              <w:lang w:val="es-CO"/>
            </w:rPr>
          </w:rPrChange>
        </w:rPr>
        <w:commentReference w:id="154"/>
      </w:r>
    </w:p>
    <w:p w14:paraId="074D0497" w14:textId="77777777" w:rsidR="00236532" w:rsidRPr="00412A1F" w:rsidRDefault="009C0B53" w:rsidP="00AB2F00">
      <w:pPr>
        <w:numPr>
          <w:ilvl w:val="0"/>
          <w:numId w:val="43"/>
        </w:numPr>
        <w:tabs>
          <w:tab w:val="clear" w:pos="720"/>
          <w:tab w:val="num" w:pos="1080"/>
        </w:tabs>
        <w:spacing w:after="0"/>
        <w:jc w:val="both"/>
        <w:rPr>
          <w:sz w:val="20"/>
          <w:szCs w:val="20"/>
          <w:lang w:val="es-CO"/>
        </w:rPr>
      </w:pPr>
      <w:r w:rsidRPr="00412A1F">
        <w:rPr>
          <w:sz w:val="20"/>
          <w:szCs w:val="20"/>
          <w:lang w:val="es-CO"/>
        </w:rPr>
        <w:t xml:space="preserve">Integración con autenticación y autorización. </w:t>
      </w:r>
    </w:p>
    <w:p w14:paraId="46D0ADB3" w14:textId="24BC58F0" w:rsidR="00236532" w:rsidRPr="00BC58F7" w:rsidRDefault="009C0B53" w:rsidP="05CB61A8">
      <w:pPr>
        <w:numPr>
          <w:ilvl w:val="0"/>
          <w:numId w:val="43"/>
        </w:numPr>
        <w:tabs>
          <w:tab w:val="clear" w:pos="720"/>
          <w:tab w:val="num" w:pos="1080"/>
        </w:tabs>
        <w:spacing w:after="0"/>
        <w:jc w:val="both"/>
        <w:rPr>
          <w:sz w:val="20"/>
          <w:szCs w:val="20"/>
          <w:lang w:val="es-CO"/>
          <w:rPrChange w:id="158" w:author="Sandra Milena Ortiz Guevara" w:date="2026-09-16T10:21:00Z" w16du:dateUtc="2026-09-16T15:21:00Z">
            <w:rPr>
              <w:sz w:val="20"/>
              <w:szCs w:val="20"/>
            </w:rPr>
          </w:rPrChange>
        </w:rPr>
      </w:pPr>
      <w:r w:rsidRPr="00412A1F">
        <w:rPr>
          <w:sz w:val="20"/>
          <w:szCs w:val="20"/>
          <w:lang w:val="pt-BR"/>
        </w:rPr>
        <w:t>Contratos e interfaces para consumidores.</w:t>
      </w:r>
      <w:r w:rsidRPr="00BC58F7">
        <w:rPr>
          <w:sz w:val="20"/>
          <w:szCs w:val="20"/>
          <w:lang w:val="es-CO"/>
          <w:rPrChange w:id="159" w:author="Sandra Milena Ortiz Guevara" w:date="2026-09-16T10:21:00Z" w16du:dateUtc="2026-09-16T15:21:00Z">
            <w:rPr>
              <w:sz w:val="20"/>
              <w:szCs w:val="20"/>
            </w:rPr>
          </w:rPrChange>
        </w:rPr>
        <w:t>Frontend y experiencias de usuario</w:t>
      </w:r>
    </w:p>
    <w:p w14:paraId="64894171" w14:textId="77777777" w:rsidR="00F050AF" w:rsidRPr="00BC58F7" w:rsidRDefault="00F050AF" w:rsidP="00F050AF">
      <w:pPr>
        <w:rPr>
          <w:lang w:val="es-CO"/>
          <w:rPrChange w:id="160" w:author="Sandra Milena Ortiz Guevara" w:date="2026-09-16T10:21:00Z" w16du:dateUtc="2026-09-16T15:21:00Z">
            <w:rPr/>
          </w:rPrChange>
        </w:rPr>
      </w:pPr>
    </w:p>
    <w:p w14:paraId="4EA48E2F" w14:textId="0939528E" w:rsidR="00236532" w:rsidRPr="00A24DF1" w:rsidRDefault="009C0B53" w:rsidP="00C349BF">
      <w:pPr>
        <w:spacing w:after="0"/>
        <w:ind w:left="360"/>
        <w:jc w:val="both"/>
        <w:rPr>
          <w:lang w:val="es-CO"/>
        </w:rPr>
      </w:pPr>
      <w:r w:rsidRPr="00412A1F">
        <w:rPr>
          <w:sz w:val="20"/>
          <w:szCs w:val="20"/>
          <w:lang w:val="es-CO"/>
        </w:rPr>
        <w:t>Diseñar e implementar las experiencias de usuario priorizadas para permitir el acceso a las capacidades de AlejandrIA por parte de los diferentes perfiles de usuarios.</w:t>
      </w:r>
    </w:p>
    <w:p w14:paraId="7970C3BA" w14:textId="4BE41EA3" w:rsidR="37887F36" w:rsidRDefault="37887F36" w:rsidP="37887F36">
      <w:pPr>
        <w:spacing w:after="0"/>
        <w:ind w:left="360"/>
        <w:jc w:val="both"/>
        <w:rPr>
          <w:sz w:val="20"/>
          <w:szCs w:val="20"/>
          <w:lang w:val="es-CO"/>
        </w:rPr>
      </w:pPr>
    </w:p>
    <w:p w14:paraId="3C7E5E0A" w14:textId="1C0B02CD" w:rsidR="575E9008" w:rsidRPr="00A24DF1" w:rsidRDefault="58FD8D2C" w:rsidP="575E9008">
      <w:pPr>
        <w:spacing w:after="0"/>
        <w:ind w:left="360"/>
        <w:jc w:val="both"/>
        <w:rPr>
          <w:lang w:val="es-CO"/>
        </w:rPr>
      </w:pPr>
      <w:r w:rsidRPr="3C0C930B">
        <w:rPr>
          <w:sz w:val="20"/>
          <w:szCs w:val="20"/>
          <w:lang w:val="es-CO"/>
        </w:rPr>
        <w:t>El alcance funcional detallado de PHM y RWE será refinado durante Discovery dentro del Scope Envelope del Release 1. Este envelope establece los límites máximos de capacidad incluidos en el precio fijo, definidos en el anexo de alcance cuantitativo. SURA podrá priorizar o sustituir elementos del backlog siempre que la sustitución no exceda la complejidad, esfuerzo, dependencias, número de integraciones ni capacidad máxima acordados. Toda necesidad que exceda dichos límites será gestionada mediante Change Request.</w:t>
      </w:r>
    </w:p>
    <w:p w14:paraId="3EA46106" w14:textId="77777777" w:rsidR="002A2846" w:rsidRPr="00412A1F" w:rsidRDefault="002A2846" w:rsidP="00C349BF">
      <w:pPr>
        <w:spacing w:after="0"/>
        <w:ind w:left="360"/>
        <w:jc w:val="both"/>
        <w:rPr>
          <w:b/>
          <w:bCs/>
          <w:sz w:val="20"/>
          <w:szCs w:val="20"/>
          <w:lang w:val="es-CO"/>
        </w:rPr>
      </w:pPr>
    </w:p>
    <w:p w14:paraId="19EF78F8" w14:textId="77777777" w:rsidR="00236532" w:rsidRPr="00412A1F" w:rsidRDefault="009C0B53" w:rsidP="00C349BF">
      <w:pPr>
        <w:spacing w:after="0"/>
        <w:ind w:left="360"/>
        <w:jc w:val="both"/>
        <w:rPr>
          <w:b/>
          <w:sz w:val="20"/>
          <w:szCs w:val="20"/>
          <w:lang w:val="es-CO"/>
        </w:rPr>
      </w:pPr>
      <w:r w:rsidRPr="00412A1F">
        <w:rPr>
          <w:sz w:val="20"/>
          <w:szCs w:val="20"/>
          <w:lang w:val="es-CO"/>
        </w:rPr>
        <w:t>Este frente comprende:</w:t>
      </w:r>
    </w:p>
    <w:p w14:paraId="1300780C" w14:textId="7720CE5A" w:rsidR="00236532" w:rsidRPr="00412A1F" w:rsidRDefault="009C0B53" w:rsidP="00AB2F00">
      <w:pPr>
        <w:numPr>
          <w:ilvl w:val="0"/>
          <w:numId w:val="44"/>
        </w:numPr>
        <w:tabs>
          <w:tab w:val="clear" w:pos="720"/>
          <w:tab w:val="num" w:pos="1440"/>
        </w:tabs>
        <w:spacing w:after="0"/>
        <w:jc w:val="both"/>
        <w:rPr>
          <w:sz w:val="20"/>
          <w:szCs w:val="20"/>
          <w:lang w:val="es-CO"/>
        </w:rPr>
      </w:pPr>
      <w:r w:rsidRPr="00412A1F">
        <w:rPr>
          <w:sz w:val="20"/>
          <w:szCs w:val="20"/>
          <w:lang w:val="es-CO"/>
        </w:rPr>
        <w:t xml:space="preserve">Portal y experiencias priorizadas de AlejandrIA. </w:t>
      </w:r>
    </w:p>
    <w:p w14:paraId="140A0F72" w14:textId="40993873" w:rsidR="00236532" w:rsidRPr="00412A1F" w:rsidRDefault="009C0B53" w:rsidP="00AB2F00">
      <w:pPr>
        <w:numPr>
          <w:ilvl w:val="0"/>
          <w:numId w:val="44"/>
        </w:numPr>
        <w:tabs>
          <w:tab w:val="clear" w:pos="720"/>
          <w:tab w:val="num" w:pos="1440"/>
        </w:tabs>
        <w:spacing w:after="0"/>
        <w:jc w:val="both"/>
        <w:rPr>
          <w:sz w:val="20"/>
          <w:szCs w:val="20"/>
          <w:lang w:val="es-CO"/>
        </w:rPr>
      </w:pPr>
      <w:commentRangeStart w:id="161"/>
      <w:commentRangeStart w:id="162"/>
      <w:commentRangeStart w:id="163"/>
      <w:r w:rsidRPr="00412A1F">
        <w:rPr>
          <w:sz w:val="20"/>
          <w:szCs w:val="20"/>
          <w:lang w:val="es-CO"/>
        </w:rPr>
        <w:t xml:space="preserve">Experiencias orientadas a PHM. </w:t>
      </w:r>
      <w:commentRangeEnd w:id="161"/>
      <w:r w:rsidR="004D226E" w:rsidRPr="00412A1F">
        <w:rPr>
          <w:rStyle w:val="Refdecomentario"/>
          <w:sz w:val="20"/>
          <w:szCs w:val="20"/>
          <w:lang w:val="es-CO"/>
        </w:rPr>
        <w:commentReference w:id="161"/>
      </w:r>
      <w:commentRangeEnd w:id="162"/>
      <w:r w:rsidRPr="00412A1F">
        <w:rPr>
          <w:rStyle w:val="Refdecomentario"/>
          <w:sz w:val="20"/>
          <w:szCs w:val="20"/>
          <w:lang w:val="es-CO"/>
        </w:rPr>
        <w:commentReference w:id="162"/>
      </w:r>
      <w:commentRangeEnd w:id="163"/>
      <w:r w:rsidRPr="00412A1F">
        <w:rPr>
          <w:rStyle w:val="Refdecomentario"/>
          <w:sz w:val="20"/>
          <w:szCs w:val="20"/>
          <w:lang w:val="es-CO"/>
        </w:rPr>
        <w:commentReference w:id="163"/>
      </w:r>
    </w:p>
    <w:p w14:paraId="60FF4CE6" w14:textId="51176107" w:rsidR="00236532" w:rsidRPr="00412A1F" w:rsidRDefault="009C0B53" w:rsidP="00AB2F00">
      <w:pPr>
        <w:numPr>
          <w:ilvl w:val="0"/>
          <w:numId w:val="44"/>
        </w:numPr>
        <w:tabs>
          <w:tab w:val="clear" w:pos="720"/>
          <w:tab w:val="num" w:pos="1440"/>
        </w:tabs>
        <w:spacing w:after="0"/>
        <w:jc w:val="both"/>
        <w:rPr>
          <w:sz w:val="20"/>
          <w:szCs w:val="20"/>
          <w:lang w:val="es-CO"/>
        </w:rPr>
      </w:pPr>
      <w:commentRangeStart w:id="165"/>
      <w:commentRangeStart w:id="166"/>
      <w:commentRangeStart w:id="167"/>
      <w:r w:rsidRPr="00412A1F">
        <w:rPr>
          <w:sz w:val="20"/>
          <w:szCs w:val="20"/>
          <w:lang w:val="es-CO"/>
        </w:rPr>
        <w:t xml:space="preserve">Experiencias orientadas a RWE. </w:t>
      </w:r>
      <w:commentRangeEnd w:id="165"/>
      <w:r w:rsidR="004D226E" w:rsidRPr="00412A1F">
        <w:rPr>
          <w:rStyle w:val="Refdecomentario"/>
          <w:sz w:val="20"/>
          <w:szCs w:val="20"/>
          <w:lang w:val="es-CO"/>
        </w:rPr>
        <w:commentReference w:id="165"/>
      </w:r>
      <w:commentRangeEnd w:id="166"/>
      <w:r w:rsidRPr="00412A1F">
        <w:rPr>
          <w:rStyle w:val="Refdecomentario"/>
          <w:sz w:val="20"/>
          <w:szCs w:val="20"/>
          <w:lang w:val="es-CO"/>
        </w:rPr>
        <w:commentReference w:id="166"/>
      </w:r>
      <w:commentRangeEnd w:id="167"/>
      <w:r w:rsidRPr="00412A1F">
        <w:rPr>
          <w:rStyle w:val="Refdecomentario"/>
          <w:sz w:val="20"/>
          <w:szCs w:val="20"/>
          <w:lang w:val="es-CO"/>
        </w:rPr>
        <w:commentReference w:id="167"/>
      </w:r>
    </w:p>
    <w:p w14:paraId="3D35EE25" w14:textId="77777777" w:rsidR="00236532" w:rsidRPr="00412A1F" w:rsidRDefault="009C0B53" w:rsidP="00AB2F00">
      <w:pPr>
        <w:numPr>
          <w:ilvl w:val="0"/>
          <w:numId w:val="44"/>
        </w:numPr>
        <w:tabs>
          <w:tab w:val="clear" w:pos="720"/>
          <w:tab w:val="num" w:pos="1440"/>
        </w:tabs>
        <w:spacing w:after="0"/>
        <w:jc w:val="both"/>
        <w:rPr>
          <w:sz w:val="20"/>
          <w:szCs w:val="20"/>
          <w:lang w:val="es-CO"/>
        </w:rPr>
      </w:pPr>
      <w:r w:rsidRPr="00412A1F">
        <w:rPr>
          <w:sz w:val="20"/>
          <w:szCs w:val="20"/>
          <w:lang w:val="es-CO"/>
        </w:rPr>
        <w:t xml:space="preserve">Exploración y consulta de información. </w:t>
      </w:r>
    </w:p>
    <w:p w14:paraId="58FDCC12" w14:textId="77777777" w:rsidR="00236532" w:rsidRPr="00412A1F" w:rsidRDefault="009C0B53" w:rsidP="00AB2F00">
      <w:pPr>
        <w:numPr>
          <w:ilvl w:val="0"/>
          <w:numId w:val="44"/>
        </w:numPr>
        <w:tabs>
          <w:tab w:val="clear" w:pos="720"/>
          <w:tab w:val="num" w:pos="1440"/>
        </w:tabs>
        <w:spacing w:after="0"/>
        <w:jc w:val="both"/>
        <w:rPr>
          <w:sz w:val="20"/>
          <w:szCs w:val="20"/>
          <w:lang w:val="es-CO"/>
        </w:rPr>
      </w:pPr>
      <w:r w:rsidRPr="00412A1F">
        <w:rPr>
          <w:sz w:val="20"/>
          <w:szCs w:val="20"/>
          <w:lang w:val="es-CO"/>
        </w:rPr>
        <w:t xml:space="preserve">Visualización de cohortes y poblaciones. </w:t>
      </w:r>
    </w:p>
    <w:p w14:paraId="1B8AA515" w14:textId="08F22DCD" w:rsidR="00236532" w:rsidRPr="00412A1F" w:rsidRDefault="009C0B53" w:rsidP="00AB2F00">
      <w:pPr>
        <w:numPr>
          <w:ilvl w:val="0"/>
          <w:numId w:val="44"/>
        </w:numPr>
        <w:tabs>
          <w:tab w:val="clear" w:pos="720"/>
          <w:tab w:val="num" w:pos="1440"/>
        </w:tabs>
        <w:spacing w:after="0"/>
        <w:jc w:val="both"/>
        <w:rPr>
          <w:sz w:val="20"/>
          <w:szCs w:val="20"/>
          <w:lang w:val="es-CO"/>
        </w:rPr>
      </w:pPr>
      <w:r w:rsidRPr="00412A1F">
        <w:rPr>
          <w:sz w:val="20"/>
          <w:szCs w:val="20"/>
          <w:lang w:val="es-CO"/>
        </w:rPr>
        <w:t xml:space="preserve">Dashboards y visualizaciones. </w:t>
      </w:r>
    </w:p>
    <w:p w14:paraId="30EBE89A" w14:textId="77777777" w:rsidR="00236532" w:rsidRPr="00412A1F" w:rsidRDefault="009C0B53" w:rsidP="00AB2F00">
      <w:pPr>
        <w:numPr>
          <w:ilvl w:val="0"/>
          <w:numId w:val="44"/>
        </w:numPr>
        <w:tabs>
          <w:tab w:val="clear" w:pos="720"/>
          <w:tab w:val="num" w:pos="1440"/>
        </w:tabs>
        <w:spacing w:after="0"/>
        <w:jc w:val="both"/>
        <w:rPr>
          <w:sz w:val="20"/>
          <w:szCs w:val="20"/>
          <w:lang w:val="es-CO"/>
        </w:rPr>
      </w:pPr>
      <w:r w:rsidRPr="00412A1F">
        <w:rPr>
          <w:sz w:val="20"/>
          <w:szCs w:val="20"/>
          <w:lang w:val="es-CO"/>
        </w:rPr>
        <w:t xml:space="preserve">Consulta de métricas y resultados. </w:t>
      </w:r>
    </w:p>
    <w:p w14:paraId="65472AD8" w14:textId="6B252851" w:rsidR="00236532" w:rsidRPr="00412A1F" w:rsidRDefault="009C0B53" w:rsidP="00AB2F00">
      <w:pPr>
        <w:numPr>
          <w:ilvl w:val="0"/>
          <w:numId w:val="44"/>
        </w:numPr>
        <w:tabs>
          <w:tab w:val="clear" w:pos="720"/>
          <w:tab w:val="num" w:pos="1440"/>
        </w:tabs>
        <w:spacing w:after="0"/>
        <w:jc w:val="both"/>
        <w:rPr>
          <w:sz w:val="20"/>
          <w:szCs w:val="20"/>
          <w:lang w:val="es-CO"/>
        </w:rPr>
      </w:pPr>
      <w:commentRangeStart w:id="169"/>
      <w:commentRangeStart w:id="170"/>
      <w:commentRangeStart w:id="171"/>
      <w:commentRangeStart w:id="172"/>
      <w:r w:rsidRPr="00412A1F">
        <w:rPr>
          <w:sz w:val="20"/>
          <w:szCs w:val="20"/>
          <w:lang w:val="es-CO"/>
        </w:rPr>
        <w:t>Búsqueda inteligente</w:t>
      </w:r>
      <w:commentRangeEnd w:id="169"/>
      <w:r w:rsidR="00ED4E70">
        <w:rPr>
          <w:rStyle w:val="Refdecomentario"/>
          <w:sz w:val="20"/>
          <w:szCs w:val="20"/>
          <w:lang w:val="es-CO"/>
        </w:rPr>
        <w:commentReference w:id="169"/>
      </w:r>
      <w:commentRangeEnd w:id="170"/>
      <w:r>
        <w:rPr>
          <w:rStyle w:val="Refdecomentario"/>
          <w:sz w:val="20"/>
          <w:szCs w:val="20"/>
          <w:lang w:val="es-CO"/>
        </w:rPr>
        <w:commentReference w:id="170"/>
      </w:r>
      <w:commentRangeEnd w:id="171"/>
      <w:r>
        <w:rPr>
          <w:rStyle w:val="Refdecomentario"/>
          <w:sz w:val="20"/>
          <w:szCs w:val="20"/>
          <w:lang w:val="es-CO"/>
        </w:rPr>
        <w:commentReference w:id="171"/>
      </w:r>
      <w:commentRangeEnd w:id="172"/>
      <w:r>
        <w:rPr>
          <w:rStyle w:val="Refdecomentario"/>
          <w:sz w:val="20"/>
          <w:szCs w:val="20"/>
          <w:lang w:val="es-CO"/>
        </w:rPr>
        <w:commentReference w:id="172"/>
      </w:r>
      <w:r w:rsidR="0068619D">
        <w:rPr>
          <w:sz w:val="20"/>
          <w:szCs w:val="20"/>
          <w:lang w:val="es-CO"/>
        </w:rPr>
        <w:t xml:space="preserve"> </w:t>
      </w:r>
      <w:r w:rsidR="0068619D" w:rsidRPr="0068619D">
        <w:rPr>
          <w:sz w:val="20"/>
          <w:szCs w:val="20"/>
          <w:lang w:val="es-CO"/>
        </w:rPr>
        <w:t>gobernada, integrada con capa semántica/Dominio de Conocimiento y Servidor Terminológico vía API/MCP, bajo AI First y Gobierno de IA.</w:t>
      </w:r>
    </w:p>
    <w:p w14:paraId="2727297A" w14:textId="2D3DB209" w:rsidR="008508E3" w:rsidRPr="00412A1F" w:rsidRDefault="008508E3" w:rsidP="00AB2F00">
      <w:pPr>
        <w:numPr>
          <w:ilvl w:val="0"/>
          <w:numId w:val="44"/>
        </w:numPr>
        <w:tabs>
          <w:tab w:val="clear" w:pos="720"/>
          <w:tab w:val="num" w:pos="1440"/>
        </w:tabs>
        <w:spacing w:after="0"/>
        <w:jc w:val="both"/>
        <w:rPr>
          <w:sz w:val="20"/>
          <w:szCs w:val="20"/>
          <w:lang w:val="es-CO"/>
        </w:rPr>
      </w:pPr>
      <w:r w:rsidRPr="008508E3">
        <w:rPr>
          <w:sz w:val="20"/>
          <w:szCs w:val="20"/>
          <w:lang w:val="es-CO"/>
        </w:rPr>
        <w:t>Para el consumo por agentes, exposición de las capacidades mediante APIs y tools MCP gobernadas, de acuerdo con el patrón API-LED + MCP definido por SURA, evitando el acceso directo de los agentes a repositorios, bases de datos o componentes internos de conocimiento.</w:t>
      </w:r>
    </w:p>
    <w:p w14:paraId="76438492" w14:textId="77777777" w:rsidR="00236532" w:rsidRPr="00412A1F" w:rsidRDefault="009C0B53" w:rsidP="00AB2F00">
      <w:pPr>
        <w:numPr>
          <w:ilvl w:val="0"/>
          <w:numId w:val="44"/>
        </w:numPr>
        <w:tabs>
          <w:tab w:val="clear" w:pos="720"/>
          <w:tab w:val="num" w:pos="1440"/>
        </w:tabs>
        <w:spacing w:after="0"/>
        <w:jc w:val="both"/>
        <w:rPr>
          <w:sz w:val="20"/>
          <w:szCs w:val="20"/>
          <w:lang w:val="es-CO"/>
        </w:rPr>
      </w:pPr>
      <w:r w:rsidRPr="00412A1F">
        <w:rPr>
          <w:sz w:val="20"/>
          <w:szCs w:val="20"/>
          <w:lang w:val="es-CO"/>
        </w:rPr>
        <w:lastRenderedPageBreak/>
        <w:t xml:space="preserve">Interacción con agentes. </w:t>
      </w:r>
    </w:p>
    <w:p w14:paraId="1741C8A8" w14:textId="77777777" w:rsidR="00236532" w:rsidRPr="00412A1F" w:rsidRDefault="009C0B53" w:rsidP="00AB2F00">
      <w:pPr>
        <w:numPr>
          <w:ilvl w:val="0"/>
          <w:numId w:val="44"/>
        </w:numPr>
        <w:tabs>
          <w:tab w:val="clear" w:pos="720"/>
          <w:tab w:val="num" w:pos="1440"/>
        </w:tabs>
        <w:spacing w:after="0"/>
        <w:jc w:val="both"/>
        <w:rPr>
          <w:sz w:val="20"/>
          <w:szCs w:val="20"/>
          <w:lang w:val="es-CO"/>
        </w:rPr>
      </w:pPr>
      <w:r w:rsidRPr="00412A1F">
        <w:rPr>
          <w:sz w:val="20"/>
          <w:szCs w:val="20"/>
          <w:lang w:val="es-CO"/>
        </w:rPr>
        <w:t xml:space="preserve">Filtros y navegación. </w:t>
      </w:r>
    </w:p>
    <w:p w14:paraId="51BB92FF" w14:textId="77777777" w:rsidR="00236532" w:rsidRPr="00412A1F" w:rsidRDefault="009C0B53" w:rsidP="00AB2F00">
      <w:pPr>
        <w:numPr>
          <w:ilvl w:val="0"/>
          <w:numId w:val="44"/>
        </w:numPr>
        <w:tabs>
          <w:tab w:val="clear" w:pos="720"/>
          <w:tab w:val="num" w:pos="1440"/>
        </w:tabs>
        <w:spacing w:after="0"/>
        <w:jc w:val="both"/>
        <w:rPr>
          <w:sz w:val="20"/>
          <w:szCs w:val="20"/>
          <w:lang w:val="es-CO"/>
        </w:rPr>
      </w:pPr>
      <w:r w:rsidRPr="00412A1F">
        <w:rPr>
          <w:sz w:val="20"/>
          <w:szCs w:val="20"/>
          <w:lang w:val="es-CO"/>
        </w:rPr>
        <w:t xml:space="preserve">Exportación de resultados autorizados cuando aplique. </w:t>
      </w:r>
    </w:p>
    <w:p w14:paraId="240322CB" w14:textId="506B2D9F" w:rsidR="00236532" w:rsidRPr="00412A1F" w:rsidRDefault="009C0B53" w:rsidP="00AB2F00">
      <w:pPr>
        <w:numPr>
          <w:ilvl w:val="0"/>
          <w:numId w:val="44"/>
        </w:numPr>
        <w:tabs>
          <w:tab w:val="clear" w:pos="720"/>
          <w:tab w:val="num" w:pos="1440"/>
        </w:tabs>
        <w:spacing w:after="0"/>
        <w:jc w:val="both"/>
        <w:rPr>
          <w:sz w:val="20"/>
          <w:szCs w:val="20"/>
          <w:lang w:val="es-CO"/>
        </w:rPr>
      </w:pPr>
      <w:r w:rsidRPr="00412A1F">
        <w:rPr>
          <w:sz w:val="20"/>
          <w:szCs w:val="20"/>
          <w:lang w:val="es-CO"/>
        </w:rPr>
        <w:t xml:space="preserve">Experiencias diferenciadas de acuerdo con perfiles y permisos. </w:t>
      </w:r>
    </w:p>
    <w:p w14:paraId="01202B22" w14:textId="77777777" w:rsidR="001653D4" w:rsidRPr="00412A1F" w:rsidRDefault="001653D4" w:rsidP="00C349BF">
      <w:pPr>
        <w:spacing w:after="0"/>
        <w:jc w:val="both"/>
        <w:rPr>
          <w:b/>
          <w:bCs/>
          <w:sz w:val="20"/>
          <w:szCs w:val="20"/>
          <w:lang w:val="es-CO"/>
        </w:rPr>
      </w:pPr>
    </w:p>
    <w:p w14:paraId="275A9DA4" w14:textId="75032C10" w:rsidR="00236532" w:rsidRDefault="009C0B53" w:rsidP="001944A1">
      <w:pPr>
        <w:pStyle w:val="Ttulo3"/>
        <w:rPr>
          <w:rFonts w:ascii="Aptos" w:hAnsi="Aptos"/>
          <w:sz w:val="20"/>
          <w:szCs w:val="20"/>
        </w:rPr>
      </w:pPr>
      <w:bookmarkStart w:id="173" w:name="_Toc240576072"/>
      <w:commentRangeStart w:id="174"/>
      <w:commentRangeStart w:id="175"/>
      <w:r w:rsidRPr="00412A1F">
        <w:rPr>
          <w:rFonts w:ascii="Aptos" w:hAnsi="Aptos"/>
          <w:sz w:val="20"/>
          <w:szCs w:val="20"/>
        </w:rPr>
        <w:t>Capacidades analíticas PHM v1</w:t>
      </w:r>
      <w:bookmarkEnd w:id="173"/>
      <w:commentRangeEnd w:id="174"/>
      <w:r w:rsidR="00ED4E70">
        <w:rPr>
          <w:rStyle w:val="Refdecomentario"/>
          <w:rFonts w:ascii="Aptos" w:hAnsi="Aptos"/>
          <w:sz w:val="20"/>
          <w:szCs w:val="20"/>
        </w:rPr>
        <w:commentReference w:id="174"/>
      </w:r>
      <w:commentRangeEnd w:id="175"/>
      <w:r>
        <w:rPr>
          <w:rStyle w:val="Refdecomentario"/>
          <w:rFonts w:ascii="Aptos" w:hAnsi="Aptos"/>
          <w:sz w:val="20"/>
          <w:szCs w:val="20"/>
        </w:rPr>
        <w:commentReference w:id="175"/>
      </w:r>
    </w:p>
    <w:p w14:paraId="2CE0FC9D" w14:textId="77777777" w:rsidR="00E54289" w:rsidRPr="00E54289" w:rsidRDefault="00E54289" w:rsidP="00E54289"/>
    <w:p w14:paraId="63A5FA6C" w14:textId="62717A9A" w:rsidR="001653D4" w:rsidRPr="00412A1F" w:rsidRDefault="009C0B53" w:rsidP="00C349BF">
      <w:pPr>
        <w:spacing w:after="0"/>
        <w:ind w:left="360"/>
        <w:jc w:val="both"/>
        <w:rPr>
          <w:sz w:val="20"/>
          <w:szCs w:val="20"/>
          <w:lang w:val="es-CO"/>
        </w:rPr>
      </w:pPr>
      <w:commentRangeStart w:id="177"/>
      <w:commentRangeStart w:id="178"/>
      <w:r w:rsidRPr="00412A1F">
        <w:rPr>
          <w:sz w:val="20"/>
          <w:szCs w:val="20"/>
          <w:lang w:val="es-CO"/>
        </w:rPr>
        <w:t xml:space="preserve">Diseñar e implementar una primera capacidad analítica de Population Health Management (PHM) orientada a </w:t>
      </w:r>
      <w:r w:rsidR="00925F67" w:rsidRPr="00925F67">
        <w:rPr>
          <w:sz w:val="20"/>
          <w:szCs w:val="20"/>
          <w:lang w:val="es-CO"/>
        </w:rPr>
        <w:t>facilitar la identificación, construcción, exploración y caracterización de poblaciones de interés mediante fenotipos, cohortes y técnicas analíticas de segmentación poblacional</w:t>
      </w:r>
      <w:r w:rsidRPr="00412A1F">
        <w:rPr>
          <w:sz w:val="20"/>
          <w:szCs w:val="20"/>
          <w:lang w:val="es-CO"/>
        </w:rPr>
        <w:t xml:space="preserve"> la identificación de patrones poblacionales no evidentes mediante técnicas de aprendizaje no supervisado, permitiendo descubrir grupos de pacientes con características, comportamientos o perfiles similares a partir de las variables disponibles y gobernadas</w:t>
      </w:r>
      <w:commentRangeEnd w:id="177"/>
      <w:r w:rsidR="006E3DE5" w:rsidRPr="00412A1F">
        <w:rPr>
          <w:rStyle w:val="Refdecomentario"/>
          <w:sz w:val="20"/>
          <w:szCs w:val="20"/>
          <w:lang w:val="es-CO"/>
        </w:rPr>
        <w:commentReference w:id="177"/>
      </w:r>
      <w:commentRangeEnd w:id="178"/>
      <w:r w:rsidRPr="00412A1F">
        <w:rPr>
          <w:rStyle w:val="Refdecomentario"/>
          <w:sz w:val="20"/>
          <w:szCs w:val="20"/>
          <w:lang w:val="es-CO"/>
        </w:rPr>
        <w:commentReference w:id="178"/>
      </w:r>
      <w:r w:rsidRPr="00412A1F">
        <w:rPr>
          <w:sz w:val="20"/>
          <w:szCs w:val="20"/>
          <w:lang w:val="es-CO"/>
        </w:rPr>
        <w:t>.</w:t>
      </w:r>
    </w:p>
    <w:p w14:paraId="75918F7B" w14:textId="77777777" w:rsidR="000233C3" w:rsidRPr="00412A1F" w:rsidRDefault="000233C3" w:rsidP="00C349BF">
      <w:pPr>
        <w:spacing w:after="0"/>
        <w:ind w:left="360"/>
        <w:jc w:val="both"/>
        <w:rPr>
          <w:sz w:val="20"/>
          <w:szCs w:val="20"/>
          <w:lang w:val="es-CO"/>
        </w:rPr>
      </w:pPr>
    </w:p>
    <w:p w14:paraId="5A894A9C" w14:textId="7C5D9E3D" w:rsidR="00ED2AE7" w:rsidRPr="000233C3" w:rsidRDefault="000233C3" w:rsidP="00C349BF">
      <w:pPr>
        <w:spacing w:after="0"/>
        <w:ind w:left="360"/>
        <w:jc w:val="both"/>
        <w:rPr>
          <w:sz w:val="20"/>
          <w:szCs w:val="20"/>
          <w:lang w:val="es-CO"/>
        </w:rPr>
      </w:pPr>
      <w:r w:rsidRPr="000233C3">
        <w:rPr>
          <w:sz w:val="20"/>
          <w:szCs w:val="20"/>
          <w:lang w:val="es-CO"/>
        </w:rPr>
        <w:t>Las capacidades serán implementadas bajo el enfoque AI First de AlejandrIA, evaluando mediante el modelo de decisión definido para la plataforma la técnica más adecuada para cada necesidad</w:t>
      </w:r>
      <w:r w:rsidR="00067834">
        <w:rPr>
          <w:sz w:val="20"/>
          <w:szCs w:val="20"/>
          <w:lang w:val="es-CO"/>
        </w:rPr>
        <w:t>.</w:t>
      </w:r>
    </w:p>
    <w:p w14:paraId="608544E1" w14:textId="77777777" w:rsidR="00067834" w:rsidRPr="000233C3" w:rsidRDefault="00067834" w:rsidP="00C349BF">
      <w:pPr>
        <w:spacing w:after="0"/>
        <w:ind w:left="360"/>
        <w:jc w:val="both"/>
        <w:rPr>
          <w:sz w:val="20"/>
          <w:szCs w:val="20"/>
          <w:lang w:val="es-CO"/>
        </w:rPr>
      </w:pPr>
    </w:p>
    <w:p w14:paraId="4E32835A" w14:textId="54D5CCE5" w:rsidR="000233C3" w:rsidRDefault="00067834" w:rsidP="00C349BF">
      <w:pPr>
        <w:spacing w:after="0"/>
        <w:ind w:left="360"/>
        <w:jc w:val="both"/>
        <w:rPr>
          <w:sz w:val="20"/>
          <w:szCs w:val="20"/>
          <w:lang w:val="es-CO"/>
        </w:rPr>
      </w:pPr>
      <w:r w:rsidRPr="00067834">
        <w:rPr>
          <w:sz w:val="20"/>
          <w:szCs w:val="20"/>
          <w:lang w:val="es-CO"/>
        </w:rPr>
        <w:t>La experiencia se apoyará en capacidades agénticas híbridas, mediante las cuales el usuario podrá iniciar y orientar el proceso de exploración, consultar poblaciones, aplicar fenotipos, construir o refinar cohortes, explorar segmentos y solicitar explicaciones sobre los resultados.</w:t>
      </w:r>
    </w:p>
    <w:p w14:paraId="2CC070B0" w14:textId="77777777" w:rsidR="00E54289" w:rsidRPr="00067834" w:rsidRDefault="00E54289" w:rsidP="00C349BF">
      <w:pPr>
        <w:spacing w:after="0"/>
        <w:ind w:left="360"/>
        <w:jc w:val="both"/>
        <w:rPr>
          <w:sz w:val="20"/>
          <w:szCs w:val="20"/>
          <w:lang w:val="es-CO"/>
        </w:rPr>
      </w:pPr>
    </w:p>
    <w:p w14:paraId="223FB8C3" w14:textId="77777777" w:rsidR="00067834" w:rsidRPr="00412A1F" w:rsidRDefault="00067834" w:rsidP="00C349BF">
      <w:pPr>
        <w:spacing w:after="0"/>
        <w:ind w:left="360"/>
        <w:jc w:val="both"/>
        <w:rPr>
          <w:b/>
          <w:bCs/>
          <w:sz w:val="20"/>
          <w:szCs w:val="20"/>
          <w:lang w:val="es-CO"/>
        </w:rPr>
      </w:pPr>
    </w:p>
    <w:p w14:paraId="6F90D67D" w14:textId="77777777" w:rsidR="00236532" w:rsidRDefault="009C0B53" w:rsidP="00C349BF">
      <w:pPr>
        <w:spacing w:after="0"/>
        <w:ind w:left="360"/>
        <w:jc w:val="both"/>
        <w:rPr>
          <w:sz w:val="20"/>
          <w:szCs w:val="20"/>
          <w:lang w:val="es-CO"/>
        </w:rPr>
      </w:pPr>
      <w:r w:rsidRPr="00412A1F">
        <w:rPr>
          <w:sz w:val="20"/>
          <w:szCs w:val="20"/>
          <w:lang w:val="es-CO"/>
        </w:rPr>
        <w:t>Este frente comprende:</w:t>
      </w:r>
    </w:p>
    <w:p w14:paraId="1015AF90" w14:textId="77777777" w:rsidR="00E54289" w:rsidRDefault="00E54289" w:rsidP="00C349BF">
      <w:pPr>
        <w:spacing w:after="0"/>
        <w:ind w:left="360"/>
        <w:jc w:val="both"/>
        <w:rPr>
          <w:sz w:val="20"/>
          <w:szCs w:val="20"/>
          <w:lang w:val="es-CO"/>
        </w:rPr>
      </w:pPr>
    </w:p>
    <w:p w14:paraId="4C572D0C" w14:textId="77777777" w:rsidR="00C77E01" w:rsidRPr="00C77E01" w:rsidRDefault="00C77E01" w:rsidP="00AB2F00">
      <w:pPr>
        <w:pStyle w:val="Prrafodelista"/>
        <w:numPr>
          <w:ilvl w:val="0"/>
          <w:numId w:val="59"/>
        </w:numPr>
        <w:tabs>
          <w:tab w:val="clear" w:pos="720"/>
          <w:tab w:val="num" w:pos="1440"/>
        </w:tabs>
        <w:spacing w:after="0"/>
        <w:jc w:val="both"/>
        <w:rPr>
          <w:sz w:val="20"/>
          <w:szCs w:val="20"/>
          <w:lang w:val="es-CO"/>
        </w:rPr>
      </w:pPr>
      <w:r w:rsidRPr="00C77E01">
        <w:rPr>
          <w:sz w:val="20"/>
          <w:szCs w:val="20"/>
          <w:lang w:val="es-CO"/>
        </w:rPr>
        <w:t>Definición e integración de fenotipos priorizados para el MVP.</w:t>
      </w:r>
    </w:p>
    <w:p w14:paraId="0016E754" w14:textId="77777777" w:rsidR="00E23175" w:rsidRDefault="00E23175" w:rsidP="00AB2F00">
      <w:pPr>
        <w:pStyle w:val="Prrafodelista"/>
        <w:numPr>
          <w:ilvl w:val="0"/>
          <w:numId w:val="59"/>
        </w:numPr>
        <w:tabs>
          <w:tab w:val="clear" w:pos="720"/>
          <w:tab w:val="num" w:pos="1440"/>
        </w:tabs>
        <w:spacing w:after="0"/>
        <w:jc w:val="both"/>
        <w:rPr>
          <w:sz w:val="20"/>
          <w:szCs w:val="20"/>
          <w:lang w:val="es-CO"/>
        </w:rPr>
      </w:pPr>
      <w:r w:rsidRPr="00E23175">
        <w:rPr>
          <w:sz w:val="20"/>
          <w:szCs w:val="20"/>
          <w:lang w:val="es-CO"/>
        </w:rPr>
        <w:t>Definición y generación de cohortes a partir de fenotipos y criterios de inclusión/exclusión.</w:t>
      </w:r>
    </w:p>
    <w:p w14:paraId="4B37DB62" w14:textId="77777777" w:rsidR="00C75D4A" w:rsidRPr="00412A1F" w:rsidRDefault="009C0B53" w:rsidP="00AB2F00">
      <w:pPr>
        <w:pStyle w:val="Prrafodelista"/>
        <w:numPr>
          <w:ilvl w:val="0"/>
          <w:numId w:val="59"/>
        </w:numPr>
        <w:tabs>
          <w:tab w:val="clear" w:pos="720"/>
          <w:tab w:val="num" w:pos="1440"/>
        </w:tabs>
        <w:spacing w:after="0"/>
        <w:jc w:val="both"/>
        <w:rPr>
          <w:sz w:val="20"/>
          <w:szCs w:val="20"/>
          <w:lang w:val="es-CO"/>
        </w:rPr>
      </w:pPr>
      <w:commentRangeStart w:id="179"/>
      <w:commentRangeStart w:id="180"/>
      <w:r w:rsidRPr="00412A1F">
        <w:rPr>
          <w:sz w:val="20"/>
          <w:szCs w:val="20"/>
          <w:lang w:val="es-CO"/>
        </w:rPr>
        <w:t xml:space="preserve">Selección y construcción de features </w:t>
      </w:r>
      <w:commentRangeEnd w:id="179"/>
      <w:r w:rsidR="006B5AAC" w:rsidRPr="00412A1F">
        <w:rPr>
          <w:rStyle w:val="Refdecomentario"/>
          <w:sz w:val="20"/>
          <w:szCs w:val="20"/>
          <w:lang w:val="es-CO"/>
        </w:rPr>
        <w:commentReference w:id="179"/>
      </w:r>
      <w:commentRangeEnd w:id="180"/>
      <w:r w:rsidRPr="00412A1F">
        <w:rPr>
          <w:rStyle w:val="Refdecomentario"/>
          <w:sz w:val="20"/>
          <w:szCs w:val="20"/>
          <w:lang w:val="es-CO"/>
        </w:rPr>
        <w:commentReference w:id="180"/>
      </w:r>
      <w:r w:rsidRPr="00412A1F">
        <w:rPr>
          <w:sz w:val="20"/>
          <w:szCs w:val="20"/>
          <w:lang w:val="es-CO"/>
        </w:rPr>
        <w:t>PHM relevantes.</w:t>
      </w:r>
    </w:p>
    <w:p w14:paraId="4EF01DB5" w14:textId="3AC208B3" w:rsidR="00C75D4A" w:rsidRPr="00412A1F" w:rsidRDefault="009C0B53" w:rsidP="00AB2F00">
      <w:pPr>
        <w:pStyle w:val="Prrafodelista"/>
        <w:numPr>
          <w:ilvl w:val="0"/>
          <w:numId w:val="59"/>
        </w:numPr>
        <w:tabs>
          <w:tab w:val="clear" w:pos="720"/>
          <w:tab w:val="num" w:pos="1440"/>
        </w:tabs>
        <w:spacing w:after="0"/>
        <w:jc w:val="both"/>
        <w:rPr>
          <w:sz w:val="20"/>
          <w:szCs w:val="20"/>
          <w:lang w:val="es-CO"/>
        </w:rPr>
      </w:pPr>
      <w:r w:rsidRPr="00412A1F">
        <w:rPr>
          <w:sz w:val="20"/>
          <w:szCs w:val="20"/>
          <w:lang w:val="es-CO"/>
        </w:rPr>
        <w:t>Análisis exploratorio y preparación de los datos.</w:t>
      </w:r>
    </w:p>
    <w:p w14:paraId="1C37710D" w14:textId="77777777" w:rsidR="00C75D4A" w:rsidRPr="00412A1F" w:rsidRDefault="009C0B53" w:rsidP="00AB2F00">
      <w:pPr>
        <w:pStyle w:val="Prrafodelista"/>
        <w:numPr>
          <w:ilvl w:val="0"/>
          <w:numId w:val="59"/>
        </w:numPr>
        <w:tabs>
          <w:tab w:val="clear" w:pos="720"/>
          <w:tab w:val="num" w:pos="1440"/>
        </w:tabs>
        <w:spacing w:after="0"/>
        <w:jc w:val="both"/>
        <w:rPr>
          <w:sz w:val="20"/>
          <w:szCs w:val="20"/>
          <w:lang w:val="es-CO"/>
        </w:rPr>
      </w:pPr>
      <w:r w:rsidRPr="00412A1F">
        <w:rPr>
          <w:sz w:val="20"/>
          <w:szCs w:val="20"/>
          <w:lang w:val="es-CO"/>
        </w:rPr>
        <w:t>Selección y evaluación de técnicas de aprendizaje no supervisado.</w:t>
      </w:r>
    </w:p>
    <w:p w14:paraId="6CAFF9DD" w14:textId="77777777" w:rsidR="00C75D4A" w:rsidRPr="00412A1F" w:rsidRDefault="009C0B53" w:rsidP="00AB2F00">
      <w:pPr>
        <w:pStyle w:val="Prrafodelista"/>
        <w:numPr>
          <w:ilvl w:val="0"/>
          <w:numId w:val="59"/>
        </w:numPr>
        <w:tabs>
          <w:tab w:val="clear" w:pos="720"/>
          <w:tab w:val="num" w:pos="1440"/>
        </w:tabs>
        <w:spacing w:after="0"/>
        <w:jc w:val="both"/>
        <w:rPr>
          <w:sz w:val="20"/>
          <w:szCs w:val="20"/>
          <w:lang w:val="es-CO"/>
        </w:rPr>
      </w:pPr>
      <w:r w:rsidRPr="00412A1F">
        <w:rPr>
          <w:sz w:val="20"/>
          <w:szCs w:val="20"/>
          <w:lang w:val="es-CO"/>
        </w:rPr>
        <w:t>Construcción de un modelo de clustering/segmentación poblacional v1.</w:t>
      </w:r>
    </w:p>
    <w:p w14:paraId="3F1C520F" w14:textId="77777777" w:rsidR="00C75D4A" w:rsidRPr="00412A1F" w:rsidRDefault="009C0B53" w:rsidP="00AB2F00">
      <w:pPr>
        <w:pStyle w:val="Prrafodelista"/>
        <w:numPr>
          <w:ilvl w:val="0"/>
          <w:numId w:val="59"/>
        </w:numPr>
        <w:tabs>
          <w:tab w:val="clear" w:pos="720"/>
          <w:tab w:val="num" w:pos="1440"/>
        </w:tabs>
        <w:spacing w:after="0"/>
        <w:jc w:val="both"/>
        <w:rPr>
          <w:sz w:val="20"/>
          <w:szCs w:val="20"/>
          <w:lang w:val="es-CO"/>
        </w:rPr>
      </w:pPr>
      <w:r w:rsidRPr="00412A1F">
        <w:rPr>
          <w:sz w:val="20"/>
          <w:szCs w:val="20"/>
          <w:lang w:val="es-CO"/>
        </w:rPr>
        <w:t>Identificación de grupos o perfiles poblacionales con características similares.</w:t>
      </w:r>
    </w:p>
    <w:p w14:paraId="314A6C8E" w14:textId="77777777" w:rsidR="00C75D4A" w:rsidRPr="00412A1F" w:rsidRDefault="009C0B53" w:rsidP="00AB2F00">
      <w:pPr>
        <w:pStyle w:val="Prrafodelista"/>
        <w:numPr>
          <w:ilvl w:val="0"/>
          <w:numId w:val="59"/>
        </w:numPr>
        <w:tabs>
          <w:tab w:val="clear" w:pos="720"/>
          <w:tab w:val="num" w:pos="1440"/>
        </w:tabs>
        <w:spacing w:after="0"/>
        <w:jc w:val="both"/>
        <w:rPr>
          <w:sz w:val="20"/>
          <w:szCs w:val="20"/>
          <w:lang w:val="es-CO"/>
        </w:rPr>
      </w:pPr>
      <w:r w:rsidRPr="00412A1F">
        <w:rPr>
          <w:sz w:val="20"/>
          <w:szCs w:val="20"/>
          <w:lang w:val="es-CO"/>
        </w:rPr>
        <w:t>Identificación y análisis de patrones ocultos o no evidentes en la población.</w:t>
      </w:r>
    </w:p>
    <w:p w14:paraId="0D78E742" w14:textId="77777777" w:rsidR="00C75D4A" w:rsidRPr="00412A1F" w:rsidRDefault="009C0B53" w:rsidP="00AB2F00">
      <w:pPr>
        <w:pStyle w:val="Prrafodelista"/>
        <w:numPr>
          <w:ilvl w:val="0"/>
          <w:numId w:val="59"/>
        </w:numPr>
        <w:tabs>
          <w:tab w:val="clear" w:pos="720"/>
          <w:tab w:val="num" w:pos="1440"/>
        </w:tabs>
        <w:spacing w:after="0"/>
        <w:jc w:val="both"/>
        <w:rPr>
          <w:sz w:val="20"/>
          <w:szCs w:val="20"/>
          <w:lang w:val="es-CO"/>
        </w:rPr>
      </w:pPr>
      <w:r w:rsidRPr="00412A1F">
        <w:rPr>
          <w:sz w:val="20"/>
          <w:szCs w:val="20"/>
          <w:lang w:val="es-CO"/>
        </w:rPr>
        <w:t>Caracterización clínica y analítica de los segmentos identificados.</w:t>
      </w:r>
    </w:p>
    <w:p w14:paraId="1CD9A285" w14:textId="77777777" w:rsidR="00626070" w:rsidRPr="00626070" w:rsidRDefault="00626070" w:rsidP="00AB2F00">
      <w:pPr>
        <w:pStyle w:val="Prrafodelista"/>
        <w:numPr>
          <w:ilvl w:val="0"/>
          <w:numId w:val="59"/>
        </w:numPr>
        <w:tabs>
          <w:tab w:val="clear" w:pos="720"/>
          <w:tab w:val="num" w:pos="1440"/>
        </w:tabs>
        <w:spacing w:after="0"/>
        <w:jc w:val="both"/>
        <w:rPr>
          <w:sz w:val="20"/>
          <w:szCs w:val="20"/>
          <w:lang w:val="es-CO"/>
        </w:rPr>
      </w:pPr>
      <w:r w:rsidRPr="00626070">
        <w:rPr>
          <w:sz w:val="20"/>
          <w:szCs w:val="20"/>
          <w:lang w:val="es-CO"/>
        </w:rPr>
        <w:t>Habilitación de capacidades agénticas para apoyar la exploración de fenotipos, cohortes, segmentos y resultados.</w:t>
      </w:r>
    </w:p>
    <w:p w14:paraId="52F1F67B" w14:textId="643C9C76" w:rsidR="00626070" w:rsidRPr="00412A1F" w:rsidRDefault="00626070" w:rsidP="00AB2F00">
      <w:pPr>
        <w:pStyle w:val="Prrafodelista"/>
        <w:numPr>
          <w:ilvl w:val="0"/>
          <w:numId w:val="59"/>
        </w:numPr>
        <w:tabs>
          <w:tab w:val="clear" w:pos="720"/>
          <w:tab w:val="num" w:pos="1440"/>
        </w:tabs>
        <w:spacing w:after="0"/>
        <w:jc w:val="both"/>
        <w:rPr>
          <w:sz w:val="20"/>
          <w:szCs w:val="20"/>
          <w:lang w:val="es-CO"/>
        </w:rPr>
      </w:pPr>
      <w:r w:rsidRPr="00626070">
        <w:rPr>
          <w:sz w:val="20"/>
          <w:szCs w:val="20"/>
          <w:lang w:val="es-CO"/>
        </w:rPr>
        <w:t>Validación humana por perfiles expertos de los hallazgos y resultados analíticos.</w:t>
      </w:r>
    </w:p>
    <w:p w14:paraId="220E4702" w14:textId="31831993" w:rsidR="001D21E9" w:rsidRPr="00412A1F" w:rsidRDefault="009C0B53" w:rsidP="00AB2F00">
      <w:pPr>
        <w:pStyle w:val="Prrafodelista"/>
        <w:numPr>
          <w:ilvl w:val="0"/>
          <w:numId w:val="59"/>
        </w:numPr>
        <w:tabs>
          <w:tab w:val="clear" w:pos="720"/>
          <w:tab w:val="num" w:pos="1440"/>
        </w:tabs>
        <w:spacing w:after="0"/>
        <w:jc w:val="both"/>
        <w:rPr>
          <w:sz w:val="20"/>
          <w:szCs w:val="20"/>
          <w:lang w:val="es-CO"/>
        </w:rPr>
      </w:pPr>
      <w:r w:rsidRPr="00412A1F">
        <w:rPr>
          <w:sz w:val="20"/>
          <w:szCs w:val="20"/>
          <w:lang w:val="es-CO"/>
        </w:rPr>
        <w:t>Identificación de las variables que diferencian y explican cada segmento.</w:t>
      </w:r>
    </w:p>
    <w:p w14:paraId="6B5A4042" w14:textId="77777777" w:rsidR="00C75D4A" w:rsidRDefault="009C0B53" w:rsidP="00AB2F00">
      <w:pPr>
        <w:pStyle w:val="Prrafodelista"/>
        <w:numPr>
          <w:ilvl w:val="0"/>
          <w:numId w:val="59"/>
        </w:numPr>
        <w:tabs>
          <w:tab w:val="clear" w:pos="720"/>
          <w:tab w:val="num" w:pos="1440"/>
        </w:tabs>
        <w:spacing w:after="0"/>
        <w:jc w:val="both"/>
        <w:rPr>
          <w:sz w:val="20"/>
          <w:szCs w:val="20"/>
          <w:lang w:val="es-CO"/>
        </w:rPr>
      </w:pPr>
      <w:r w:rsidRPr="00412A1F">
        <w:rPr>
          <w:sz w:val="20"/>
          <w:szCs w:val="20"/>
          <w:lang w:val="es-CO"/>
        </w:rPr>
        <w:t>Documentación de metodología, features, resultados, supuestos y limitaciones.</w:t>
      </w:r>
    </w:p>
    <w:p w14:paraId="7BE2DD5F" w14:textId="77777777" w:rsidR="00FD5640" w:rsidRDefault="00FD5640" w:rsidP="00FD5640">
      <w:pPr>
        <w:tabs>
          <w:tab w:val="num" w:pos="1440"/>
        </w:tabs>
        <w:spacing w:after="0"/>
        <w:jc w:val="both"/>
        <w:rPr>
          <w:sz w:val="20"/>
          <w:szCs w:val="20"/>
          <w:lang w:val="es-CO"/>
        </w:rPr>
      </w:pPr>
    </w:p>
    <w:p w14:paraId="2402D988" w14:textId="77777777" w:rsidR="00FD5640" w:rsidRDefault="00FD5640" w:rsidP="00FD5640">
      <w:pPr>
        <w:tabs>
          <w:tab w:val="num" w:pos="1440"/>
        </w:tabs>
        <w:spacing w:after="0"/>
        <w:jc w:val="both"/>
        <w:rPr>
          <w:sz w:val="20"/>
          <w:szCs w:val="20"/>
          <w:lang w:val="es-CO"/>
        </w:rPr>
      </w:pPr>
    </w:p>
    <w:p w14:paraId="27BBC7D8" w14:textId="77777777" w:rsidR="00FD5640" w:rsidRPr="00FD5640" w:rsidRDefault="00FD5640" w:rsidP="00FD5640">
      <w:pPr>
        <w:tabs>
          <w:tab w:val="num" w:pos="1440"/>
        </w:tabs>
        <w:spacing w:after="0"/>
        <w:jc w:val="both"/>
        <w:rPr>
          <w:sz w:val="20"/>
          <w:szCs w:val="20"/>
          <w:lang w:val="es-CO"/>
        </w:rPr>
      </w:pPr>
    </w:p>
    <w:p w14:paraId="7BD05F64" w14:textId="77777777" w:rsidR="001D21E9" w:rsidRPr="00412A1F" w:rsidRDefault="001D21E9" w:rsidP="00C349BF">
      <w:pPr>
        <w:spacing w:after="0"/>
        <w:ind w:left="360"/>
        <w:jc w:val="both"/>
        <w:rPr>
          <w:sz w:val="20"/>
          <w:szCs w:val="20"/>
          <w:lang w:val="es-CO"/>
        </w:rPr>
      </w:pPr>
    </w:p>
    <w:p w14:paraId="2E17A971" w14:textId="4BC58F53" w:rsidR="00236532" w:rsidRPr="00412A1F" w:rsidRDefault="009C0B53" w:rsidP="001944A1">
      <w:pPr>
        <w:pStyle w:val="Ttulo3"/>
        <w:rPr>
          <w:rFonts w:ascii="Aptos" w:hAnsi="Aptos"/>
          <w:sz w:val="20"/>
          <w:szCs w:val="20"/>
        </w:rPr>
      </w:pPr>
      <w:bookmarkStart w:id="181" w:name="_Toc240576073"/>
      <w:r w:rsidRPr="00412A1F">
        <w:rPr>
          <w:rFonts w:ascii="Aptos" w:hAnsi="Aptos"/>
          <w:sz w:val="20"/>
          <w:szCs w:val="20"/>
        </w:rPr>
        <w:lastRenderedPageBreak/>
        <w:t>Capacidades analíticas RWE v1</w:t>
      </w:r>
      <w:bookmarkEnd w:id="181"/>
    </w:p>
    <w:p w14:paraId="419DFDD4" w14:textId="77777777" w:rsidR="001944A1" w:rsidRPr="00412A1F" w:rsidRDefault="001944A1" w:rsidP="001944A1">
      <w:pPr>
        <w:rPr>
          <w:sz w:val="20"/>
          <w:szCs w:val="20"/>
          <w:lang w:val="es-CO"/>
        </w:rPr>
      </w:pPr>
    </w:p>
    <w:p w14:paraId="5CCC1EAE" w14:textId="205C4522" w:rsidR="00236532" w:rsidRPr="00412A1F" w:rsidRDefault="009C0B53" w:rsidP="00C349BF">
      <w:pPr>
        <w:spacing w:after="0"/>
        <w:ind w:left="360"/>
        <w:jc w:val="both"/>
        <w:rPr>
          <w:b/>
          <w:sz w:val="20"/>
          <w:szCs w:val="20"/>
          <w:lang w:val="es-CO"/>
        </w:rPr>
      </w:pPr>
      <w:commentRangeStart w:id="182"/>
      <w:commentRangeStart w:id="183"/>
      <w:r w:rsidRPr="00412A1F">
        <w:rPr>
          <w:sz w:val="20"/>
          <w:szCs w:val="20"/>
          <w:lang w:val="es-CO"/>
        </w:rPr>
        <w:t xml:space="preserve">Diseñar e implementar las capacidades iniciales para soportar los casos de uso priorizados de </w:t>
      </w:r>
      <w:r w:rsidRPr="00412A1F">
        <w:rPr>
          <w:b/>
          <w:bCs/>
          <w:sz w:val="20"/>
          <w:szCs w:val="20"/>
          <w:lang w:val="es-CO"/>
        </w:rPr>
        <w:t>Real World Evidence (RWE)</w:t>
      </w:r>
      <w:r w:rsidRPr="00412A1F">
        <w:rPr>
          <w:sz w:val="20"/>
          <w:szCs w:val="20"/>
          <w:lang w:val="es-CO"/>
        </w:rPr>
        <w:t xml:space="preserve"> sobre la información disponible </w:t>
      </w:r>
      <w:commentRangeEnd w:id="182"/>
      <w:r w:rsidR="00E3379F" w:rsidRPr="00412A1F">
        <w:rPr>
          <w:rStyle w:val="Refdecomentario"/>
          <w:sz w:val="20"/>
          <w:szCs w:val="20"/>
          <w:lang w:val="es-CO"/>
        </w:rPr>
        <w:commentReference w:id="182"/>
      </w:r>
      <w:commentRangeEnd w:id="183"/>
      <w:r w:rsidRPr="00412A1F">
        <w:rPr>
          <w:rStyle w:val="Refdecomentario"/>
          <w:sz w:val="20"/>
          <w:szCs w:val="20"/>
          <w:lang w:val="es-CO"/>
        </w:rPr>
        <w:commentReference w:id="183"/>
      </w:r>
      <w:r w:rsidRPr="00412A1F">
        <w:rPr>
          <w:sz w:val="20"/>
          <w:szCs w:val="20"/>
          <w:lang w:val="es-CO"/>
        </w:rPr>
        <w:t>en AlejandrIA</w:t>
      </w:r>
      <w:r w:rsidR="007D5AB6" w:rsidRPr="007D5AB6">
        <w:rPr>
          <w:lang w:val="es-CO"/>
        </w:rPr>
        <w:t xml:space="preserve"> </w:t>
      </w:r>
      <w:r w:rsidR="007D5AB6" w:rsidRPr="007D5AB6">
        <w:rPr>
          <w:sz w:val="20"/>
          <w:szCs w:val="20"/>
          <w:lang w:val="es-CO"/>
        </w:rPr>
        <w:t>incorporando los mecanismos de privacidad, desidentificación y anonimización requeridos de acuerdo con el propósito de uso, el nivel de granularidad de la información y el marco normativo y corporativo aplicable</w:t>
      </w:r>
      <w:r w:rsidRPr="00412A1F">
        <w:rPr>
          <w:sz w:val="20"/>
          <w:szCs w:val="20"/>
          <w:lang w:val="es-CO"/>
        </w:rPr>
        <w:t>.</w:t>
      </w:r>
    </w:p>
    <w:p w14:paraId="7B9EE01D" w14:textId="77777777" w:rsidR="001653D4" w:rsidRPr="00412A1F" w:rsidRDefault="001653D4" w:rsidP="00C349BF">
      <w:pPr>
        <w:spacing w:after="0"/>
        <w:ind w:left="360"/>
        <w:jc w:val="both"/>
        <w:rPr>
          <w:b/>
          <w:bCs/>
          <w:sz w:val="20"/>
          <w:szCs w:val="20"/>
          <w:lang w:val="es-CO"/>
        </w:rPr>
      </w:pPr>
    </w:p>
    <w:p w14:paraId="1DC1CFC1" w14:textId="77777777" w:rsidR="00236532" w:rsidRPr="00412A1F" w:rsidRDefault="009C0B53" w:rsidP="00C349BF">
      <w:pPr>
        <w:spacing w:after="0"/>
        <w:ind w:left="360"/>
        <w:jc w:val="both"/>
        <w:rPr>
          <w:b/>
          <w:sz w:val="20"/>
          <w:szCs w:val="20"/>
          <w:lang w:val="es-CO"/>
        </w:rPr>
      </w:pPr>
      <w:r w:rsidRPr="00412A1F">
        <w:rPr>
          <w:sz w:val="20"/>
          <w:szCs w:val="20"/>
          <w:lang w:val="es-CO"/>
        </w:rPr>
        <w:t>Este frente comprende:</w:t>
      </w:r>
    </w:p>
    <w:p w14:paraId="2F4BF116" w14:textId="35A502BA" w:rsidR="00236532" w:rsidRPr="00412A1F" w:rsidRDefault="009C0B53" w:rsidP="00AB2F00">
      <w:pPr>
        <w:numPr>
          <w:ilvl w:val="0"/>
          <w:numId w:val="45"/>
        </w:numPr>
        <w:tabs>
          <w:tab w:val="clear" w:pos="720"/>
          <w:tab w:val="num" w:pos="1440"/>
        </w:tabs>
        <w:spacing w:after="0"/>
        <w:jc w:val="both"/>
        <w:rPr>
          <w:sz w:val="20"/>
          <w:szCs w:val="20"/>
          <w:lang w:val="es-CO"/>
        </w:rPr>
      </w:pPr>
      <w:r w:rsidRPr="00412A1F">
        <w:rPr>
          <w:sz w:val="20"/>
          <w:szCs w:val="20"/>
          <w:lang w:val="es-CO"/>
        </w:rPr>
        <w:t xml:space="preserve">Definición estructurada de estudios. </w:t>
      </w:r>
    </w:p>
    <w:p w14:paraId="0F6CA7E5" w14:textId="77777777" w:rsidR="00236532" w:rsidRPr="00412A1F" w:rsidRDefault="009C0B53" w:rsidP="00AB2F00">
      <w:pPr>
        <w:numPr>
          <w:ilvl w:val="0"/>
          <w:numId w:val="45"/>
        </w:numPr>
        <w:tabs>
          <w:tab w:val="clear" w:pos="720"/>
          <w:tab w:val="num" w:pos="1440"/>
        </w:tabs>
        <w:spacing w:after="0"/>
        <w:jc w:val="both"/>
        <w:rPr>
          <w:sz w:val="20"/>
          <w:szCs w:val="20"/>
          <w:lang w:val="es-CO"/>
        </w:rPr>
      </w:pPr>
      <w:r w:rsidRPr="00412A1F">
        <w:rPr>
          <w:sz w:val="20"/>
          <w:szCs w:val="20"/>
          <w:lang w:val="es-CO"/>
        </w:rPr>
        <w:t xml:space="preserve">Definición y selección de cohortes. </w:t>
      </w:r>
    </w:p>
    <w:p w14:paraId="5671B9EE" w14:textId="77777777" w:rsidR="00236532" w:rsidRPr="00412A1F" w:rsidRDefault="009C0B53" w:rsidP="00AB2F00">
      <w:pPr>
        <w:numPr>
          <w:ilvl w:val="0"/>
          <w:numId w:val="45"/>
        </w:numPr>
        <w:tabs>
          <w:tab w:val="clear" w:pos="720"/>
          <w:tab w:val="num" w:pos="1440"/>
        </w:tabs>
        <w:spacing w:after="0"/>
        <w:jc w:val="both"/>
        <w:rPr>
          <w:sz w:val="20"/>
          <w:szCs w:val="20"/>
          <w:lang w:val="es-CO"/>
        </w:rPr>
      </w:pPr>
      <w:r w:rsidRPr="00412A1F">
        <w:rPr>
          <w:sz w:val="20"/>
          <w:szCs w:val="20"/>
          <w:lang w:val="es-CO"/>
        </w:rPr>
        <w:t xml:space="preserve">Study Manifest. </w:t>
      </w:r>
    </w:p>
    <w:p w14:paraId="63F6D313" w14:textId="77777777" w:rsidR="00236532" w:rsidRPr="00412A1F" w:rsidRDefault="009C0B53" w:rsidP="00AB2F00">
      <w:pPr>
        <w:numPr>
          <w:ilvl w:val="0"/>
          <w:numId w:val="45"/>
        </w:numPr>
        <w:tabs>
          <w:tab w:val="clear" w:pos="720"/>
          <w:tab w:val="num" w:pos="1440"/>
        </w:tabs>
        <w:spacing w:after="0"/>
        <w:jc w:val="both"/>
        <w:rPr>
          <w:sz w:val="20"/>
          <w:szCs w:val="20"/>
          <w:lang w:val="es-CO"/>
        </w:rPr>
      </w:pPr>
      <w:r w:rsidRPr="00412A1F">
        <w:rPr>
          <w:sz w:val="20"/>
          <w:szCs w:val="20"/>
          <w:lang w:val="es-CO"/>
        </w:rPr>
        <w:t xml:space="preserve">Caracterización de cohortes. </w:t>
      </w:r>
    </w:p>
    <w:p w14:paraId="0F0C6429" w14:textId="77777777" w:rsidR="00236532" w:rsidRPr="00412A1F" w:rsidRDefault="009C0B53" w:rsidP="00AB2F00">
      <w:pPr>
        <w:numPr>
          <w:ilvl w:val="0"/>
          <w:numId w:val="45"/>
        </w:numPr>
        <w:tabs>
          <w:tab w:val="clear" w:pos="720"/>
          <w:tab w:val="num" w:pos="1440"/>
        </w:tabs>
        <w:spacing w:after="0"/>
        <w:jc w:val="both"/>
        <w:rPr>
          <w:sz w:val="20"/>
          <w:szCs w:val="20"/>
          <w:lang w:val="es-CO"/>
        </w:rPr>
      </w:pPr>
      <w:r w:rsidRPr="00412A1F">
        <w:rPr>
          <w:sz w:val="20"/>
          <w:szCs w:val="20"/>
          <w:lang w:val="es-CO"/>
        </w:rPr>
        <w:t xml:space="preserve">Definición de variables analíticas. </w:t>
      </w:r>
    </w:p>
    <w:p w14:paraId="745CE24A" w14:textId="18C53700" w:rsidR="00C36DC5" w:rsidRPr="00412A1F" w:rsidRDefault="00C36DC5" w:rsidP="00AB2F00">
      <w:pPr>
        <w:numPr>
          <w:ilvl w:val="0"/>
          <w:numId w:val="45"/>
        </w:numPr>
        <w:tabs>
          <w:tab w:val="clear" w:pos="720"/>
          <w:tab w:val="num" w:pos="1440"/>
        </w:tabs>
        <w:spacing w:after="0"/>
        <w:jc w:val="both"/>
        <w:rPr>
          <w:sz w:val="20"/>
          <w:szCs w:val="20"/>
          <w:lang w:val="es-CO"/>
        </w:rPr>
      </w:pPr>
      <w:r w:rsidRPr="00C36DC5">
        <w:rPr>
          <w:sz w:val="20"/>
          <w:szCs w:val="20"/>
          <w:lang w:val="es-CO"/>
        </w:rPr>
        <w:t>Aplicación de mecanismos de desidentificación, anonimización y minimización de datos para RWE, de acuerdo con las políticas y normativa aplicables.</w:t>
      </w:r>
    </w:p>
    <w:p w14:paraId="696B2DB7" w14:textId="77777777" w:rsidR="00236532" w:rsidRPr="00412A1F" w:rsidRDefault="009C0B53" w:rsidP="00AB2F00">
      <w:pPr>
        <w:numPr>
          <w:ilvl w:val="0"/>
          <w:numId w:val="45"/>
        </w:numPr>
        <w:tabs>
          <w:tab w:val="clear" w:pos="720"/>
          <w:tab w:val="num" w:pos="1440"/>
        </w:tabs>
        <w:spacing w:after="0"/>
        <w:jc w:val="both"/>
        <w:rPr>
          <w:sz w:val="20"/>
          <w:szCs w:val="20"/>
          <w:lang w:val="es-CO"/>
        </w:rPr>
      </w:pPr>
      <w:r w:rsidRPr="00412A1F">
        <w:rPr>
          <w:sz w:val="20"/>
          <w:szCs w:val="20"/>
          <w:lang w:val="es-CO"/>
        </w:rPr>
        <w:t xml:space="preserve">Estadísticas descriptivas. </w:t>
      </w:r>
    </w:p>
    <w:p w14:paraId="4FC5C7DB" w14:textId="77777777" w:rsidR="00236532" w:rsidRPr="00412A1F" w:rsidRDefault="009C0B53" w:rsidP="00AB2F00">
      <w:pPr>
        <w:numPr>
          <w:ilvl w:val="0"/>
          <w:numId w:val="45"/>
        </w:numPr>
        <w:tabs>
          <w:tab w:val="clear" w:pos="720"/>
          <w:tab w:val="num" w:pos="1440"/>
        </w:tabs>
        <w:spacing w:after="0"/>
        <w:jc w:val="both"/>
        <w:rPr>
          <w:sz w:val="20"/>
          <w:szCs w:val="20"/>
          <w:lang w:val="es-CO"/>
        </w:rPr>
      </w:pPr>
      <w:r w:rsidRPr="00412A1F">
        <w:rPr>
          <w:sz w:val="20"/>
          <w:szCs w:val="20"/>
          <w:lang w:val="es-CO"/>
        </w:rPr>
        <w:t xml:space="preserve">Comparación entre poblaciones. </w:t>
      </w:r>
    </w:p>
    <w:p w14:paraId="7190F87E" w14:textId="77777777" w:rsidR="00236532" w:rsidRPr="00412A1F" w:rsidRDefault="009C0B53" w:rsidP="00AB2F00">
      <w:pPr>
        <w:numPr>
          <w:ilvl w:val="0"/>
          <w:numId w:val="45"/>
        </w:numPr>
        <w:tabs>
          <w:tab w:val="clear" w:pos="720"/>
          <w:tab w:val="num" w:pos="1440"/>
        </w:tabs>
        <w:spacing w:after="0"/>
        <w:jc w:val="both"/>
        <w:rPr>
          <w:sz w:val="20"/>
          <w:szCs w:val="20"/>
          <w:lang w:val="es-CO"/>
        </w:rPr>
      </w:pPr>
      <w:r w:rsidRPr="00412A1F">
        <w:rPr>
          <w:sz w:val="20"/>
          <w:szCs w:val="20"/>
          <w:lang w:val="es-CO"/>
        </w:rPr>
        <w:t xml:space="preserve">Generación de resultados agregados. </w:t>
      </w:r>
    </w:p>
    <w:p w14:paraId="6199F51B" w14:textId="1666724A" w:rsidR="00236532" w:rsidRPr="00412A1F" w:rsidRDefault="009C0B53" w:rsidP="00AB2F00">
      <w:pPr>
        <w:numPr>
          <w:ilvl w:val="0"/>
          <w:numId w:val="45"/>
        </w:numPr>
        <w:tabs>
          <w:tab w:val="clear" w:pos="720"/>
          <w:tab w:val="num" w:pos="1440"/>
        </w:tabs>
        <w:spacing w:after="0"/>
        <w:jc w:val="both"/>
        <w:rPr>
          <w:sz w:val="20"/>
          <w:szCs w:val="20"/>
          <w:lang w:val="es-CO"/>
        </w:rPr>
      </w:pPr>
      <w:r w:rsidRPr="00412A1F">
        <w:rPr>
          <w:sz w:val="20"/>
          <w:szCs w:val="20"/>
          <w:lang w:val="es-CO"/>
        </w:rPr>
        <w:t xml:space="preserve">Reproducibilidad de análisis. </w:t>
      </w:r>
    </w:p>
    <w:p w14:paraId="6A5CE60C" w14:textId="733B36C1" w:rsidR="00236532" w:rsidRPr="00412A1F" w:rsidRDefault="009C0B53" w:rsidP="00AB2F00">
      <w:pPr>
        <w:numPr>
          <w:ilvl w:val="0"/>
          <w:numId w:val="45"/>
        </w:numPr>
        <w:tabs>
          <w:tab w:val="clear" w:pos="720"/>
          <w:tab w:val="num" w:pos="1440"/>
        </w:tabs>
        <w:spacing w:after="0"/>
        <w:jc w:val="both"/>
        <w:rPr>
          <w:sz w:val="20"/>
          <w:szCs w:val="20"/>
          <w:lang w:val="es-CO"/>
        </w:rPr>
      </w:pPr>
      <w:r w:rsidRPr="00412A1F">
        <w:rPr>
          <w:sz w:val="20"/>
          <w:szCs w:val="20"/>
          <w:lang w:val="es-CO"/>
        </w:rPr>
        <w:t xml:space="preserve">Trazabilidad metodológica. </w:t>
      </w:r>
    </w:p>
    <w:p w14:paraId="08F24104" w14:textId="77777777" w:rsidR="00236532" w:rsidRPr="00412A1F" w:rsidRDefault="009C0B53" w:rsidP="00AB2F00">
      <w:pPr>
        <w:numPr>
          <w:ilvl w:val="0"/>
          <w:numId w:val="45"/>
        </w:numPr>
        <w:tabs>
          <w:tab w:val="clear" w:pos="720"/>
          <w:tab w:val="num" w:pos="1440"/>
        </w:tabs>
        <w:spacing w:after="0"/>
        <w:jc w:val="both"/>
        <w:rPr>
          <w:sz w:val="20"/>
          <w:szCs w:val="20"/>
          <w:lang w:val="es-CO"/>
        </w:rPr>
      </w:pPr>
      <w:r w:rsidRPr="00412A1F">
        <w:rPr>
          <w:sz w:val="20"/>
          <w:szCs w:val="20"/>
          <w:lang w:val="es-CO"/>
        </w:rPr>
        <w:t xml:space="preserve">Controles sobre resultados. </w:t>
      </w:r>
    </w:p>
    <w:p w14:paraId="50B4E415" w14:textId="77777777" w:rsidR="00236532" w:rsidRPr="00412A1F" w:rsidRDefault="009C0B53" w:rsidP="00AB2F00">
      <w:pPr>
        <w:numPr>
          <w:ilvl w:val="0"/>
          <w:numId w:val="45"/>
        </w:numPr>
        <w:tabs>
          <w:tab w:val="clear" w:pos="720"/>
          <w:tab w:val="num" w:pos="1440"/>
        </w:tabs>
        <w:spacing w:after="0"/>
        <w:jc w:val="both"/>
        <w:rPr>
          <w:sz w:val="20"/>
          <w:szCs w:val="20"/>
          <w:lang w:val="es-CO"/>
        </w:rPr>
      </w:pPr>
      <w:r w:rsidRPr="00412A1F">
        <w:rPr>
          <w:sz w:val="20"/>
          <w:szCs w:val="20"/>
          <w:lang w:val="es-CO"/>
        </w:rPr>
        <w:t xml:space="preserve">Generación de productos analíticos RWE. </w:t>
      </w:r>
    </w:p>
    <w:p w14:paraId="469EEB38" w14:textId="77777777" w:rsidR="00236532" w:rsidRPr="00412A1F" w:rsidRDefault="009C0B53" w:rsidP="00AB2F00">
      <w:pPr>
        <w:numPr>
          <w:ilvl w:val="0"/>
          <w:numId w:val="45"/>
        </w:numPr>
        <w:tabs>
          <w:tab w:val="clear" w:pos="720"/>
          <w:tab w:val="num" w:pos="1440"/>
        </w:tabs>
        <w:spacing w:after="0"/>
        <w:jc w:val="both"/>
        <w:rPr>
          <w:sz w:val="20"/>
          <w:szCs w:val="20"/>
          <w:lang w:val="es-CO"/>
        </w:rPr>
      </w:pPr>
      <w:r w:rsidRPr="00412A1F">
        <w:rPr>
          <w:sz w:val="20"/>
          <w:szCs w:val="20"/>
          <w:lang w:val="es-CO"/>
        </w:rPr>
        <w:t xml:space="preserve">Integración con las experiencias y agentes RWE. </w:t>
      </w:r>
    </w:p>
    <w:p w14:paraId="1DB4DC2E" w14:textId="77777777" w:rsidR="005C41A7" w:rsidRPr="00412A1F" w:rsidRDefault="005C41A7" w:rsidP="00C349BF">
      <w:pPr>
        <w:spacing w:after="0"/>
        <w:jc w:val="both"/>
        <w:rPr>
          <w:b/>
          <w:bCs/>
          <w:sz w:val="20"/>
          <w:szCs w:val="20"/>
          <w:lang w:val="es-CO"/>
        </w:rPr>
      </w:pPr>
    </w:p>
    <w:p w14:paraId="02E7398F" w14:textId="0BED25E3" w:rsidR="00236532" w:rsidRPr="009F70D2" w:rsidRDefault="009C0B53" w:rsidP="001944A1">
      <w:pPr>
        <w:pStyle w:val="Ttulo3"/>
        <w:rPr>
          <w:rFonts w:ascii="Aptos" w:hAnsi="Aptos"/>
          <w:sz w:val="20"/>
          <w:szCs w:val="20"/>
          <w:lang w:val="es-ES"/>
        </w:rPr>
      </w:pPr>
      <w:bookmarkStart w:id="184" w:name="_Toc240576074"/>
      <w:r w:rsidRPr="009F70D2">
        <w:rPr>
          <w:rFonts w:ascii="Aptos" w:hAnsi="Aptos"/>
          <w:sz w:val="20"/>
          <w:szCs w:val="20"/>
          <w:lang w:val="es-ES"/>
        </w:rPr>
        <w:t>Agentes inteligentes PHM y RWE v1</w:t>
      </w:r>
      <w:bookmarkEnd w:id="184"/>
    </w:p>
    <w:p w14:paraId="76F335ED" w14:textId="77777777" w:rsidR="001944A1" w:rsidRPr="009F70D2" w:rsidRDefault="001944A1" w:rsidP="001944A1">
      <w:pPr>
        <w:rPr>
          <w:sz w:val="20"/>
          <w:szCs w:val="20"/>
          <w:lang w:val="es-ES"/>
        </w:rPr>
      </w:pPr>
    </w:p>
    <w:p w14:paraId="7B97D1BD" w14:textId="2FB5C0A9" w:rsidR="00236532" w:rsidRDefault="009C0B53" w:rsidP="00C349BF">
      <w:pPr>
        <w:spacing w:after="0"/>
        <w:ind w:left="360"/>
        <w:jc w:val="both"/>
        <w:rPr>
          <w:sz w:val="20"/>
          <w:szCs w:val="20"/>
          <w:lang w:val="es-CO"/>
        </w:rPr>
      </w:pPr>
      <w:r w:rsidRPr="00412A1F">
        <w:rPr>
          <w:sz w:val="20"/>
          <w:szCs w:val="20"/>
          <w:lang w:val="es-CO"/>
        </w:rPr>
        <w:t xml:space="preserve">Diseñar e implementar la primera versión de </w:t>
      </w:r>
      <w:r w:rsidRPr="00412A1F">
        <w:rPr>
          <w:b/>
          <w:bCs/>
          <w:sz w:val="20"/>
          <w:szCs w:val="20"/>
          <w:lang w:val="es-CO"/>
        </w:rPr>
        <w:t>agentes inteligentes especializados en PHM y RWE</w:t>
      </w:r>
      <w:r w:rsidRPr="00412A1F">
        <w:rPr>
          <w:sz w:val="20"/>
          <w:szCs w:val="20"/>
          <w:lang w:val="es-CO"/>
        </w:rPr>
        <w:t>, capaces de interactuar de manera gobernada con los productos de datos, conocimiento y capacidades analíticas autorizadas de AlejandrIA.</w:t>
      </w:r>
    </w:p>
    <w:p w14:paraId="01C96AC3" w14:textId="4DF6E3D6" w:rsidR="00584FF9" w:rsidRDefault="00584FF9" w:rsidP="00C349BF">
      <w:pPr>
        <w:spacing w:after="0"/>
        <w:ind w:left="360"/>
        <w:jc w:val="both"/>
        <w:rPr>
          <w:sz w:val="20"/>
          <w:szCs w:val="20"/>
          <w:lang w:val="es-CO"/>
        </w:rPr>
      </w:pPr>
    </w:p>
    <w:p w14:paraId="2CCBA0CF" w14:textId="05BF30EC" w:rsidR="00584FF9" w:rsidRDefault="00584FF9" w:rsidP="00C349BF">
      <w:pPr>
        <w:spacing w:after="0"/>
        <w:ind w:left="360"/>
        <w:jc w:val="both"/>
        <w:rPr>
          <w:sz w:val="20"/>
          <w:szCs w:val="20"/>
          <w:lang w:val="es-CO"/>
        </w:rPr>
      </w:pPr>
      <w:r w:rsidRPr="27A13FA3">
        <w:rPr>
          <w:sz w:val="20"/>
          <w:szCs w:val="20"/>
          <w:lang w:val="es-CO"/>
        </w:rPr>
        <w:t>La implementación deberá alinearse con el modelo de Dominio de Conocimiento definido por SURA, estableciendo durante el diseño detallado la correspondencia con sus esferas y niveles de madurez N1–N4. Para cada caso de uso se determinará, mediante el modelo de decisión de AlejandrIA, el mecanismo de recuperación y utilización de conocimiento más adecuado, pudiendo incluir consultas estructuradas, búsqueda semántica/vectorial, RAG, Graph RAG o mecanismos híbridos, sin establecer un único patrón como obligatorio para todos los escenarios.</w:t>
      </w:r>
    </w:p>
    <w:p w14:paraId="7B08F767" w14:textId="3CE04750" w:rsidR="00584FF9" w:rsidRPr="00412A1F" w:rsidRDefault="00584FF9" w:rsidP="27A13FA3">
      <w:pPr>
        <w:spacing w:after="0"/>
        <w:ind w:left="360"/>
        <w:jc w:val="both"/>
        <w:rPr>
          <w:b/>
          <w:bCs/>
          <w:sz w:val="20"/>
          <w:szCs w:val="20"/>
          <w:lang w:val="es-CO"/>
        </w:rPr>
      </w:pPr>
    </w:p>
    <w:p w14:paraId="004EDC2C" w14:textId="77777777" w:rsidR="005C41A7" w:rsidRPr="00412A1F" w:rsidRDefault="005C41A7" w:rsidP="00C349BF">
      <w:pPr>
        <w:spacing w:after="0"/>
        <w:ind w:left="360"/>
        <w:jc w:val="both"/>
        <w:rPr>
          <w:b/>
          <w:bCs/>
          <w:sz w:val="20"/>
          <w:szCs w:val="20"/>
          <w:lang w:val="es-CO"/>
        </w:rPr>
      </w:pPr>
    </w:p>
    <w:p w14:paraId="0A563D5C" w14:textId="77777777" w:rsidR="00236532" w:rsidRDefault="009C0B53" w:rsidP="00C349BF">
      <w:pPr>
        <w:spacing w:after="0"/>
        <w:ind w:left="360"/>
        <w:jc w:val="both"/>
        <w:rPr>
          <w:sz w:val="20"/>
          <w:szCs w:val="20"/>
          <w:lang w:val="es-CO"/>
        </w:rPr>
      </w:pPr>
      <w:r w:rsidRPr="00412A1F">
        <w:rPr>
          <w:sz w:val="20"/>
          <w:szCs w:val="20"/>
          <w:lang w:val="es-CO"/>
        </w:rPr>
        <w:t>Este frente comprende:</w:t>
      </w:r>
    </w:p>
    <w:p w14:paraId="44142A04" w14:textId="77777777" w:rsidR="00E54289" w:rsidRPr="00412A1F" w:rsidRDefault="00E54289" w:rsidP="00C349BF">
      <w:pPr>
        <w:spacing w:after="0"/>
        <w:ind w:left="360"/>
        <w:jc w:val="both"/>
        <w:rPr>
          <w:b/>
          <w:sz w:val="20"/>
          <w:szCs w:val="20"/>
          <w:lang w:val="es-CO"/>
        </w:rPr>
      </w:pPr>
    </w:p>
    <w:p w14:paraId="297C9E68" w14:textId="2A69D1C3" w:rsidR="00236532" w:rsidRPr="00412A1F" w:rsidRDefault="009C0B53" w:rsidP="00AB2F00">
      <w:pPr>
        <w:numPr>
          <w:ilvl w:val="0"/>
          <w:numId w:val="46"/>
        </w:numPr>
        <w:tabs>
          <w:tab w:val="clear" w:pos="720"/>
          <w:tab w:val="num" w:pos="1440"/>
        </w:tabs>
        <w:spacing w:after="0"/>
        <w:jc w:val="both"/>
        <w:rPr>
          <w:sz w:val="20"/>
          <w:szCs w:val="20"/>
          <w:lang w:val="es-CO"/>
        </w:rPr>
      </w:pPr>
      <w:commentRangeStart w:id="185"/>
      <w:commentRangeStart w:id="186"/>
      <w:r w:rsidRPr="00412A1F">
        <w:rPr>
          <w:sz w:val="20"/>
          <w:szCs w:val="20"/>
          <w:lang w:val="es-CO"/>
        </w:rPr>
        <w:t>Definición del propósito y responsabilidades de los agentes</w:t>
      </w:r>
      <w:commentRangeEnd w:id="185"/>
      <w:r w:rsidR="003B5E3A" w:rsidRPr="00412A1F">
        <w:rPr>
          <w:rStyle w:val="Refdecomentario"/>
          <w:sz w:val="20"/>
          <w:szCs w:val="20"/>
          <w:lang w:val="es-CO"/>
        </w:rPr>
        <w:commentReference w:id="185"/>
      </w:r>
      <w:commentRangeEnd w:id="186"/>
      <w:r w:rsidRPr="00412A1F">
        <w:rPr>
          <w:rStyle w:val="Refdecomentario"/>
          <w:sz w:val="20"/>
          <w:szCs w:val="20"/>
          <w:lang w:val="es-CO"/>
        </w:rPr>
        <w:commentReference w:id="186"/>
      </w:r>
      <w:r w:rsidRPr="00412A1F">
        <w:rPr>
          <w:sz w:val="20"/>
          <w:szCs w:val="20"/>
          <w:lang w:val="es-CO"/>
        </w:rPr>
        <w:t xml:space="preserve">. </w:t>
      </w:r>
    </w:p>
    <w:p w14:paraId="4CCDB04D" w14:textId="389DE170" w:rsidR="00B04B17" w:rsidRPr="00412A1F" w:rsidRDefault="00B04B17" w:rsidP="00AB2F00">
      <w:pPr>
        <w:numPr>
          <w:ilvl w:val="0"/>
          <w:numId w:val="46"/>
        </w:numPr>
        <w:tabs>
          <w:tab w:val="clear" w:pos="720"/>
          <w:tab w:val="num" w:pos="1440"/>
        </w:tabs>
        <w:spacing w:after="0"/>
        <w:jc w:val="both"/>
        <w:rPr>
          <w:sz w:val="20"/>
          <w:szCs w:val="20"/>
          <w:lang w:val="es-CO"/>
        </w:rPr>
      </w:pPr>
      <w:r>
        <w:rPr>
          <w:sz w:val="20"/>
          <w:szCs w:val="20"/>
          <w:lang w:val="es-CO"/>
        </w:rPr>
        <w:t>Construcción y disposición de conocimiento para los agentes.</w:t>
      </w:r>
    </w:p>
    <w:p w14:paraId="2CD5C729" w14:textId="7F47A3AD" w:rsidR="00236532" w:rsidRPr="00412A1F" w:rsidRDefault="009C0B53" w:rsidP="00AB2F00">
      <w:pPr>
        <w:numPr>
          <w:ilvl w:val="0"/>
          <w:numId w:val="46"/>
        </w:numPr>
        <w:tabs>
          <w:tab w:val="clear" w:pos="720"/>
          <w:tab w:val="num" w:pos="1440"/>
        </w:tabs>
        <w:spacing w:after="0"/>
        <w:jc w:val="both"/>
        <w:rPr>
          <w:sz w:val="20"/>
          <w:szCs w:val="20"/>
          <w:lang w:val="es-CO"/>
        </w:rPr>
      </w:pPr>
      <w:commentRangeStart w:id="187"/>
      <w:commentRangeStart w:id="188"/>
      <w:r w:rsidRPr="00412A1F">
        <w:rPr>
          <w:sz w:val="20"/>
          <w:szCs w:val="20"/>
          <w:lang w:val="es-CO"/>
        </w:rPr>
        <w:lastRenderedPageBreak/>
        <w:t>Diseño y gestión de instrucciones y prompts</w:t>
      </w:r>
      <w:commentRangeEnd w:id="187"/>
      <w:r w:rsidR="00ED4E70">
        <w:rPr>
          <w:rStyle w:val="Refdecomentario"/>
          <w:sz w:val="20"/>
          <w:szCs w:val="20"/>
          <w:lang w:val="es-CO"/>
        </w:rPr>
        <w:commentReference w:id="187"/>
      </w:r>
      <w:commentRangeEnd w:id="188"/>
      <w:r>
        <w:rPr>
          <w:rStyle w:val="Refdecomentario"/>
          <w:sz w:val="20"/>
          <w:szCs w:val="20"/>
          <w:lang w:val="es-CO"/>
        </w:rPr>
        <w:commentReference w:id="188"/>
      </w:r>
      <w:r w:rsidR="00190A20">
        <w:rPr>
          <w:sz w:val="20"/>
          <w:szCs w:val="20"/>
          <w:lang w:val="es-CO"/>
        </w:rPr>
        <w:t xml:space="preserve"> siguiendo el lineamiento de tratamiento como artefacto versionado y administrado.</w:t>
      </w:r>
    </w:p>
    <w:p w14:paraId="20463F65" w14:textId="77777777" w:rsidR="00236532" w:rsidRPr="00412A1F" w:rsidRDefault="009C0B53" w:rsidP="00AB2F00">
      <w:pPr>
        <w:numPr>
          <w:ilvl w:val="0"/>
          <w:numId w:val="46"/>
        </w:numPr>
        <w:tabs>
          <w:tab w:val="clear" w:pos="720"/>
          <w:tab w:val="num" w:pos="1440"/>
        </w:tabs>
        <w:spacing w:after="0"/>
        <w:jc w:val="both"/>
        <w:rPr>
          <w:sz w:val="20"/>
          <w:szCs w:val="20"/>
          <w:lang w:val="es-CO"/>
        </w:rPr>
      </w:pPr>
      <w:r w:rsidRPr="00412A1F">
        <w:rPr>
          <w:sz w:val="20"/>
          <w:szCs w:val="20"/>
          <w:lang w:val="es-CO"/>
        </w:rPr>
        <w:t xml:space="preserve">Gestión de contexto. </w:t>
      </w:r>
    </w:p>
    <w:p w14:paraId="41FAD4D1" w14:textId="77777777" w:rsidR="00236532" w:rsidRPr="00412A1F" w:rsidRDefault="009C0B53" w:rsidP="00AB2F00">
      <w:pPr>
        <w:numPr>
          <w:ilvl w:val="0"/>
          <w:numId w:val="46"/>
        </w:numPr>
        <w:tabs>
          <w:tab w:val="clear" w:pos="720"/>
          <w:tab w:val="num" w:pos="1440"/>
        </w:tabs>
        <w:spacing w:after="0"/>
        <w:jc w:val="both"/>
        <w:rPr>
          <w:sz w:val="20"/>
          <w:szCs w:val="20"/>
          <w:lang w:val="es-CO"/>
        </w:rPr>
      </w:pPr>
      <w:r w:rsidRPr="00412A1F">
        <w:rPr>
          <w:sz w:val="20"/>
          <w:szCs w:val="20"/>
          <w:lang w:val="es-CO"/>
        </w:rPr>
        <w:t xml:space="preserve">Integración con la capa semántica. </w:t>
      </w:r>
    </w:p>
    <w:p w14:paraId="4EC32892" w14:textId="38A0E7A1" w:rsidR="00236532" w:rsidRPr="00412A1F" w:rsidRDefault="009C0B53" w:rsidP="00AB2F00">
      <w:pPr>
        <w:numPr>
          <w:ilvl w:val="0"/>
          <w:numId w:val="46"/>
        </w:numPr>
        <w:tabs>
          <w:tab w:val="clear" w:pos="720"/>
          <w:tab w:val="num" w:pos="1440"/>
        </w:tabs>
        <w:spacing w:after="0"/>
        <w:jc w:val="both"/>
        <w:rPr>
          <w:sz w:val="20"/>
          <w:szCs w:val="20"/>
          <w:lang w:val="es-CO"/>
        </w:rPr>
      </w:pPr>
      <w:r w:rsidRPr="00412A1F">
        <w:rPr>
          <w:sz w:val="20"/>
          <w:szCs w:val="20"/>
          <w:lang w:val="es-CO"/>
        </w:rPr>
        <w:t xml:space="preserve">Integración con productos de datos. </w:t>
      </w:r>
    </w:p>
    <w:p w14:paraId="2FF8504B" w14:textId="0FE2D166" w:rsidR="00236532" w:rsidRPr="00412A1F" w:rsidRDefault="009C0B53" w:rsidP="00AB2F00">
      <w:pPr>
        <w:numPr>
          <w:ilvl w:val="0"/>
          <w:numId w:val="46"/>
        </w:numPr>
        <w:tabs>
          <w:tab w:val="clear" w:pos="720"/>
          <w:tab w:val="num" w:pos="1440"/>
        </w:tabs>
        <w:spacing w:after="0"/>
        <w:jc w:val="both"/>
        <w:rPr>
          <w:sz w:val="20"/>
          <w:szCs w:val="20"/>
          <w:lang w:val="es-CO"/>
        </w:rPr>
      </w:pPr>
      <w:r w:rsidRPr="00412A1F">
        <w:rPr>
          <w:sz w:val="20"/>
          <w:szCs w:val="20"/>
          <w:lang w:val="es-CO"/>
        </w:rPr>
        <w:t xml:space="preserve">Integración con cohortes y capacidades analíticas. </w:t>
      </w:r>
    </w:p>
    <w:p w14:paraId="642D0C42" w14:textId="4C35BCE0" w:rsidR="00236532" w:rsidRPr="00412A1F" w:rsidRDefault="009C0B53" w:rsidP="00AB2F00">
      <w:pPr>
        <w:numPr>
          <w:ilvl w:val="0"/>
          <w:numId w:val="46"/>
        </w:numPr>
        <w:tabs>
          <w:tab w:val="clear" w:pos="720"/>
          <w:tab w:val="num" w:pos="1440"/>
        </w:tabs>
        <w:spacing w:after="0"/>
        <w:jc w:val="both"/>
        <w:rPr>
          <w:sz w:val="20"/>
          <w:szCs w:val="20"/>
          <w:lang w:val="es-CO"/>
        </w:rPr>
      </w:pPr>
      <w:commentRangeStart w:id="189"/>
      <w:commentRangeStart w:id="190"/>
      <w:r w:rsidRPr="00412A1F">
        <w:rPr>
          <w:sz w:val="20"/>
          <w:szCs w:val="20"/>
          <w:lang w:val="es-CO"/>
        </w:rPr>
        <w:t>Definición y habilitación de tools autorizadas</w:t>
      </w:r>
      <w:commentRangeEnd w:id="189"/>
      <w:r w:rsidR="00ED4E70">
        <w:rPr>
          <w:rStyle w:val="Refdecomentario"/>
          <w:sz w:val="20"/>
          <w:szCs w:val="20"/>
          <w:lang w:val="es-CO"/>
        </w:rPr>
        <w:commentReference w:id="189"/>
      </w:r>
      <w:commentRangeEnd w:id="190"/>
      <w:r>
        <w:rPr>
          <w:rStyle w:val="Refdecomentario"/>
          <w:sz w:val="20"/>
          <w:szCs w:val="20"/>
          <w:lang w:val="es-CO"/>
        </w:rPr>
        <w:commentReference w:id="190"/>
      </w:r>
      <w:r w:rsidR="004E50A1">
        <w:rPr>
          <w:sz w:val="20"/>
          <w:szCs w:val="20"/>
          <w:lang w:val="es-CO"/>
        </w:rPr>
        <w:t xml:space="preserve"> mediante un registro central</w:t>
      </w:r>
      <w:r w:rsidR="00677DC2">
        <w:rPr>
          <w:sz w:val="20"/>
          <w:szCs w:val="20"/>
          <w:lang w:val="es-CO"/>
        </w:rPr>
        <w:t>.</w:t>
      </w:r>
    </w:p>
    <w:p w14:paraId="2F3C36F7" w14:textId="7ACB98E8" w:rsidR="00236532" w:rsidRPr="00412A1F" w:rsidRDefault="009C0B53" w:rsidP="00AB2F00">
      <w:pPr>
        <w:numPr>
          <w:ilvl w:val="0"/>
          <w:numId w:val="46"/>
        </w:numPr>
        <w:tabs>
          <w:tab w:val="clear" w:pos="720"/>
          <w:tab w:val="num" w:pos="1440"/>
        </w:tabs>
        <w:spacing w:after="0"/>
        <w:jc w:val="both"/>
        <w:rPr>
          <w:sz w:val="20"/>
          <w:szCs w:val="20"/>
          <w:lang w:val="es-CO"/>
        </w:rPr>
      </w:pPr>
      <w:r w:rsidRPr="00412A1F">
        <w:rPr>
          <w:sz w:val="20"/>
          <w:szCs w:val="20"/>
          <w:lang w:val="es-CO"/>
        </w:rPr>
        <w:t xml:space="preserve">Navegación analítica asistida. </w:t>
      </w:r>
    </w:p>
    <w:p w14:paraId="3415664A" w14:textId="77777777" w:rsidR="00236532" w:rsidRPr="00412A1F" w:rsidRDefault="009C0B53" w:rsidP="00AB2F00">
      <w:pPr>
        <w:numPr>
          <w:ilvl w:val="0"/>
          <w:numId w:val="46"/>
        </w:numPr>
        <w:tabs>
          <w:tab w:val="clear" w:pos="720"/>
          <w:tab w:val="num" w:pos="1440"/>
        </w:tabs>
        <w:spacing w:after="0"/>
        <w:jc w:val="both"/>
        <w:rPr>
          <w:sz w:val="20"/>
          <w:szCs w:val="20"/>
          <w:lang w:val="es-CO"/>
        </w:rPr>
      </w:pPr>
      <w:r w:rsidRPr="00412A1F">
        <w:rPr>
          <w:sz w:val="20"/>
          <w:szCs w:val="20"/>
          <w:lang w:val="es-CO"/>
        </w:rPr>
        <w:t xml:space="preserve">Explicación de resultados. </w:t>
      </w:r>
    </w:p>
    <w:p w14:paraId="34020671" w14:textId="38837838" w:rsidR="00236532" w:rsidRPr="00412A1F" w:rsidRDefault="009C0B53" w:rsidP="00AB2F00">
      <w:pPr>
        <w:numPr>
          <w:ilvl w:val="0"/>
          <w:numId w:val="46"/>
        </w:numPr>
        <w:tabs>
          <w:tab w:val="clear" w:pos="720"/>
          <w:tab w:val="num" w:pos="1440"/>
        </w:tabs>
        <w:spacing w:after="0"/>
        <w:jc w:val="both"/>
        <w:rPr>
          <w:sz w:val="20"/>
          <w:szCs w:val="20"/>
          <w:lang w:val="es-CO"/>
        </w:rPr>
      </w:pPr>
      <w:commentRangeStart w:id="191"/>
      <w:commentRangeStart w:id="192"/>
      <w:r w:rsidRPr="00412A1F">
        <w:rPr>
          <w:sz w:val="20"/>
          <w:szCs w:val="20"/>
          <w:lang w:val="es-CO"/>
        </w:rPr>
        <w:t>Trazabilidad de fuentes y herramientas utilizadas</w:t>
      </w:r>
      <w:r w:rsidR="00896E05">
        <w:rPr>
          <w:sz w:val="20"/>
          <w:szCs w:val="20"/>
          <w:lang w:val="es-CO"/>
        </w:rPr>
        <w:t xml:space="preserve"> bajo el modelo de observabilidad</w:t>
      </w:r>
      <w:r w:rsidRPr="00412A1F">
        <w:rPr>
          <w:sz w:val="20"/>
          <w:szCs w:val="20"/>
          <w:lang w:val="es-CO"/>
        </w:rPr>
        <w:t xml:space="preserve"> </w:t>
      </w:r>
      <w:commentRangeEnd w:id="191"/>
      <w:r w:rsidR="00ED4E70" w:rsidDel="004B1338">
        <w:rPr>
          <w:rStyle w:val="Refdecomentario"/>
          <w:sz w:val="20"/>
          <w:szCs w:val="20"/>
          <w:lang w:val="es-CO"/>
        </w:rPr>
        <w:commentReference w:id="191"/>
      </w:r>
      <w:commentRangeEnd w:id="192"/>
      <w:r>
        <w:rPr>
          <w:rStyle w:val="Refdecomentario"/>
          <w:sz w:val="20"/>
          <w:szCs w:val="20"/>
          <w:lang w:val="es-CO"/>
        </w:rPr>
        <w:commentReference w:id="192"/>
      </w:r>
      <w:r w:rsidR="008E23FA">
        <w:rPr>
          <w:sz w:val="20"/>
          <w:szCs w:val="20"/>
          <w:lang w:val="es-CO"/>
        </w:rPr>
        <w:t>extremo a extremo.</w:t>
      </w:r>
    </w:p>
    <w:p w14:paraId="4CBDE38F" w14:textId="2FF60D03" w:rsidR="00236532" w:rsidRPr="00412A1F" w:rsidRDefault="009C0B53" w:rsidP="00AB2F00">
      <w:pPr>
        <w:numPr>
          <w:ilvl w:val="0"/>
          <w:numId w:val="46"/>
        </w:numPr>
        <w:tabs>
          <w:tab w:val="clear" w:pos="720"/>
          <w:tab w:val="num" w:pos="1440"/>
        </w:tabs>
        <w:spacing w:after="0"/>
        <w:jc w:val="both"/>
        <w:rPr>
          <w:sz w:val="20"/>
          <w:szCs w:val="20"/>
          <w:lang w:val="es-CO"/>
        </w:rPr>
      </w:pPr>
      <w:commentRangeStart w:id="193"/>
      <w:commentRangeStart w:id="194"/>
      <w:commentRangeStart w:id="195"/>
      <w:commentRangeStart w:id="196"/>
      <w:r w:rsidRPr="00412A1F">
        <w:rPr>
          <w:sz w:val="20"/>
          <w:szCs w:val="20"/>
          <w:lang w:val="es-CO"/>
        </w:rPr>
        <w:t xml:space="preserve">Evaluación de respuestas. </w:t>
      </w:r>
      <w:commentRangeEnd w:id="193"/>
      <w:r w:rsidR="00ED4E70" w:rsidRPr="00006692">
        <w:rPr>
          <w:rStyle w:val="Refdecomentario"/>
          <w:sz w:val="20"/>
          <w:szCs w:val="20"/>
          <w:lang w:val="es-CO"/>
        </w:rPr>
        <w:commentReference w:id="193"/>
      </w:r>
      <w:commentRangeEnd w:id="194"/>
      <w:r w:rsidRPr="00006692">
        <w:rPr>
          <w:rStyle w:val="Refdecomentario"/>
          <w:sz w:val="20"/>
          <w:szCs w:val="20"/>
          <w:lang w:val="es-CO"/>
        </w:rPr>
        <w:commentReference w:id="194"/>
      </w:r>
      <w:commentRangeEnd w:id="195"/>
      <w:r w:rsidRPr="00006692">
        <w:rPr>
          <w:rStyle w:val="Refdecomentario"/>
          <w:sz w:val="20"/>
          <w:szCs w:val="20"/>
          <w:lang w:val="es-CO"/>
        </w:rPr>
        <w:commentReference w:id="195"/>
      </w:r>
      <w:commentRangeEnd w:id="196"/>
      <w:r w:rsidRPr="00006692">
        <w:rPr>
          <w:rStyle w:val="Refdecomentario"/>
          <w:sz w:val="20"/>
          <w:szCs w:val="20"/>
          <w:lang w:val="es-CO"/>
        </w:rPr>
        <w:commentReference w:id="196"/>
      </w:r>
      <w:r w:rsidR="00006692" w:rsidRPr="00006692">
        <w:rPr>
          <w:sz w:val="20"/>
          <w:szCs w:val="20"/>
          <w:lang w:val="es-CO"/>
        </w:rPr>
        <w:t>Ejecución de Evals y Quality Gates sobre agentes y componentes de IA, con métricas, umbrales mínimos de aceptación, responsables de validación y evidencias requeridas para su promoción entre ambientes.</w:t>
      </w:r>
    </w:p>
    <w:p w14:paraId="2BCFBBDE" w14:textId="4D04F232" w:rsidR="00236532" w:rsidRPr="00412A1F" w:rsidRDefault="009C0B53" w:rsidP="00AB2F00">
      <w:pPr>
        <w:numPr>
          <w:ilvl w:val="0"/>
          <w:numId w:val="46"/>
        </w:numPr>
        <w:tabs>
          <w:tab w:val="clear" w:pos="720"/>
          <w:tab w:val="num" w:pos="1440"/>
        </w:tabs>
        <w:spacing w:after="0"/>
        <w:jc w:val="both"/>
        <w:rPr>
          <w:sz w:val="20"/>
          <w:szCs w:val="20"/>
          <w:lang w:val="es-CO"/>
        </w:rPr>
      </w:pPr>
      <w:commentRangeStart w:id="197"/>
      <w:commentRangeStart w:id="198"/>
      <w:commentRangeStart w:id="199"/>
      <w:commentRangeStart w:id="200"/>
      <w:r w:rsidRPr="00412A1F">
        <w:rPr>
          <w:sz w:val="20"/>
          <w:szCs w:val="20"/>
          <w:lang w:val="es-CO"/>
        </w:rPr>
        <w:t>Definición de controles y guardrails</w:t>
      </w:r>
      <w:commentRangeEnd w:id="197"/>
      <w:r w:rsidR="00ED4E70">
        <w:rPr>
          <w:rStyle w:val="Refdecomentario"/>
          <w:sz w:val="20"/>
          <w:szCs w:val="20"/>
          <w:lang w:val="es-CO"/>
        </w:rPr>
        <w:commentReference w:id="197"/>
      </w:r>
      <w:commentRangeEnd w:id="198"/>
      <w:r>
        <w:rPr>
          <w:rStyle w:val="Refdecomentario"/>
          <w:sz w:val="20"/>
          <w:szCs w:val="20"/>
          <w:lang w:val="es-CO"/>
        </w:rPr>
        <w:commentReference w:id="198"/>
      </w:r>
      <w:commentRangeEnd w:id="199"/>
      <w:r>
        <w:rPr>
          <w:rStyle w:val="Refdecomentario"/>
          <w:sz w:val="20"/>
          <w:szCs w:val="20"/>
          <w:lang w:val="es-CO"/>
        </w:rPr>
        <w:commentReference w:id="199"/>
      </w:r>
      <w:commentRangeEnd w:id="200"/>
      <w:r>
        <w:rPr>
          <w:rStyle w:val="Refdecomentario"/>
          <w:sz w:val="20"/>
          <w:szCs w:val="20"/>
          <w:lang w:val="es-CO"/>
        </w:rPr>
        <w:commentReference w:id="200"/>
      </w:r>
      <w:r w:rsidR="005721D5">
        <w:rPr>
          <w:sz w:val="20"/>
          <w:szCs w:val="20"/>
          <w:lang w:val="es-CO"/>
        </w:rPr>
        <w:t>, c</w:t>
      </w:r>
      <w:r w:rsidR="005721D5" w:rsidRPr="005721D5">
        <w:rPr>
          <w:sz w:val="20"/>
          <w:szCs w:val="20"/>
          <w:lang w:val="es-CO"/>
        </w:rPr>
        <w:t>ontemplando como mínimo protección frente a prompt injection y manipulación de instrucciones, detección y tratamiento de datos sensibles (PII/DLP), validación de entradas y salidas, control de acceso</w:t>
      </w:r>
      <w:r w:rsidR="005721D5">
        <w:rPr>
          <w:sz w:val="20"/>
          <w:szCs w:val="20"/>
          <w:lang w:val="es-CO"/>
        </w:rPr>
        <w:t>.</w:t>
      </w:r>
    </w:p>
    <w:p w14:paraId="65499AF4" w14:textId="2FA03479" w:rsidR="00F1148A" w:rsidRPr="00412A1F" w:rsidRDefault="00F1148A" w:rsidP="00AB2F00">
      <w:pPr>
        <w:numPr>
          <w:ilvl w:val="0"/>
          <w:numId w:val="46"/>
        </w:numPr>
        <w:tabs>
          <w:tab w:val="clear" w:pos="720"/>
          <w:tab w:val="num" w:pos="1440"/>
        </w:tabs>
        <w:spacing w:after="0"/>
        <w:jc w:val="both"/>
        <w:rPr>
          <w:sz w:val="20"/>
          <w:szCs w:val="20"/>
          <w:lang w:val="es-CO"/>
        </w:rPr>
      </w:pPr>
      <w:r w:rsidRPr="00F1148A">
        <w:rPr>
          <w:sz w:val="20"/>
          <w:szCs w:val="20"/>
          <w:lang w:val="es-CO"/>
        </w:rPr>
        <w:t>Human-in-the-Loop para acciones de alto impacto, de forma que los agentes no ejecuten de manera autónoma decisiones o acciones que puedan generar impacto clínico, operacional, financiero, regulatorio o sobre derechos de las personas sin la validación o aprobación humana requerida.</w:t>
      </w:r>
    </w:p>
    <w:p w14:paraId="5B670219" w14:textId="34368C46" w:rsidR="00236532" w:rsidRPr="00412A1F" w:rsidRDefault="009C0B53" w:rsidP="00AB2F00">
      <w:pPr>
        <w:numPr>
          <w:ilvl w:val="0"/>
          <w:numId w:val="46"/>
        </w:numPr>
        <w:tabs>
          <w:tab w:val="clear" w:pos="720"/>
          <w:tab w:val="num" w:pos="1440"/>
        </w:tabs>
        <w:spacing w:after="0"/>
        <w:jc w:val="both"/>
        <w:rPr>
          <w:sz w:val="20"/>
          <w:szCs w:val="20"/>
          <w:lang w:val="es-CO"/>
        </w:rPr>
      </w:pPr>
      <w:r w:rsidRPr="00412A1F">
        <w:rPr>
          <w:sz w:val="20"/>
          <w:szCs w:val="20"/>
          <w:lang w:val="es-CO"/>
        </w:rPr>
        <w:t xml:space="preserve">Integración con las capacidades de observabilidad. </w:t>
      </w:r>
    </w:p>
    <w:p w14:paraId="4C035A16" w14:textId="40C0C237" w:rsidR="4EF0E130" w:rsidRDefault="4EF0E130" w:rsidP="00AB2F00">
      <w:pPr>
        <w:numPr>
          <w:ilvl w:val="0"/>
          <w:numId w:val="46"/>
        </w:numPr>
        <w:tabs>
          <w:tab w:val="clear" w:pos="720"/>
          <w:tab w:val="num" w:pos="1440"/>
        </w:tabs>
        <w:spacing w:after="0"/>
        <w:jc w:val="both"/>
        <w:rPr>
          <w:sz w:val="20"/>
          <w:szCs w:val="20"/>
          <w:lang w:val="es-CO"/>
        </w:rPr>
      </w:pPr>
      <w:r w:rsidRPr="768A3575">
        <w:rPr>
          <w:sz w:val="20"/>
          <w:szCs w:val="20"/>
          <w:lang w:val="es-CO"/>
        </w:rPr>
        <w:t xml:space="preserve">Definición y uso de MCP para la </w:t>
      </w:r>
      <w:r w:rsidRPr="32D02566">
        <w:rPr>
          <w:sz w:val="20"/>
          <w:szCs w:val="20"/>
          <w:lang w:val="es-CO"/>
        </w:rPr>
        <w:t xml:space="preserve">integración son sistemas externos. </w:t>
      </w:r>
      <w:r w:rsidRPr="35176E28">
        <w:rPr>
          <w:sz w:val="20"/>
          <w:szCs w:val="20"/>
          <w:lang w:val="es-CO"/>
        </w:rPr>
        <w:t>Estos MCP servers deben exponerse de acuerdo con las definiciones de SURA en cuento al gobierno de tools para agentes de IA.</w:t>
      </w:r>
    </w:p>
    <w:p w14:paraId="1C148236" w14:textId="77777777" w:rsidR="00E54289" w:rsidRDefault="00E54289" w:rsidP="00E54289">
      <w:pPr>
        <w:spacing w:after="0"/>
        <w:ind w:left="720"/>
        <w:jc w:val="both"/>
        <w:rPr>
          <w:sz w:val="20"/>
          <w:szCs w:val="20"/>
          <w:lang w:val="es-CO"/>
        </w:rPr>
      </w:pPr>
    </w:p>
    <w:p w14:paraId="19C859BE" w14:textId="58BE52F6" w:rsidR="00236532" w:rsidRPr="00412A1F" w:rsidRDefault="009C0B53" w:rsidP="001944A1">
      <w:pPr>
        <w:pStyle w:val="Ttulo3"/>
        <w:rPr>
          <w:rFonts w:ascii="Aptos" w:hAnsi="Aptos"/>
          <w:sz w:val="20"/>
          <w:szCs w:val="20"/>
          <w:lang w:val="es-CO"/>
        </w:rPr>
      </w:pPr>
      <w:bookmarkStart w:id="201" w:name="_Toc240576075"/>
      <w:r w:rsidRPr="00412A1F">
        <w:rPr>
          <w:rFonts w:ascii="Aptos" w:hAnsi="Aptos"/>
          <w:sz w:val="20"/>
          <w:szCs w:val="20"/>
          <w:lang w:val="es-CO"/>
        </w:rPr>
        <w:t>Panel de Administración de Federación v1</w:t>
      </w:r>
      <w:bookmarkEnd w:id="201"/>
    </w:p>
    <w:p w14:paraId="2CE77269" w14:textId="77777777" w:rsidR="001944A1" w:rsidRPr="00412A1F" w:rsidRDefault="001944A1" w:rsidP="001944A1">
      <w:pPr>
        <w:rPr>
          <w:sz w:val="20"/>
          <w:szCs w:val="20"/>
          <w:lang w:val="es-CO"/>
        </w:rPr>
      </w:pPr>
    </w:p>
    <w:p w14:paraId="36278DA3" w14:textId="2BB02E7A" w:rsidR="00236532" w:rsidRPr="00412A1F" w:rsidRDefault="009C0B53" w:rsidP="00C349BF">
      <w:pPr>
        <w:spacing w:after="0"/>
        <w:ind w:left="360"/>
        <w:jc w:val="both"/>
        <w:rPr>
          <w:b/>
          <w:sz w:val="20"/>
          <w:szCs w:val="20"/>
          <w:lang w:val="es-CO"/>
        </w:rPr>
      </w:pPr>
      <w:commentRangeStart w:id="202"/>
      <w:commentRangeStart w:id="203"/>
      <w:r w:rsidRPr="00412A1F">
        <w:rPr>
          <w:sz w:val="20"/>
          <w:szCs w:val="20"/>
          <w:lang w:val="es-CO"/>
        </w:rPr>
        <w:t>Diseñar e implementar una primera versión de las capacidades administrativas requeridas para gestionar el ecosistema federado de AlejandrIA</w:t>
      </w:r>
      <w:commentRangeEnd w:id="202"/>
      <w:r w:rsidR="00E83546" w:rsidRPr="00412A1F">
        <w:rPr>
          <w:rStyle w:val="Refdecomentario"/>
          <w:sz w:val="20"/>
          <w:szCs w:val="20"/>
          <w:lang w:val="es-CO"/>
        </w:rPr>
        <w:commentReference w:id="202"/>
      </w:r>
      <w:commentRangeEnd w:id="203"/>
      <w:r w:rsidRPr="00412A1F">
        <w:rPr>
          <w:rStyle w:val="Refdecomentario"/>
          <w:sz w:val="20"/>
          <w:szCs w:val="20"/>
          <w:lang w:val="es-CO"/>
        </w:rPr>
        <w:commentReference w:id="203"/>
      </w:r>
      <w:r w:rsidRPr="00412A1F">
        <w:rPr>
          <w:sz w:val="20"/>
          <w:szCs w:val="20"/>
          <w:lang w:val="es-CO"/>
        </w:rPr>
        <w:t>.</w:t>
      </w:r>
    </w:p>
    <w:p w14:paraId="52A9CAF5" w14:textId="77777777" w:rsidR="005C41A7" w:rsidRPr="00412A1F" w:rsidRDefault="005C41A7" w:rsidP="00C349BF">
      <w:pPr>
        <w:spacing w:after="0"/>
        <w:ind w:left="360"/>
        <w:jc w:val="both"/>
        <w:rPr>
          <w:b/>
          <w:bCs/>
          <w:sz w:val="20"/>
          <w:szCs w:val="20"/>
          <w:lang w:val="es-CO"/>
        </w:rPr>
      </w:pPr>
    </w:p>
    <w:p w14:paraId="26718839" w14:textId="77777777" w:rsidR="00236532" w:rsidRPr="00412A1F" w:rsidRDefault="009C0B53" w:rsidP="00C349BF">
      <w:pPr>
        <w:spacing w:after="0"/>
        <w:ind w:left="360"/>
        <w:jc w:val="both"/>
        <w:rPr>
          <w:b/>
          <w:sz w:val="20"/>
          <w:szCs w:val="20"/>
          <w:lang w:val="es-CO"/>
        </w:rPr>
      </w:pPr>
      <w:r w:rsidRPr="00412A1F">
        <w:rPr>
          <w:sz w:val="20"/>
          <w:szCs w:val="20"/>
          <w:lang w:val="es-CO"/>
        </w:rPr>
        <w:t>Este frente comprende:</w:t>
      </w:r>
    </w:p>
    <w:p w14:paraId="5D77D220" w14:textId="20F3B804" w:rsidR="00236532" w:rsidRPr="00412A1F" w:rsidRDefault="009C0B53" w:rsidP="00AB2F00">
      <w:pPr>
        <w:numPr>
          <w:ilvl w:val="0"/>
          <w:numId w:val="47"/>
        </w:numPr>
        <w:tabs>
          <w:tab w:val="clear" w:pos="720"/>
          <w:tab w:val="num" w:pos="1440"/>
        </w:tabs>
        <w:spacing w:after="0"/>
        <w:jc w:val="both"/>
        <w:rPr>
          <w:sz w:val="20"/>
          <w:szCs w:val="20"/>
          <w:lang w:val="es-CO"/>
        </w:rPr>
      </w:pPr>
      <w:commentRangeStart w:id="204"/>
      <w:commentRangeStart w:id="205"/>
      <w:commentRangeStart w:id="206"/>
      <w:commentRangeStart w:id="207"/>
      <w:r w:rsidRPr="00412A1F">
        <w:rPr>
          <w:sz w:val="20"/>
          <w:szCs w:val="20"/>
          <w:lang w:val="es-CO"/>
        </w:rPr>
        <w:t xml:space="preserve">Configuración de Data Partners. </w:t>
      </w:r>
      <w:commentRangeEnd w:id="204"/>
      <w:r w:rsidR="0088443F" w:rsidRPr="00412A1F">
        <w:rPr>
          <w:rStyle w:val="Refdecomentario"/>
          <w:sz w:val="20"/>
          <w:szCs w:val="20"/>
          <w:lang w:val="es-CO"/>
        </w:rPr>
        <w:commentReference w:id="204"/>
      </w:r>
      <w:commentRangeEnd w:id="205"/>
      <w:r w:rsidRPr="00412A1F">
        <w:rPr>
          <w:rStyle w:val="Refdecomentario"/>
          <w:sz w:val="20"/>
          <w:szCs w:val="20"/>
          <w:lang w:val="es-CO"/>
        </w:rPr>
        <w:commentReference w:id="205"/>
      </w:r>
      <w:commentRangeEnd w:id="206"/>
      <w:r w:rsidRPr="00412A1F">
        <w:rPr>
          <w:rStyle w:val="Refdecomentario"/>
          <w:sz w:val="20"/>
          <w:szCs w:val="20"/>
          <w:lang w:val="es-CO"/>
        </w:rPr>
        <w:commentReference w:id="206"/>
      </w:r>
      <w:commentRangeEnd w:id="207"/>
      <w:r w:rsidRPr="00412A1F">
        <w:rPr>
          <w:rStyle w:val="Refdecomentario"/>
          <w:sz w:val="20"/>
          <w:szCs w:val="20"/>
          <w:lang w:val="es-CO"/>
        </w:rPr>
        <w:commentReference w:id="207"/>
      </w:r>
    </w:p>
    <w:p w14:paraId="16151A8D" w14:textId="61B37EC9" w:rsidR="00236532" w:rsidRPr="00412A1F" w:rsidRDefault="009C0B53" w:rsidP="00AB2F00">
      <w:pPr>
        <w:numPr>
          <w:ilvl w:val="0"/>
          <w:numId w:val="47"/>
        </w:numPr>
        <w:tabs>
          <w:tab w:val="clear" w:pos="720"/>
          <w:tab w:val="num" w:pos="1440"/>
        </w:tabs>
        <w:spacing w:after="0"/>
        <w:jc w:val="both"/>
        <w:rPr>
          <w:sz w:val="20"/>
          <w:szCs w:val="20"/>
          <w:lang w:val="es-CO"/>
        </w:rPr>
      </w:pPr>
      <w:r w:rsidRPr="00412A1F">
        <w:rPr>
          <w:sz w:val="20"/>
          <w:szCs w:val="20"/>
          <w:lang w:val="es-CO"/>
        </w:rPr>
        <w:t xml:space="preserve">Registro de productos disponibles. </w:t>
      </w:r>
    </w:p>
    <w:p w14:paraId="42A85ADB" w14:textId="77777777" w:rsidR="00236532" w:rsidRPr="00412A1F" w:rsidRDefault="009C0B53" w:rsidP="00AB2F00">
      <w:pPr>
        <w:numPr>
          <w:ilvl w:val="0"/>
          <w:numId w:val="47"/>
        </w:numPr>
        <w:tabs>
          <w:tab w:val="clear" w:pos="720"/>
          <w:tab w:val="num" w:pos="1440"/>
        </w:tabs>
        <w:spacing w:after="0"/>
        <w:jc w:val="both"/>
        <w:rPr>
          <w:sz w:val="20"/>
          <w:szCs w:val="20"/>
          <w:lang w:val="es-CO"/>
        </w:rPr>
      </w:pPr>
      <w:r w:rsidRPr="00412A1F">
        <w:rPr>
          <w:sz w:val="20"/>
          <w:szCs w:val="20"/>
          <w:lang w:val="es-CO"/>
        </w:rPr>
        <w:t xml:space="preserve">Gestión funcional de usuarios y perfiles. </w:t>
      </w:r>
    </w:p>
    <w:p w14:paraId="4FB24FE9" w14:textId="77777777" w:rsidR="00236532" w:rsidRPr="00412A1F" w:rsidRDefault="009C0B53" w:rsidP="00AB2F00">
      <w:pPr>
        <w:numPr>
          <w:ilvl w:val="0"/>
          <w:numId w:val="47"/>
        </w:numPr>
        <w:tabs>
          <w:tab w:val="clear" w:pos="720"/>
          <w:tab w:val="num" w:pos="1440"/>
        </w:tabs>
        <w:spacing w:after="0"/>
        <w:jc w:val="both"/>
        <w:rPr>
          <w:sz w:val="20"/>
          <w:szCs w:val="20"/>
          <w:lang w:val="es-CO"/>
        </w:rPr>
      </w:pPr>
      <w:r w:rsidRPr="00412A1F">
        <w:rPr>
          <w:sz w:val="20"/>
          <w:szCs w:val="20"/>
          <w:lang w:val="es-CO"/>
        </w:rPr>
        <w:t xml:space="preserve">Configuración de permisos. </w:t>
      </w:r>
    </w:p>
    <w:p w14:paraId="19354C2D" w14:textId="5D5310A6" w:rsidR="005C41A7" w:rsidRPr="00412A1F" w:rsidRDefault="009C0B53" w:rsidP="00AB2F00">
      <w:pPr>
        <w:numPr>
          <w:ilvl w:val="0"/>
          <w:numId w:val="47"/>
        </w:numPr>
        <w:tabs>
          <w:tab w:val="clear" w:pos="720"/>
          <w:tab w:val="num" w:pos="1440"/>
        </w:tabs>
        <w:spacing w:after="0"/>
        <w:jc w:val="both"/>
        <w:rPr>
          <w:sz w:val="20"/>
          <w:szCs w:val="20"/>
          <w:lang w:val="es-CO"/>
        </w:rPr>
      </w:pPr>
      <w:r w:rsidRPr="00412A1F">
        <w:rPr>
          <w:sz w:val="20"/>
          <w:szCs w:val="20"/>
          <w:lang w:val="es-CO"/>
        </w:rPr>
        <w:t xml:space="preserve">Habilitación de productos por Data Partner. </w:t>
      </w:r>
    </w:p>
    <w:p w14:paraId="335FED34" w14:textId="77777777" w:rsidR="005C41A7" w:rsidRPr="00412A1F" w:rsidRDefault="005C41A7" w:rsidP="00C349BF">
      <w:pPr>
        <w:spacing w:after="0"/>
        <w:jc w:val="both"/>
        <w:rPr>
          <w:b/>
          <w:bCs/>
          <w:sz w:val="20"/>
          <w:szCs w:val="20"/>
          <w:lang w:val="es-CO"/>
        </w:rPr>
      </w:pPr>
    </w:p>
    <w:p w14:paraId="2387EB68" w14:textId="086D35CF" w:rsidR="00236532" w:rsidRPr="00412A1F" w:rsidRDefault="009C0B53" w:rsidP="001944A1">
      <w:pPr>
        <w:pStyle w:val="Ttulo3"/>
        <w:rPr>
          <w:rFonts w:ascii="Aptos" w:hAnsi="Aptos"/>
          <w:sz w:val="20"/>
          <w:szCs w:val="20"/>
          <w:lang w:val="es-CO"/>
        </w:rPr>
      </w:pPr>
      <w:bookmarkStart w:id="209" w:name="_Toc240576076"/>
      <w:commentRangeStart w:id="210"/>
      <w:commentRangeStart w:id="211"/>
      <w:commentRangeStart w:id="212"/>
      <w:commentRangeStart w:id="213"/>
      <w:commentRangeStart w:id="214"/>
      <w:commentRangeStart w:id="215"/>
      <w:commentRangeStart w:id="216"/>
      <w:r w:rsidRPr="00412A1F">
        <w:rPr>
          <w:rFonts w:ascii="Aptos" w:hAnsi="Aptos"/>
          <w:sz w:val="20"/>
          <w:szCs w:val="20"/>
          <w:lang w:val="es-CO"/>
        </w:rPr>
        <w:t>Gobierno, seguridad y control de acceso</w:t>
      </w:r>
      <w:bookmarkEnd w:id="209"/>
      <w:commentRangeEnd w:id="212"/>
      <w:r w:rsidR="00CB3388" w:rsidRPr="00412A1F">
        <w:rPr>
          <w:rStyle w:val="Refdecomentario"/>
          <w:rFonts w:ascii="Aptos" w:hAnsi="Aptos"/>
          <w:sz w:val="20"/>
          <w:szCs w:val="20"/>
          <w:lang w:val="es-CO"/>
        </w:rPr>
        <w:commentReference w:id="212"/>
      </w:r>
      <w:commentRangeEnd w:id="213"/>
      <w:r w:rsidRPr="00412A1F">
        <w:rPr>
          <w:rStyle w:val="Refdecomentario"/>
          <w:rFonts w:ascii="Aptos" w:hAnsi="Aptos"/>
          <w:sz w:val="20"/>
          <w:szCs w:val="20"/>
          <w:lang w:val="es-CO"/>
        </w:rPr>
        <w:commentReference w:id="213"/>
      </w:r>
      <w:commentRangeEnd w:id="214"/>
      <w:r w:rsidRPr="00412A1F">
        <w:rPr>
          <w:rStyle w:val="Refdecomentario"/>
          <w:rFonts w:ascii="Aptos" w:hAnsi="Aptos"/>
          <w:sz w:val="20"/>
          <w:szCs w:val="20"/>
          <w:lang w:val="es-CO"/>
        </w:rPr>
        <w:commentReference w:id="214"/>
      </w:r>
      <w:commentRangeEnd w:id="215"/>
      <w:r w:rsidRPr="00412A1F">
        <w:rPr>
          <w:rStyle w:val="Refdecomentario"/>
          <w:rFonts w:ascii="Aptos" w:hAnsi="Aptos"/>
          <w:sz w:val="20"/>
          <w:szCs w:val="20"/>
          <w:lang w:val="es-CO"/>
        </w:rPr>
        <w:commentReference w:id="215"/>
      </w:r>
      <w:commentRangeEnd w:id="216"/>
      <w:r w:rsidRPr="00412A1F">
        <w:rPr>
          <w:rStyle w:val="Refdecomentario"/>
          <w:rFonts w:ascii="Aptos" w:hAnsi="Aptos"/>
          <w:sz w:val="20"/>
          <w:szCs w:val="20"/>
          <w:lang w:val="es-CO"/>
        </w:rPr>
        <w:commentReference w:id="216"/>
      </w:r>
      <w:commentRangeEnd w:id="210"/>
      <w:r w:rsidR="00ED4E70" w:rsidRPr="00412A1F">
        <w:rPr>
          <w:rStyle w:val="Refdecomentario"/>
          <w:rFonts w:ascii="Aptos" w:hAnsi="Aptos"/>
          <w:sz w:val="20"/>
          <w:szCs w:val="20"/>
          <w:lang w:val="es-CO"/>
        </w:rPr>
        <w:commentReference w:id="210"/>
      </w:r>
      <w:commentRangeEnd w:id="211"/>
      <w:r w:rsidRPr="00412A1F">
        <w:rPr>
          <w:rStyle w:val="Refdecomentario"/>
          <w:rFonts w:ascii="Aptos" w:hAnsi="Aptos"/>
          <w:sz w:val="20"/>
          <w:szCs w:val="20"/>
          <w:lang w:val="es-CO"/>
        </w:rPr>
        <w:commentReference w:id="211"/>
      </w:r>
    </w:p>
    <w:p w14:paraId="3C381510" w14:textId="77777777" w:rsidR="001944A1" w:rsidRPr="00412A1F" w:rsidRDefault="001944A1" w:rsidP="001944A1">
      <w:pPr>
        <w:rPr>
          <w:sz w:val="20"/>
          <w:szCs w:val="20"/>
          <w:lang w:val="es-CO"/>
        </w:rPr>
      </w:pPr>
    </w:p>
    <w:p w14:paraId="14B07862" w14:textId="24D40C34" w:rsidR="005C41A7" w:rsidRDefault="009C0B53" w:rsidP="00C349BF">
      <w:pPr>
        <w:spacing w:after="0"/>
        <w:ind w:left="360"/>
        <w:jc w:val="both"/>
        <w:rPr>
          <w:sz w:val="20"/>
          <w:szCs w:val="20"/>
          <w:lang w:val="es-CO"/>
        </w:rPr>
      </w:pPr>
      <w:r w:rsidRPr="00412A1F">
        <w:rPr>
          <w:sz w:val="20"/>
          <w:szCs w:val="20"/>
          <w:lang w:val="es-CO"/>
        </w:rPr>
        <w:t xml:space="preserve">Incorporar </w:t>
      </w:r>
      <w:r w:rsidR="00611BE1" w:rsidRPr="00611BE1">
        <w:rPr>
          <w:sz w:val="20"/>
          <w:szCs w:val="20"/>
          <w:lang w:val="es-CO"/>
        </w:rPr>
        <w:t xml:space="preserve">e implementar </w:t>
      </w:r>
      <w:r w:rsidRPr="00412A1F">
        <w:rPr>
          <w:sz w:val="20"/>
          <w:szCs w:val="20"/>
          <w:lang w:val="es-CO"/>
        </w:rPr>
        <w:t xml:space="preserve">en los componentes desarrollados </w:t>
      </w:r>
      <w:r w:rsidR="00611BE1" w:rsidRPr="00611BE1">
        <w:rPr>
          <w:sz w:val="20"/>
          <w:szCs w:val="20"/>
          <w:lang w:val="es-CO"/>
        </w:rPr>
        <w:t xml:space="preserve">para AlejandrIA </w:t>
      </w:r>
      <w:r w:rsidRPr="00412A1F">
        <w:rPr>
          <w:sz w:val="20"/>
          <w:szCs w:val="20"/>
          <w:lang w:val="es-CO"/>
        </w:rPr>
        <w:t xml:space="preserve">los mecanismos necesarios para </w:t>
      </w:r>
      <w:r w:rsidR="00611BE1" w:rsidRPr="00611BE1">
        <w:rPr>
          <w:sz w:val="20"/>
          <w:szCs w:val="20"/>
          <w:lang w:val="es-CO"/>
        </w:rPr>
        <w:t>operacionalizar</w:t>
      </w:r>
      <w:r w:rsidRPr="00412A1F">
        <w:rPr>
          <w:sz w:val="20"/>
          <w:szCs w:val="20"/>
          <w:lang w:val="es-CO"/>
        </w:rPr>
        <w:t xml:space="preserve"> los lineamientos </w:t>
      </w:r>
      <w:r w:rsidR="00611BE1" w:rsidRPr="00611BE1">
        <w:rPr>
          <w:sz w:val="20"/>
          <w:szCs w:val="20"/>
          <w:lang w:val="es-CO"/>
        </w:rPr>
        <w:t xml:space="preserve">definidos por el Modelo de Gobierno de Datos, </w:t>
      </w:r>
      <w:r w:rsidR="00611BE1" w:rsidRPr="00611BE1">
        <w:rPr>
          <w:sz w:val="20"/>
          <w:szCs w:val="20"/>
          <w:lang w:val="es-CO"/>
        </w:rPr>
        <w:lastRenderedPageBreak/>
        <w:t>Analítica e IA, incluyendo</w:t>
      </w:r>
      <w:r w:rsidRPr="00412A1F">
        <w:rPr>
          <w:sz w:val="20"/>
          <w:szCs w:val="20"/>
          <w:lang w:val="es-CO"/>
        </w:rPr>
        <w:t xml:space="preserve"> </w:t>
      </w:r>
      <w:r w:rsidRPr="00611BE1">
        <w:rPr>
          <w:sz w:val="20"/>
          <w:szCs w:val="20"/>
          <w:lang w:val="es-CO"/>
        </w:rPr>
        <w:t>gobierno, seguridad, privacidad, identidad</w:t>
      </w:r>
      <w:r w:rsidR="00611BE1" w:rsidRPr="00611BE1">
        <w:rPr>
          <w:sz w:val="20"/>
          <w:szCs w:val="20"/>
          <w:lang w:val="es-CO"/>
        </w:rPr>
        <w:t>,</w:t>
      </w:r>
      <w:r w:rsidRPr="00611BE1">
        <w:rPr>
          <w:sz w:val="20"/>
          <w:szCs w:val="20"/>
          <w:lang w:val="es-CO"/>
        </w:rPr>
        <w:t xml:space="preserve"> control de acceso</w:t>
      </w:r>
      <w:r w:rsidR="00611BE1" w:rsidRPr="00611BE1">
        <w:rPr>
          <w:sz w:val="20"/>
          <w:szCs w:val="20"/>
          <w:lang w:val="es-CO"/>
        </w:rPr>
        <w:t>, trazabilidad y uso responsable de Inteligencia Artificial.</w:t>
      </w:r>
    </w:p>
    <w:p w14:paraId="1F66F380" w14:textId="6D893A96" w:rsidR="00611BE1" w:rsidRPr="00612D48" w:rsidRDefault="00612D48" w:rsidP="00C349BF">
      <w:pPr>
        <w:spacing w:after="0"/>
        <w:ind w:left="360"/>
        <w:jc w:val="both"/>
        <w:rPr>
          <w:sz w:val="20"/>
          <w:szCs w:val="20"/>
          <w:lang w:val="es-CO"/>
        </w:rPr>
      </w:pPr>
      <w:r w:rsidRPr="00612D48">
        <w:rPr>
          <w:sz w:val="20"/>
          <w:szCs w:val="20"/>
          <w:lang w:val="es-CO"/>
        </w:rPr>
        <w:t xml:space="preserve">Este frente corresponde a la implementación de los controles de gobierno aplicables al MVP y no a la definición integral del modelo corporativo de gobierno. Para datos se tomarán como referencia los lineamientos de MAGI </w:t>
      </w:r>
      <w:r w:rsidR="00002B1E">
        <w:rPr>
          <w:sz w:val="20"/>
          <w:szCs w:val="20"/>
          <w:lang w:val="es-CO"/>
        </w:rPr>
        <w:t>V2.0</w:t>
      </w:r>
      <w:r w:rsidRPr="00612D48">
        <w:rPr>
          <w:sz w:val="20"/>
          <w:szCs w:val="20"/>
          <w:lang w:val="es-CO"/>
        </w:rPr>
        <w:t xml:space="preserve"> y, para las capacidades de Inteligencia Artificial, las directrices corporativas de IA Responsable, el modelo AI First, la matriz de riesgos de IA y las instancias de gobierno/comités definidos por SURA.</w:t>
      </w:r>
    </w:p>
    <w:p w14:paraId="4CB90BAE" w14:textId="77777777" w:rsidR="00C338A5" w:rsidRDefault="00C338A5" w:rsidP="00C349BF">
      <w:pPr>
        <w:spacing w:after="0"/>
        <w:ind w:left="360"/>
        <w:jc w:val="both"/>
        <w:rPr>
          <w:sz w:val="20"/>
          <w:szCs w:val="20"/>
          <w:lang w:val="es-CO"/>
        </w:rPr>
      </w:pPr>
    </w:p>
    <w:p w14:paraId="51DD1CF5" w14:textId="4A8F0980" w:rsidR="00C338A5" w:rsidRPr="00A85068" w:rsidRDefault="00C338A5" w:rsidP="00C349BF">
      <w:pPr>
        <w:spacing w:after="0"/>
        <w:ind w:left="360"/>
        <w:jc w:val="both"/>
        <w:rPr>
          <w:sz w:val="20"/>
          <w:szCs w:val="20"/>
          <w:lang w:val="es-CO"/>
        </w:rPr>
      </w:pPr>
      <w:r w:rsidRPr="00A85068">
        <w:rPr>
          <w:sz w:val="20"/>
          <w:szCs w:val="20"/>
          <w:lang w:val="es-CO"/>
        </w:rPr>
        <w:t>La implementación garantizará el cumplimiento de las normatividad y lineamientos que sean entregados por SURA.</w:t>
      </w:r>
    </w:p>
    <w:p w14:paraId="6BB26ADB" w14:textId="77777777" w:rsidR="00612D48" w:rsidRPr="00412A1F" w:rsidRDefault="00612D48" w:rsidP="00C349BF">
      <w:pPr>
        <w:spacing w:after="0"/>
        <w:ind w:left="360"/>
        <w:jc w:val="both"/>
        <w:rPr>
          <w:b/>
          <w:bCs/>
          <w:sz w:val="20"/>
          <w:szCs w:val="20"/>
          <w:lang w:val="es-CO"/>
        </w:rPr>
      </w:pPr>
    </w:p>
    <w:p w14:paraId="3D29FDF7" w14:textId="77777777" w:rsidR="00236532" w:rsidRPr="00412A1F" w:rsidRDefault="009C0B53" w:rsidP="00C349BF">
      <w:pPr>
        <w:spacing w:after="0"/>
        <w:ind w:left="360"/>
        <w:jc w:val="both"/>
        <w:rPr>
          <w:b/>
          <w:sz w:val="20"/>
          <w:szCs w:val="20"/>
          <w:lang w:val="es-CO"/>
        </w:rPr>
      </w:pPr>
      <w:r w:rsidRPr="00412A1F">
        <w:rPr>
          <w:sz w:val="20"/>
          <w:szCs w:val="20"/>
          <w:lang w:val="es-CO"/>
        </w:rPr>
        <w:t>Este frente comprende:</w:t>
      </w:r>
    </w:p>
    <w:p w14:paraId="0F00B9E9" w14:textId="037716FA" w:rsidR="00236532" w:rsidRPr="00412A1F" w:rsidRDefault="009C0B53" w:rsidP="00AB2F00">
      <w:pPr>
        <w:numPr>
          <w:ilvl w:val="0"/>
          <w:numId w:val="48"/>
        </w:numPr>
        <w:tabs>
          <w:tab w:val="clear" w:pos="720"/>
          <w:tab w:val="num" w:pos="1440"/>
        </w:tabs>
        <w:spacing w:after="0"/>
        <w:jc w:val="both"/>
        <w:rPr>
          <w:sz w:val="20"/>
          <w:szCs w:val="20"/>
          <w:lang w:val="es-CO"/>
        </w:rPr>
      </w:pPr>
      <w:r w:rsidRPr="00412A1F">
        <w:rPr>
          <w:sz w:val="20"/>
          <w:szCs w:val="20"/>
          <w:lang w:val="es-CO"/>
        </w:rPr>
        <w:t xml:space="preserve">Gobierno de productos de datos. </w:t>
      </w:r>
    </w:p>
    <w:p w14:paraId="29E8D692" w14:textId="77777777" w:rsidR="00236532" w:rsidRPr="00412A1F" w:rsidRDefault="009C0B53" w:rsidP="00AB2F00">
      <w:pPr>
        <w:numPr>
          <w:ilvl w:val="0"/>
          <w:numId w:val="48"/>
        </w:numPr>
        <w:tabs>
          <w:tab w:val="clear" w:pos="720"/>
          <w:tab w:val="num" w:pos="1440"/>
        </w:tabs>
        <w:spacing w:after="0"/>
        <w:jc w:val="both"/>
        <w:rPr>
          <w:sz w:val="20"/>
          <w:szCs w:val="20"/>
          <w:lang w:val="es-CO"/>
        </w:rPr>
      </w:pPr>
      <w:r w:rsidRPr="00412A1F">
        <w:rPr>
          <w:sz w:val="20"/>
          <w:szCs w:val="20"/>
          <w:lang w:val="es-CO"/>
        </w:rPr>
        <w:t xml:space="preserve">Gobierno de modelos analíticos. </w:t>
      </w:r>
    </w:p>
    <w:p w14:paraId="647C57FC" w14:textId="54A7BB03" w:rsidR="00236532" w:rsidRPr="00412A1F" w:rsidRDefault="009C0B53" w:rsidP="00AB2F00">
      <w:pPr>
        <w:numPr>
          <w:ilvl w:val="0"/>
          <w:numId w:val="48"/>
        </w:numPr>
        <w:tabs>
          <w:tab w:val="clear" w:pos="720"/>
          <w:tab w:val="num" w:pos="1440"/>
        </w:tabs>
        <w:spacing w:after="0"/>
        <w:jc w:val="both"/>
        <w:rPr>
          <w:sz w:val="20"/>
          <w:szCs w:val="20"/>
          <w:lang w:val="es-CO"/>
        </w:rPr>
      </w:pPr>
      <w:r w:rsidRPr="00412A1F">
        <w:rPr>
          <w:sz w:val="20"/>
          <w:szCs w:val="20"/>
          <w:lang w:val="es-CO"/>
        </w:rPr>
        <w:t>Gobierno de agentes y activos de IA</w:t>
      </w:r>
      <w:r w:rsidR="00A925DB">
        <w:rPr>
          <w:sz w:val="20"/>
          <w:szCs w:val="20"/>
          <w:lang w:val="es-CO"/>
        </w:rPr>
        <w:t xml:space="preserve"> tomando como base </w:t>
      </w:r>
      <w:r w:rsidR="007E74B7">
        <w:rPr>
          <w:sz w:val="20"/>
          <w:szCs w:val="20"/>
          <w:lang w:val="es-CO"/>
        </w:rPr>
        <w:t>AI First.</w:t>
      </w:r>
    </w:p>
    <w:p w14:paraId="11483A30" w14:textId="77777777" w:rsidR="00236532" w:rsidRPr="00412A1F" w:rsidRDefault="009C0B53" w:rsidP="00AB2F00">
      <w:pPr>
        <w:numPr>
          <w:ilvl w:val="0"/>
          <w:numId w:val="48"/>
        </w:numPr>
        <w:tabs>
          <w:tab w:val="clear" w:pos="720"/>
          <w:tab w:val="num" w:pos="1440"/>
        </w:tabs>
        <w:spacing w:after="0"/>
        <w:jc w:val="both"/>
        <w:rPr>
          <w:sz w:val="20"/>
          <w:szCs w:val="20"/>
          <w:lang w:val="es-CO"/>
        </w:rPr>
      </w:pPr>
      <w:r w:rsidRPr="00412A1F">
        <w:rPr>
          <w:sz w:val="20"/>
          <w:szCs w:val="20"/>
          <w:lang w:val="es-CO"/>
        </w:rPr>
        <w:t xml:space="preserve">Gobierno de activos semánticos. </w:t>
      </w:r>
    </w:p>
    <w:p w14:paraId="1AECFC89" w14:textId="0AB9156B" w:rsidR="00236532" w:rsidRPr="00412A1F" w:rsidRDefault="009C0B53" w:rsidP="00AB2F00">
      <w:pPr>
        <w:numPr>
          <w:ilvl w:val="0"/>
          <w:numId w:val="48"/>
        </w:numPr>
        <w:tabs>
          <w:tab w:val="clear" w:pos="720"/>
          <w:tab w:val="num" w:pos="1440"/>
        </w:tabs>
        <w:spacing w:after="0"/>
        <w:jc w:val="both"/>
        <w:rPr>
          <w:sz w:val="20"/>
          <w:szCs w:val="20"/>
          <w:lang w:val="es-CO"/>
        </w:rPr>
      </w:pPr>
      <w:r w:rsidRPr="00412A1F">
        <w:rPr>
          <w:sz w:val="20"/>
          <w:szCs w:val="20"/>
          <w:lang w:val="es-CO"/>
        </w:rPr>
        <w:t xml:space="preserve">Metadatos y linaje. </w:t>
      </w:r>
    </w:p>
    <w:p w14:paraId="10A0D6FC" w14:textId="77777777" w:rsidR="00236532" w:rsidRPr="00412A1F" w:rsidRDefault="009C0B53" w:rsidP="00AB2F00">
      <w:pPr>
        <w:numPr>
          <w:ilvl w:val="0"/>
          <w:numId w:val="48"/>
        </w:numPr>
        <w:tabs>
          <w:tab w:val="clear" w:pos="720"/>
          <w:tab w:val="num" w:pos="1440"/>
        </w:tabs>
        <w:spacing w:after="0"/>
        <w:jc w:val="both"/>
        <w:rPr>
          <w:sz w:val="20"/>
          <w:szCs w:val="20"/>
          <w:lang w:val="es-CO"/>
        </w:rPr>
      </w:pPr>
      <w:r w:rsidRPr="00412A1F">
        <w:rPr>
          <w:sz w:val="20"/>
          <w:szCs w:val="20"/>
          <w:lang w:val="es-CO"/>
        </w:rPr>
        <w:t xml:space="preserve">Ownership de activos. </w:t>
      </w:r>
    </w:p>
    <w:p w14:paraId="05643267" w14:textId="79775DDE" w:rsidR="00236532" w:rsidRPr="00412A1F" w:rsidRDefault="009C0B53" w:rsidP="00AB2F00">
      <w:pPr>
        <w:numPr>
          <w:ilvl w:val="0"/>
          <w:numId w:val="48"/>
        </w:numPr>
        <w:tabs>
          <w:tab w:val="clear" w:pos="720"/>
          <w:tab w:val="num" w:pos="1440"/>
        </w:tabs>
        <w:spacing w:after="0"/>
        <w:jc w:val="both"/>
        <w:rPr>
          <w:sz w:val="20"/>
          <w:szCs w:val="20"/>
          <w:lang w:val="es-CO"/>
        </w:rPr>
      </w:pPr>
      <w:r w:rsidRPr="00412A1F">
        <w:rPr>
          <w:sz w:val="20"/>
          <w:szCs w:val="20"/>
          <w:lang w:val="es-CO"/>
        </w:rPr>
        <w:t xml:space="preserve">Integración con identidad corporativa. </w:t>
      </w:r>
    </w:p>
    <w:p w14:paraId="6FEE5D60" w14:textId="77777777" w:rsidR="00236532" w:rsidRPr="00412A1F" w:rsidRDefault="009C0B53" w:rsidP="00AB2F00">
      <w:pPr>
        <w:numPr>
          <w:ilvl w:val="0"/>
          <w:numId w:val="48"/>
        </w:numPr>
        <w:tabs>
          <w:tab w:val="clear" w:pos="720"/>
          <w:tab w:val="num" w:pos="1440"/>
        </w:tabs>
        <w:spacing w:after="0"/>
        <w:jc w:val="both"/>
        <w:rPr>
          <w:sz w:val="20"/>
          <w:szCs w:val="20"/>
          <w:lang w:val="es-CO"/>
        </w:rPr>
      </w:pPr>
      <w:r w:rsidRPr="00412A1F">
        <w:rPr>
          <w:sz w:val="20"/>
          <w:szCs w:val="20"/>
          <w:lang w:val="es-CO"/>
        </w:rPr>
        <w:t xml:space="preserve">Aplicación de roles y perfiles. </w:t>
      </w:r>
    </w:p>
    <w:p w14:paraId="2681226A" w14:textId="73591019" w:rsidR="00236532" w:rsidRPr="00412A1F" w:rsidRDefault="009C0B53" w:rsidP="00AB2F00">
      <w:pPr>
        <w:numPr>
          <w:ilvl w:val="0"/>
          <w:numId w:val="48"/>
        </w:numPr>
        <w:tabs>
          <w:tab w:val="clear" w:pos="720"/>
          <w:tab w:val="num" w:pos="1440"/>
        </w:tabs>
        <w:spacing w:after="0"/>
        <w:jc w:val="both"/>
        <w:rPr>
          <w:sz w:val="20"/>
          <w:szCs w:val="20"/>
          <w:lang w:val="es-CO"/>
        </w:rPr>
      </w:pPr>
      <w:r w:rsidRPr="00412A1F">
        <w:rPr>
          <w:sz w:val="20"/>
          <w:szCs w:val="20"/>
          <w:lang w:val="es-CO"/>
        </w:rPr>
        <w:t xml:space="preserve">Autorización sobre productos y funcionalidades. </w:t>
      </w:r>
    </w:p>
    <w:p w14:paraId="4311FDC5" w14:textId="3ACB7210" w:rsidR="00236532" w:rsidRPr="00412A1F" w:rsidRDefault="009C0B53" w:rsidP="00AB2F00">
      <w:pPr>
        <w:numPr>
          <w:ilvl w:val="0"/>
          <w:numId w:val="48"/>
        </w:numPr>
        <w:tabs>
          <w:tab w:val="clear" w:pos="720"/>
          <w:tab w:val="num" w:pos="1440"/>
        </w:tabs>
        <w:spacing w:after="0"/>
        <w:jc w:val="both"/>
        <w:rPr>
          <w:sz w:val="20"/>
          <w:szCs w:val="20"/>
          <w:lang w:val="es-CO"/>
        </w:rPr>
      </w:pPr>
      <w:r w:rsidRPr="00412A1F">
        <w:rPr>
          <w:sz w:val="20"/>
          <w:szCs w:val="20"/>
          <w:lang w:val="es-CO"/>
        </w:rPr>
        <w:t xml:space="preserve">Control de acceso por Data Partner. </w:t>
      </w:r>
    </w:p>
    <w:p w14:paraId="2441506D" w14:textId="77777777" w:rsidR="00236532" w:rsidRPr="00412A1F" w:rsidRDefault="009C0B53" w:rsidP="00AB2F00">
      <w:pPr>
        <w:numPr>
          <w:ilvl w:val="0"/>
          <w:numId w:val="48"/>
        </w:numPr>
        <w:tabs>
          <w:tab w:val="clear" w:pos="720"/>
          <w:tab w:val="num" w:pos="1440"/>
        </w:tabs>
        <w:spacing w:after="0"/>
        <w:jc w:val="both"/>
        <w:rPr>
          <w:sz w:val="20"/>
          <w:szCs w:val="20"/>
          <w:lang w:val="es-CO"/>
        </w:rPr>
      </w:pPr>
      <w:r w:rsidRPr="00412A1F">
        <w:rPr>
          <w:sz w:val="20"/>
          <w:szCs w:val="20"/>
          <w:lang w:val="es-CO"/>
        </w:rPr>
        <w:t xml:space="preserve">Control de tools disponibles para agentes. </w:t>
      </w:r>
    </w:p>
    <w:p w14:paraId="78B7219D" w14:textId="29E3A7B4" w:rsidR="00236532" w:rsidRPr="00412A1F" w:rsidRDefault="009C0B53" w:rsidP="00AB2F00">
      <w:pPr>
        <w:numPr>
          <w:ilvl w:val="0"/>
          <w:numId w:val="48"/>
        </w:numPr>
        <w:tabs>
          <w:tab w:val="clear" w:pos="720"/>
          <w:tab w:val="num" w:pos="1440"/>
        </w:tabs>
        <w:spacing w:after="0"/>
        <w:jc w:val="both"/>
        <w:rPr>
          <w:sz w:val="20"/>
          <w:szCs w:val="20"/>
          <w:lang w:val="es-CO"/>
        </w:rPr>
      </w:pPr>
      <w:r w:rsidRPr="00412A1F">
        <w:rPr>
          <w:sz w:val="20"/>
          <w:szCs w:val="20"/>
          <w:lang w:val="es-CO"/>
        </w:rPr>
        <w:t xml:space="preserve">Auditoría y trazabilidad. </w:t>
      </w:r>
    </w:p>
    <w:p w14:paraId="4A3E4ADF" w14:textId="153F5CA5" w:rsidR="1D6D3DEE" w:rsidRDefault="1D6D3DEE" w:rsidP="53D9D1FD">
      <w:pPr>
        <w:pStyle w:val="Prrafodelista"/>
        <w:numPr>
          <w:ilvl w:val="1"/>
          <w:numId w:val="48"/>
        </w:numPr>
        <w:spacing w:before="240" w:after="240"/>
        <w:jc w:val="both"/>
        <w:rPr>
          <w:rFonts w:eastAsia="Aptos" w:cs="Aptos"/>
          <w:sz w:val="20"/>
          <w:szCs w:val="20"/>
          <w:lang w:val="es-CO"/>
        </w:rPr>
      </w:pPr>
      <w:r w:rsidRPr="5C110064">
        <w:rPr>
          <w:rFonts w:eastAsia="Aptos" w:cs="Aptos"/>
          <w:sz w:val="20"/>
          <w:szCs w:val="20"/>
          <w:lang w:val="es-CO"/>
        </w:rPr>
        <w:t>Auditoría funcional (nivel de negocio) El SOW contempla un microservicio dedicado de Auditoría funcional que genera eventos inmutables con: actor, acción, recurso, fecha y correlación. Esto responde a la pregunta "¿quién hizo qué, sobre qué objeto, cuándo?" — el registro que necesita una auditoría de negocio o de cumplimiento.</w:t>
      </w:r>
    </w:p>
    <w:p w14:paraId="7301DBDF" w14:textId="4737A72C" w:rsidR="1D6D3DEE" w:rsidRDefault="1D6D3DEE" w:rsidP="53D9D1FD">
      <w:pPr>
        <w:pStyle w:val="Prrafodelista"/>
        <w:numPr>
          <w:ilvl w:val="1"/>
          <w:numId w:val="48"/>
        </w:numPr>
        <w:spacing w:before="240" w:after="240"/>
        <w:jc w:val="both"/>
        <w:rPr>
          <w:rFonts w:eastAsia="Aptos" w:cs="Aptos"/>
          <w:sz w:val="20"/>
          <w:szCs w:val="20"/>
          <w:lang w:val="es-CO"/>
        </w:rPr>
      </w:pPr>
      <w:r w:rsidRPr="5C110064">
        <w:rPr>
          <w:rFonts w:eastAsia="Aptos" w:cs="Aptos"/>
          <w:sz w:val="20"/>
          <w:szCs w:val="20"/>
          <w:lang w:val="es-CO"/>
        </w:rPr>
        <w:t>Trazabilidad de solicitudes (nivel operativo/técnico) El componente de Cloud Trace + OpenTelemetry correlaciona cada solicitud técnica a través de toda la cadena (Apigee → BFF → microservicio → base de datos) usando un trace_id + tenant_id + study_id. Esto permite reconstruir el camino completo de una solicitud para diagnóstico o investigación de incidentes, sin exponer contenido clínico en los logs.</w:t>
      </w:r>
    </w:p>
    <w:p w14:paraId="1875972B" w14:textId="1238F90B" w:rsidR="1B671FF5" w:rsidRDefault="1B671FF5" w:rsidP="5C110064">
      <w:pPr>
        <w:tabs>
          <w:tab w:val="num" w:pos="1440"/>
        </w:tabs>
        <w:spacing w:after="0"/>
        <w:ind w:left="720"/>
        <w:jc w:val="both"/>
        <w:rPr>
          <w:sz w:val="20"/>
          <w:szCs w:val="20"/>
          <w:lang w:val="es-CO"/>
        </w:rPr>
      </w:pPr>
    </w:p>
    <w:p w14:paraId="249170D5" w14:textId="1DA580B4" w:rsidR="00236532" w:rsidRPr="00412A1F" w:rsidRDefault="009C0B53" w:rsidP="00AB2F00">
      <w:pPr>
        <w:numPr>
          <w:ilvl w:val="0"/>
          <w:numId w:val="48"/>
        </w:numPr>
        <w:tabs>
          <w:tab w:val="clear" w:pos="720"/>
          <w:tab w:val="num" w:pos="1440"/>
        </w:tabs>
        <w:spacing w:after="0"/>
        <w:jc w:val="both"/>
        <w:rPr>
          <w:sz w:val="20"/>
          <w:szCs w:val="20"/>
          <w:lang w:val="es-CO"/>
        </w:rPr>
      </w:pPr>
      <w:r w:rsidRPr="00412A1F">
        <w:rPr>
          <w:sz w:val="20"/>
          <w:szCs w:val="20"/>
          <w:lang w:val="es-CO"/>
        </w:rPr>
        <w:t xml:space="preserve">Integración con las capacidades corporativas proporcionadas por los equipos especializados. </w:t>
      </w:r>
    </w:p>
    <w:p w14:paraId="7AA26B53" w14:textId="70E26610" w:rsidR="00236532" w:rsidRPr="00412A1F" w:rsidRDefault="009C0B53" w:rsidP="001944A1">
      <w:pPr>
        <w:pStyle w:val="Ttulo3"/>
        <w:rPr>
          <w:rFonts w:ascii="Aptos" w:hAnsi="Aptos"/>
          <w:sz w:val="20"/>
          <w:szCs w:val="20"/>
        </w:rPr>
      </w:pPr>
      <w:bookmarkStart w:id="217" w:name="_Toc240576077"/>
      <w:commentRangeStart w:id="218"/>
      <w:commentRangeStart w:id="219"/>
      <w:commentRangeStart w:id="220"/>
      <w:commentRangeStart w:id="221"/>
      <w:r w:rsidRPr="00412A1F">
        <w:rPr>
          <w:rFonts w:ascii="Aptos" w:hAnsi="Aptos"/>
          <w:sz w:val="20"/>
          <w:szCs w:val="20"/>
        </w:rPr>
        <w:t>Observabilidad e industrialización</w:t>
      </w:r>
      <w:bookmarkEnd w:id="217"/>
      <w:commentRangeEnd w:id="218"/>
      <w:r w:rsidR="00ED4E70" w:rsidRPr="00412A1F">
        <w:rPr>
          <w:rStyle w:val="Refdecomentario"/>
          <w:rFonts w:ascii="Aptos" w:hAnsi="Aptos"/>
          <w:sz w:val="20"/>
          <w:szCs w:val="20"/>
        </w:rPr>
        <w:commentReference w:id="218"/>
      </w:r>
      <w:commentRangeEnd w:id="219"/>
      <w:r w:rsidRPr="00412A1F">
        <w:rPr>
          <w:rStyle w:val="Refdecomentario"/>
          <w:rFonts w:ascii="Aptos" w:hAnsi="Aptos"/>
          <w:sz w:val="20"/>
          <w:szCs w:val="20"/>
        </w:rPr>
        <w:commentReference w:id="219"/>
      </w:r>
      <w:commentRangeEnd w:id="220"/>
      <w:r w:rsidRPr="00412A1F">
        <w:rPr>
          <w:rStyle w:val="Refdecomentario"/>
          <w:rFonts w:ascii="Aptos" w:hAnsi="Aptos"/>
          <w:sz w:val="20"/>
          <w:szCs w:val="20"/>
        </w:rPr>
        <w:commentReference w:id="220"/>
      </w:r>
      <w:commentRangeEnd w:id="221"/>
      <w:r w:rsidRPr="00412A1F">
        <w:rPr>
          <w:rStyle w:val="Refdecomentario"/>
          <w:rFonts w:ascii="Aptos" w:hAnsi="Aptos"/>
          <w:sz w:val="20"/>
          <w:szCs w:val="20"/>
        </w:rPr>
        <w:commentReference w:id="221"/>
      </w:r>
    </w:p>
    <w:p w14:paraId="3E77C7B2" w14:textId="77777777" w:rsidR="001944A1" w:rsidRPr="00412A1F" w:rsidRDefault="001944A1" w:rsidP="001944A1">
      <w:pPr>
        <w:rPr>
          <w:sz w:val="20"/>
          <w:szCs w:val="20"/>
          <w:lang w:val="es-CO"/>
        </w:rPr>
      </w:pPr>
    </w:p>
    <w:p w14:paraId="43FC4816" w14:textId="71474AD6" w:rsidR="00236532" w:rsidRDefault="009C0B53" w:rsidP="00C349BF">
      <w:pPr>
        <w:spacing w:after="0"/>
        <w:ind w:left="360"/>
        <w:jc w:val="both"/>
        <w:rPr>
          <w:sz w:val="20"/>
          <w:szCs w:val="20"/>
          <w:lang w:val="es-CO"/>
        </w:rPr>
      </w:pPr>
      <w:r w:rsidRPr="00412A1F">
        <w:rPr>
          <w:sz w:val="20"/>
          <w:szCs w:val="20"/>
          <w:lang w:val="es-CO"/>
        </w:rPr>
        <w:t>Habilitar los mecanismos necesarios para monitorear, desplegar, versionar y evolucionar de manera controlada los componentes de datos, analítica e IA de la plataforma.</w:t>
      </w:r>
    </w:p>
    <w:p w14:paraId="23FA14B4" w14:textId="77777777" w:rsidR="006F7BEF" w:rsidRDefault="006F7BEF" w:rsidP="00C349BF">
      <w:pPr>
        <w:spacing w:after="0"/>
        <w:ind w:left="360"/>
        <w:jc w:val="both"/>
        <w:rPr>
          <w:sz w:val="20"/>
          <w:szCs w:val="20"/>
          <w:lang w:val="es-CO"/>
        </w:rPr>
      </w:pPr>
    </w:p>
    <w:p w14:paraId="340AAEFD" w14:textId="77777777" w:rsidR="00965E9B" w:rsidRDefault="006F7BEF" w:rsidP="00C349BF">
      <w:pPr>
        <w:spacing w:after="0"/>
        <w:ind w:left="360"/>
        <w:jc w:val="both"/>
        <w:rPr>
          <w:sz w:val="20"/>
          <w:szCs w:val="20"/>
          <w:lang w:val="es-CO"/>
        </w:rPr>
      </w:pPr>
      <w:r w:rsidRPr="006F7BEF">
        <w:rPr>
          <w:sz w:val="20"/>
          <w:szCs w:val="20"/>
          <w:lang w:val="es-CO"/>
        </w:rPr>
        <w:t xml:space="preserve">Para el Release 1, AlejandrIA implementará un marco mínimo de MLOps/LLMOps/AgentOps para los componentes de IA incluidos en alcance, contemplando como mínimo el versionamiento y </w:t>
      </w:r>
      <w:r w:rsidRPr="006F7BEF">
        <w:rPr>
          <w:sz w:val="20"/>
          <w:szCs w:val="20"/>
          <w:lang w:val="es-CO"/>
        </w:rPr>
        <w:lastRenderedPageBreak/>
        <w:t xml:space="preserve">trazabilidad de modelos, prompts, agentes, tools y activos semánticos; la promoción controlada entre ambientes; la conservación de resultados de Evals y Quality Gates; y la observabilidad de métricas de operación y calidad. Las métricas mínimas incluirán, según aplique, latencia, consumo de tokens, costo estimado, errores, uso de tools, calidad de respuestas, groundedness, alucinación, drift de datos/modelo y estado de guardrails. </w:t>
      </w:r>
    </w:p>
    <w:p w14:paraId="139F0C5E" w14:textId="77777777" w:rsidR="00965E9B" w:rsidRDefault="00965E9B" w:rsidP="00C349BF">
      <w:pPr>
        <w:spacing w:after="0"/>
        <w:ind w:left="360"/>
        <w:jc w:val="both"/>
        <w:rPr>
          <w:sz w:val="20"/>
          <w:szCs w:val="20"/>
          <w:lang w:val="es-CO"/>
        </w:rPr>
      </w:pPr>
    </w:p>
    <w:p w14:paraId="286B4441" w14:textId="18E7E73F" w:rsidR="006F7BEF" w:rsidRPr="006F7BEF" w:rsidRDefault="006F7BEF" w:rsidP="00C349BF">
      <w:pPr>
        <w:spacing w:after="0"/>
        <w:ind w:left="360"/>
        <w:jc w:val="both"/>
        <w:rPr>
          <w:sz w:val="20"/>
          <w:szCs w:val="20"/>
          <w:lang w:val="es-CO"/>
        </w:rPr>
      </w:pPr>
      <w:r w:rsidRPr="006F7BEF">
        <w:rPr>
          <w:sz w:val="20"/>
          <w:szCs w:val="20"/>
          <w:lang w:val="es-CO"/>
        </w:rPr>
        <w:t>Dynatrace será la plataforma corporativa central para consolidar la observabilidad, pudiendo complementarse con capacidades nativas de GCP para generar telemetría especializada, la cual deberá integrarse al esquema corporativo definido por SURA.</w:t>
      </w:r>
    </w:p>
    <w:p w14:paraId="71DDD0C6" w14:textId="77777777" w:rsidR="005C41A7" w:rsidRPr="00412A1F" w:rsidRDefault="005C41A7" w:rsidP="00C349BF">
      <w:pPr>
        <w:spacing w:after="0"/>
        <w:ind w:left="360"/>
        <w:jc w:val="both"/>
        <w:rPr>
          <w:b/>
          <w:bCs/>
          <w:sz w:val="20"/>
          <w:szCs w:val="20"/>
          <w:lang w:val="es-CO"/>
        </w:rPr>
      </w:pPr>
    </w:p>
    <w:p w14:paraId="4066546D" w14:textId="77777777" w:rsidR="00236532" w:rsidRPr="00412A1F" w:rsidRDefault="009C0B53" w:rsidP="00C349BF">
      <w:pPr>
        <w:spacing w:after="0"/>
        <w:ind w:left="360"/>
        <w:jc w:val="both"/>
        <w:rPr>
          <w:b/>
          <w:sz w:val="20"/>
          <w:szCs w:val="20"/>
          <w:lang w:val="es-CO"/>
        </w:rPr>
      </w:pPr>
      <w:r w:rsidRPr="00412A1F">
        <w:rPr>
          <w:sz w:val="20"/>
          <w:szCs w:val="20"/>
          <w:lang w:val="es-CO"/>
        </w:rPr>
        <w:t>Este frente comprende:</w:t>
      </w:r>
    </w:p>
    <w:p w14:paraId="30C1AAAC" w14:textId="77777777" w:rsidR="00236532" w:rsidRPr="00412A1F" w:rsidRDefault="009C0B53">
      <w:pPr>
        <w:pStyle w:val="Prrafodelista"/>
        <w:numPr>
          <w:ilvl w:val="0"/>
          <w:numId w:val="50"/>
        </w:numPr>
        <w:spacing w:after="0"/>
        <w:jc w:val="both"/>
        <w:rPr>
          <w:sz w:val="20"/>
          <w:szCs w:val="20"/>
          <w:lang w:val="es-CO"/>
        </w:rPr>
      </w:pPr>
      <w:r w:rsidRPr="00412A1F">
        <w:rPr>
          <w:sz w:val="20"/>
          <w:szCs w:val="20"/>
          <w:lang w:val="es-CO"/>
        </w:rPr>
        <w:t xml:space="preserve">Logs y métricas de ejecución. </w:t>
      </w:r>
    </w:p>
    <w:p w14:paraId="10BD507E" w14:textId="570EDE97" w:rsidR="00236532" w:rsidRPr="00412A1F" w:rsidRDefault="009C0B53">
      <w:pPr>
        <w:pStyle w:val="Prrafodelista"/>
        <w:numPr>
          <w:ilvl w:val="0"/>
          <w:numId w:val="50"/>
        </w:numPr>
        <w:spacing w:after="0"/>
        <w:jc w:val="both"/>
        <w:rPr>
          <w:sz w:val="20"/>
          <w:szCs w:val="20"/>
          <w:lang w:val="es-CO"/>
        </w:rPr>
      </w:pPr>
      <w:r w:rsidRPr="00412A1F">
        <w:rPr>
          <w:sz w:val="20"/>
          <w:szCs w:val="20"/>
          <w:lang w:val="es-CO"/>
        </w:rPr>
        <w:t xml:space="preserve">Trazabilidad de consultas. </w:t>
      </w:r>
    </w:p>
    <w:p w14:paraId="49C5BA9A" w14:textId="707E2197" w:rsidR="00236532" w:rsidRPr="00412A1F" w:rsidRDefault="009C0B53">
      <w:pPr>
        <w:pStyle w:val="Prrafodelista"/>
        <w:numPr>
          <w:ilvl w:val="0"/>
          <w:numId w:val="50"/>
        </w:numPr>
        <w:spacing w:after="0"/>
        <w:jc w:val="both"/>
        <w:rPr>
          <w:sz w:val="20"/>
          <w:szCs w:val="20"/>
          <w:lang w:val="es-CO"/>
        </w:rPr>
      </w:pPr>
      <w:r w:rsidRPr="00412A1F">
        <w:rPr>
          <w:sz w:val="20"/>
          <w:szCs w:val="20"/>
          <w:lang w:val="es-CO"/>
        </w:rPr>
        <w:t xml:space="preserve">Observabilidad de servicios. </w:t>
      </w:r>
    </w:p>
    <w:p w14:paraId="41949510" w14:textId="31DB9CC9" w:rsidR="00236532" w:rsidRPr="00412A1F" w:rsidRDefault="009C0B53">
      <w:pPr>
        <w:pStyle w:val="Prrafodelista"/>
        <w:numPr>
          <w:ilvl w:val="0"/>
          <w:numId w:val="50"/>
        </w:numPr>
        <w:spacing w:after="0"/>
        <w:jc w:val="both"/>
        <w:rPr>
          <w:sz w:val="20"/>
          <w:szCs w:val="20"/>
          <w:lang w:val="es-CO"/>
        </w:rPr>
      </w:pPr>
      <w:r w:rsidRPr="00412A1F">
        <w:rPr>
          <w:sz w:val="20"/>
          <w:szCs w:val="20"/>
          <w:lang w:val="es-CO"/>
        </w:rPr>
        <w:t xml:space="preserve">Observabilidad de modelos. </w:t>
      </w:r>
    </w:p>
    <w:p w14:paraId="7C276EF6" w14:textId="511A9978" w:rsidR="00236532" w:rsidRPr="00412A1F" w:rsidRDefault="009C0B53">
      <w:pPr>
        <w:pStyle w:val="Prrafodelista"/>
        <w:numPr>
          <w:ilvl w:val="0"/>
          <w:numId w:val="50"/>
        </w:numPr>
        <w:spacing w:after="0"/>
        <w:jc w:val="both"/>
        <w:rPr>
          <w:sz w:val="20"/>
          <w:szCs w:val="20"/>
          <w:lang w:val="es-CO"/>
        </w:rPr>
      </w:pPr>
      <w:r w:rsidRPr="00412A1F">
        <w:rPr>
          <w:sz w:val="20"/>
          <w:szCs w:val="20"/>
          <w:lang w:val="es-CO"/>
        </w:rPr>
        <w:t xml:space="preserve">Observabilidad de agentes. </w:t>
      </w:r>
    </w:p>
    <w:p w14:paraId="0D45C2E5" w14:textId="5C94ED39" w:rsidR="000F4E40" w:rsidRDefault="000F4E40">
      <w:pPr>
        <w:pStyle w:val="Prrafodelista"/>
        <w:numPr>
          <w:ilvl w:val="0"/>
          <w:numId w:val="50"/>
        </w:numPr>
        <w:spacing w:after="0"/>
        <w:jc w:val="both"/>
        <w:rPr>
          <w:sz w:val="20"/>
          <w:szCs w:val="20"/>
          <w:lang w:val="es-CO"/>
        </w:rPr>
      </w:pPr>
      <w:r w:rsidRPr="000F4E40">
        <w:rPr>
          <w:sz w:val="20"/>
          <w:szCs w:val="20"/>
          <w:lang w:val="es-CO"/>
        </w:rPr>
        <w:t>Métricas de IA generativa y agentes: tokens, costo, latencia, errores, tools y calidad.</w:t>
      </w:r>
    </w:p>
    <w:p w14:paraId="7C295932" w14:textId="77777777" w:rsidR="005C1866" w:rsidRPr="005C1866" w:rsidRDefault="005C1866" w:rsidP="005C1866">
      <w:pPr>
        <w:pStyle w:val="Prrafodelista"/>
        <w:numPr>
          <w:ilvl w:val="0"/>
          <w:numId w:val="50"/>
        </w:numPr>
        <w:spacing w:after="0"/>
        <w:jc w:val="both"/>
        <w:rPr>
          <w:sz w:val="20"/>
          <w:szCs w:val="20"/>
          <w:lang w:val="es-CO"/>
        </w:rPr>
      </w:pPr>
      <w:r w:rsidRPr="005C1866">
        <w:rPr>
          <w:sz w:val="20"/>
          <w:szCs w:val="20"/>
          <w:lang w:val="es-CO"/>
        </w:rPr>
        <w:t>Monitoreo de drift de datos/modelo cuando aplique.</w:t>
      </w:r>
    </w:p>
    <w:p w14:paraId="4C82D103" w14:textId="594FD47D" w:rsidR="005C1866" w:rsidRPr="00412A1F" w:rsidRDefault="005C1866" w:rsidP="005C1866">
      <w:pPr>
        <w:pStyle w:val="Prrafodelista"/>
        <w:numPr>
          <w:ilvl w:val="0"/>
          <w:numId w:val="50"/>
        </w:numPr>
        <w:spacing w:after="0"/>
        <w:jc w:val="both"/>
        <w:rPr>
          <w:sz w:val="20"/>
          <w:szCs w:val="20"/>
          <w:lang w:val="es-CO"/>
        </w:rPr>
      </w:pPr>
      <w:r w:rsidRPr="005C1866">
        <w:rPr>
          <w:sz w:val="20"/>
          <w:szCs w:val="20"/>
          <w:lang w:val="es-CO"/>
        </w:rPr>
        <w:t>Registro/versionamiento de Evals, Quality Gates y aprobaciones.</w:t>
      </w:r>
    </w:p>
    <w:p w14:paraId="449A3063" w14:textId="4ACB9828" w:rsidR="00944122" w:rsidRPr="00412A1F" w:rsidRDefault="006C1184" w:rsidP="005C1866">
      <w:pPr>
        <w:pStyle w:val="Prrafodelista"/>
        <w:numPr>
          <w:ilvl w:val="0"/>
          <w:numId w:val="50"/>
        </w:numPr>
        <w:spacing w:after="0"/>
        <w:jc w:val="both"/>
        <w:rPr>
          <w:sz w:val="20"/>
          <w:szCs w:val="20"/>
          <w:lang w:val="es-CO"/>
        </w:rPr>
      </w:pPr>
      <w:r>
        <w:rPr>
          <w:sz w:val="20"/>
          <w:szCs w:val="20"/>
          <w:lang w:val="es-CO"/>
        </w:rPr>
        <w:t>Acompañamiento en i</w:t>
      </w:r>
      <w:r w:rsidR="00944122" w:rsidRPr="00944122">
        <w:rPr>
          <w:sz w:val="20"/>
          <w:szCs w:val="20"/>
          <w:lang w:val="es-CO"/>
        </w:rPr>
        <w:t>ntegración de telemetría de GCP con Dynatrace.</w:t>
      </w:r>
    </w:p>
    <w:p w14:paraId="0FD8BFA4" w14:textId="77777777" w:rsidR="00236532" w:rsidRPr="00412A1F" w:rsidRDefault="009C0B53">
      <w:pPr>
        <w:pStyle w:val="Prrafodelista"/>
        <w:numPr>
          <w:ilvl w:val="0"/>
          <w:numId w:val="50"/>
        </w:numPr>
        <w:spacing w:after="0"/>
        <w:jc w:val="both"/>
        <w:rPr>
          <w:sz w:val="20"/>
          <w:szCs w:val="20"/>
          <w:lang w:val="es-CO"/>
        </w:rPr>
      </w:pPr>
      <w:r w:rsidRPr="00412A1F">
        <w:rPr>
          <w:sz w:val="20"/>
          <w:szCs w:val="20"/>
          <w:lang w:val="es-CO"/>
        </w:rPr>
        <w:t xml:space="preserve">Registro de errores y excepciones. </w:t>
      </w:r>
    </w:p>
    <w:p w14:paraId="093CBC31" w14:textId="77777777" w:rsidR="00236532" w:rsidRPr="00412A1F" w:rsidRDefault="009C0B53">
      <w:pPr>
        <w:pStyle w:val="Prrafodelista"/>
        <w:numPr>
          <w:ilvl w:val="0"/>
          <w:numId w:val="50"/>
        </w:numPr>
        <w:spacing w:after="0"/>
        <w:jc w:val="both"/>
        <w:rPr>
          <w:sz w:val="20"/>
          <w:szCs w:val="20"/>
          <w:lang w:val="es-CO"/>
        </w:rPr>
      </w:pPr>
      <w:r w:rsidRPr="00412A1F">
        <w:rPr>
          <w:sz w:val="20"/>
          <w:szCs w:val="20"/>
          <w:lang w:val="es-CO"/>
        </w:rPr>
        <w:t xml:space="preserve">Versionamiento de código. </w:t>
      </w:r>
    </w:p>
    <w:p w14:paraId="7A0C4D75" w14:textId="047E7141" w:rsidR="00236532" w:rsidRPr="00412A1F" w:rsidRDefault="009C0B53">
      <w:pPr>
        <w:pStyle w:val="Prrafodelista"/>
        <w:numPr>
          <w:ilvl w:val="0"/>
          <w:numId w:val="50"/>
        </w:numPr>
        <w:spacing w:after="0"/>
        <w:jc w:val="both"/>
        <w:rPr>
          <w:sz w:val="20"/>
          <w:szCs w:val="20"/>
          <w:lang w:val="es-CO"/>
        </w:rPr>
      </w:pPr>
      <w:r w:rsidRPr="00412A1F">
        <w:rPr>
          <w:sz w:val="20"/>
          <w:szCs w:val="20"/>
          <w:lang w:val="es-CO"/>
        </w:rPr>
        <w:t xml:space="preserve">Versionamiento de productos de datos. </w:t>
      </w:r>
    </w:p>
    <w:p w14:paraId="45048168" w14:textId="77777777" w:rsidR="00236532" w:rsidRPr="00412A1F" w:rsidRDefault="009C0B53">
      <w:pPr>
        <w:pStyle w:val="Prrafodelista"/>
        <w:numPr>
          <w:ilvl w:val="0"/>
          <w:numId w:val="50"/>
        </w:numPr>
        <w:spacing w:after="0"/>
        <w:jc w:val="both"/>
        <w:rPr>
          <w:sz w:val="20"/>
          <w:szCs w:val="20"/>
          <w:lang w:val="es-CO"/>
        </w:rPr>
      </w:pPr>
      <w:r w:rsidRPr="00412A1F">
        <w:rPr>
          <w:sz w:val="20"/>
          <w:szCs w:val="20"/>
          <w:lang w:val="es-CO"/>
        </w:rPr>
        <w:t xml:space="preserve">Versionamiento de modelos. </w:t>
      </w:r>
    </w:p>
    <w:p w14:paraId="58E54F04" w14:textId="77777777" w:rsidR="00236532" w:rsidRPr="00412A1F" w:rsidRDefault="009C0B53">
      <w:pPr>
        <w:pStyle w:val="Prrafodelista"/>
        <w:numPr>
          <w:ilvl w:val="0"/>
          <w:numId w:val="50"/>
        </w:numPr>
        <w:spacing w:after="0"/>
        <w:jc w:val="both"/>
        <w:rPr>
          <w:sz w:val="20"/>
          <w:szCs w:val="20"/>
          <w:lang w:val="es-CO"/>
        </w:rPr>
      </w:pPr>
      <w:r w:rsidRPr="00412A1F">
        <w:rPr>
          <w:sz w:val="20"/>
          <w:szCs w:val="20"/>
          <w:lang w:val="es-CO"/>
        </w:rPr>
        <w:t xml:space="preserve">Versionamiento de prompts. </w:t>
      </w:r>
    </w:p>
    <w:p w14:paraId="70153D4B" w14:textId="77777777" w:rsidR="00236532" w:rsidRPr="00412A1F" w:rsidRDefault="009C0B53">
      <w:pPr>
        <w:pStyle w:val="Prrafodelista"/>
        <w:numPr>
          <w:ilvl w:val="0"/>
          <w:numId w:val="50"/>
        </w:numPr>
        <w:spacing w:after="0"/>
        <w:jc w:val="both"/>
        <w:rPr>
          <w:sz w:val="20"/>
          <w:szCs w:val="20"/>
          <w:lang w:val="es-CO"/>
        </w:rPr>
      </w:pPr>
      <w:r w:rsidRPr="00412A1F">
        <w:rPr>
          <w:sz w:val="20"/>
          <w:szCs w:val="20"/>
          <w:lang w:val="es-CO"/>
        </w:rPr>
        <w:t xml:space="preserve">Versionamiento de activos semánticos. </w:t>
      </w:r>
    </w:p>
    <w:p w14:paraId="79DD5536" w14:textId="77777777" w:rsidR="00236532" w:rsidRPr="00412A1F" w:rsidRDefault="009C0B53">
      <w:pPr>
        <w:pStyle w:val="Prrafodelista"/>
        <w:numPr>
          <w:ilvl w:val="0"/>
          <w:numId w:val="50"/>
        </w:numPr>
        <w:spacing w:after="0"/>
        <w:jc w:val="both"/>
        <w:rPr>
          <w:sz w:val="20"/>
          <w:szCs w:val="20"/>
          <w:lang w:val="es-CO"/>
        </w:rPr>
      </w:pPr>
      <w:r w:rsidRPr="00412A1F">
        <w:rPr>
          <w:sz w:val="20"/>
          <w:szCs w:val="20"/>
          <w:lang w:val="es-CO"/>
        </w:rPr>
        <w:t xml:space="preserve">Parametrización por ambientes. </w:t>
      </w:r>
    </w:p>
    <w:p w14:paraId="3B1AF945" w14:textId="77777777" w:rsidR="00236532" w:rsidRPr="00412A1F" w:rsidRDefault="009C0B53">
      <w:pPr>
        <w:pStyle w:val="Prrafodelista"/>
        <w:numPr>
          <w:ilvl w:val="0"/>
          <w:numId w:val="50"/>
        </w:numPr>
        <w:spacing w:after="0"/>
        <w:jc w:val="both"/>
        <w:rPr>
          <w:sz w:val="20"/>
          <w:szCs w:val="20"/>
          <w:lang w:val="es-CO"/>
        </w:rPr>
      </w:pPr>
      <w:r w:rsidRPr="00412A1F">
        <w:rPr>
          <w:sz w:val="20"/>
          <w:szCs w:val="20"/>
          <w:lang w:val="es-CO"/>
        </w:rPr>
        <w:t xml:space="preserve">Preparación de artefactos de despliegue. </w:t>
      </w:r>
    </w:p>
    <w:p w14:paraId="7E04C3AC" w14:textId="23E134B6" w:rsidR="00236532" w:rsidRPr="00412A1F" w:rsidRDefault="009C0B53">
      <w:pPr>
        <w:pStyle w:val="Prrafodelista"/>
        <w:numPr>
          <w:ilvl w:val="0"/>
          <w:numId w:val="50"/>
        </w:numPr>
        <w:spacing w:after="0"/>
        <w:jc w:val="both"/>
        <w:rPr>
          <w:sz w:val="20"/>
          <w:szCs w:val="20"/>
          <w:lang w:val="es-CO"/>
        </w:rPr>
      </w:pPr>
      <w:r w:rsidRPr="00412A1F">
        <w:rPr>
          <w:sz w:val="20"/>
          <w:szCs w:val="20"/>
          <w:lang w:val="es-CO"/>
        </w:rPr>
        <w:t xml:space="preserve">Integración con los mecanismos corporativos de CI/CD y operación. </w:t>
      </w:r>
    </w:p>
    <w:p w14:paraId="6F15B159" w14:textId="77777777" w:rsidR="005C41A7" w:rsidRPr="00412A1F" w:rsidRDefault="005C41A7" w:rsidP="00C349BF">
      <w:pPr>
        <w:pStyle w:val="Prrafodelista"/>
        <w:spacing w:after="0"/>
        <w:jc w:val="both"/>
        <w:rPr>
          <w:sz w:val="20"/>
          <w:szCs w:val="20"/>
          <w:lang w:val="es-CO"/>
        </w:rPr>
      </w:pPr>
    </w:p>
    <w:p w14:paraId="7C0C4EF8" w14:textId="75E6887C" w:rsidR="00236532" w:rsidRPr="00412A1F" w:rsidRDefault="009C0B53" w:rsidP="001944A1">
      <w:pPr>
        <w:pStyle w:val="Ttulo3"/>
        <w:rPr>
          <w:rFonts w:ascii="Aptos" w:hAnsi="Aptos"/>
          <w:sz w:val="20"/>
          <w:szCs w:val="20"/>
          <w:lang w:val="es-CO"/>
        </w:rPr>
      </w:pPr>
      <w:bookmarkStart w:id="222" w:name="_Toc240576078"/>
      <w:commentRangeStart w:id="223"/>
      <w:commentRangeStart w:id="224"/>
      <w:commentRangeStart w:id="225"/>
      <w:commentRangeStart w:id="226"/>
      <w:commentRangeStart w:id="227"/>
      <w:r w:rsidRPr="00412A1F">
        <w:rPr>
          <w:rFonts w:ascii="Aptos" w:hAnsi="Aptos"/>
          <w:sz w:val="20"/>
          <w:szCs w:val="20"/>
          <w:lang w:val="es-CO"/>
        </w:rPr>
        <w:t>Validación end-to-end, documentación y transferencia</w:t>
      </w:r>
      <w:bookmarkEnd w:id="222"/>
      <w:commentRangeEnd w:id="223"/>
      <w:r w:rsidR="0078457D" w:rsidRPr="00412A1F">
        <w:rPr>
          <w:rStyle w:val="Refdecomentario"/>
          <w:rFonts w:ascii="Aptos" w:hAnsi="Aptos"/>
          <w:sz w:val="20"/>
          <w:szCs w:val="20"/>
          <w:lang w:val="es-CO"/>
        </w:rPr>
        <w:commentReference w:id="223"/>
      </w:r>
      <w:commentRangeEnd w:id="224"/>
      <w:r w:rsidRPr="00412A1F">
        <w:rPr>
          <w:rStyle w:val="Refdecomentario"/>
          <w:rFonts w:ascii="Aptos" w:hAnsi="Aptos"/>
          <w:sz w:val="20"/>
          <w:szCs w:val="20"/>
          <w:lang w:val="es-CO"/>
        </w:rPr>
        <w:commentReference w:id="224"/>
      </w:r>
      <w:commentRangeEnd w:id="225"/>
      <w:r w:rsidRPr="00412A1F">
        <w:rPr>
          <w:rStyle w:val="Refdecomentario"/>
          <w:rFonts w:ascii="Aptos" w:hAnsi="Aptos"/>
          <w:sz w:val="20"/>
          <w:szCs w:val="20"/>
          <w:lang w:val="es-CO"/>
        </w:rPr>
        <w:commentReference w:id="225"/>
      </w:r>
      <w:commentRangeEnd w:id="226"/>
      <w:r w:rsidRPr="00412A1F">
        <w:rPr>
          <w:rStyle w:val="Refdecomentario"/>
          <w:rFonts w:ascii="Aptos" w:hAnsi="Aptos"/>
          <w:sz w:val="20"/>
          <w:szCs w:val="20"/>
          <w:lang w:val="es-CO"/>
        </w:rPr>
        <w:commentReference w:id="226"/>
      </w:r>
      <w:commentRangeEnd w:id="227"/>
      <w:r w:rsidRPr="00412A1F">
        <w:rPr>
          <w:rStyle w:val="Refdecomentario"/>
          <w:rFonts w:ascii="Aptos" w:hAnsi="Aptos"/>
          <w:sz w:val="20"/>
          <w:szCs w:val="20"/>
          <w:lang w:val="es-CO"/>
        </w:rPr>
        <w:commentReference w:id="227"/>
      </w:r>
    </w:p>
    <w:p w14:paraId="17194EF6" w14:textId="77777777" w:rsidR="001944A1" w:rsidRPr="00412A1F" w:rsidRDefault="001944A1" w:rsidP="001944A1">
      <w:pPr>
        <w:rPr>
          <w:sz w:val="20"/>
          <w:szCs w:val="20"/>
          <w:lang w:val="es-CO"/>
        </w:rPr>
      </w:pPr>
    </w:p>
    <w:p w14:paraId="7F3E72CE" w14:textId="01CB8A3B" w:rsidR="00236532" w:rsidRPr="00412A1F" w:rsidRDefault="009C0B53" w:rsidP="00C349BF">
      <w:pPr>
        <w:spacing w:after="0"/>
        <w:ind w:left="360"/>
        <w:jc w:val="both"/>
        <w:rPr>
          <w:sz w:val="20"/>
          <w:szCs w:val="20"/>
          <w:lang w:val="es-CO"/>
        </w:rPr>
      </w:pPr>
      <w:r w:rsidRPr="00412A1F">
        <w:rPr>
          <w:sz w:val="20"/>
          <w:szCs w:val="20"/>
          <w:lang w:val="es-CO"/>
        </w:rPr>
        <w:t>Validar integralmente las capacidades construidas para demostrar el funcionamiento de la primera versión de AlejandrIA y documentar los elementos necesarios para facilitar su operación y evolución.</w:t>
      </w:r>
    </w:p>
    <w:p w14:paraId="679C8DC0" w14:textId="77777777" w:rsidR="005C41A7" w:rsidRPr="00412A1F" w:rsidRDefault="005C41A7" w:rsidP="00C349BF">
      <w:pPr>
        <w:spacing w:after="0"/>
        <w:ind w:left="360"/>
        <w:jc w:val="both"/>
        <w:rPr>
          <w:b/>
          <w:bCs/>
          <w:sz w:val="20"/>
          <w:szCs w:val="20"/>
          <w:lang w:val="es-CO"/>
        </w:rPr>
      </w:pPr>
    </w:p>
    <w:p w14:paraId="19C74CA3" w14:textId="77777777" w:rsidR="00236532" w:rsidRDefault="009C0B53" w:rsidP="00C349BF">
      <w:pPr>
        <w:spacing w:after="0"/>
        <w:ind w:left="360"/>
        <w:jc w:val="both"/>
        <w:rPr>
          <w:sz w:val="20"/>
          <w:szCs w:val="20"/>
          <w:lang w:val="es-CO"/>
        </w:rPr>
      </w:pPr>
      <w:r w:rsidRPr="00412A1F">
        <w:rPr>
          <w:sz w:val="20"/>
          <w:szCs w:val="20"/>
          <w:lang w:val="es-CO"/>
        </w:rPr>
        <w:t>Este frente comprende:</w:t>
      </w:r>
    </w:p>
    <w:p w14:paraId="3949938F" w14:textId="77777777" w:rsidR="00E54289" w:rsidRPr="00412A1F" w:rsidRDefault="00E54289" w:rsidP="00C349BF">
      <w:pPr>
        <w:spacing w:after="0"/>
        <w:ind w:left="360"/>
        <w:jc w:val="both"/>
        <w:rPr>
          <w:b/>
          <w:sz w:val="20"/>
          <w:szCs w:val="20"/>
          <w:lang w:val="es-CO"/>
        </w:rPr>
      </w:pPr>
    </w:p>
    <w:p w14:paraId="0DD3D02D" w14:textId="7882B513" w:rsidR="00236532" w:rsidRPr="00412A1F" w:rsidRDefault="009C0B53" w:rsidP="00AB2F00">
      <w:pPr>
        <w:numPr>
          <w:ilvl w:val="0"/>
          <w:numId w:val="49"/>
        </w:numPr>
        <w:tabs>
          <w:tab w:val="clear" w:pos="720"/>
          <w:tab w:val="num" w:pos="1440"/>
        </w:tabs>
        <w:spacing w:after="0"/>
        <w:jc w:val="both"/>
        <w:rPr>
          <w:sz w:val="20"/>
          <w:szCs w:val="20"/>
          <w:lang w:val="es-CO"/>
        </w:rPr>
      </w:pPr>
      <w:r w:rsidRPr="00412A1F">
        <w:rPr>
          <w:sz w:val="20"/>
          <w:szCs w:val="20"/>
          <w:lang w:val="es-CO"/>
        </w:rPr>
        <w:t xml:space="preserve">Validación end-to-end de los casos priorizados. </w:t>
      </w:r>
    </w:p>
    <w:p w14:paraId="11E6025A" w14:textId="49698A39" w:rsidR="00236532" w:rsidRPr="00412A1F" w:rsidRDefault="009C0B53" w:rsidP="00AB2F00">
      <w:pPr>
        <w:numPr>
          <w:ilvl w:val="0"/>
          <w:numId w:val="49"/>
        </w:numPr>
        <w:tabs>
          <w:tab w:val="clear" w:pos="720"/>
          <w:tab w:val="num" w:pos="1440"/>
        </w:tabs>
        <w:spacing w:after="0"/>
        <w:jc w:val="both"/>
        <w:rPr>
          <w:sz w:val="20"/>
          <w:szCs w:val="20"/>
          <w:lang w:val="es-CO"/>
        </w:rPr>
      </w:pPr>
      <w:r w:rsidRPr="00412A1F">
        <w:rPr>
          <w:sz w:val="20"/>
          <w:szCs w:val="20"/>
          <w:lang w:val="es-CO"/>
        </w:rPr>
        <w:t xml:space="preserve">Validación de integración con OMOP. </w:t>
      </w:r>
    </w:p>
    <w:p w14:paraId="3FF4EC6B" w14:textId="70E881E6" w:rsidR="00236532" w:rsidRPr="00412A1F" w:rsidRDefault="009C0B53" w:rsidP="00AB2F00">
      <w:pPr>
        <w:numPr>
          <w:ilvl w:val="0"/>
          <w:numId w:val="49"/>
        </w:numPr>
        <w:tabs>
          <w:tab w:val="clear" w:pos="720"/>
          <w:tab w:val="num" w:pos="1440"/>
        </w:tabs>
        <w:spacing w:after="0"/>
        <w:jc w:val="both"/>
        <w:rPr>
          <w:sz w:val="20"/>
          <w:szCs w:val="20"/>
          <w:lang w:val="es-CO"/>
        </w:rPr>
      </w:pPr>
      <w:r w:rsidRPr="00412A1F">
        <w:rPr>
          <w:sz w:val="20"/>
          <w:szCs w:val="20"/>
          <w:lang w:val="es-CO"/>
        </w:rPr>
        <w:t xml:space="preserve">Validación del modelo federado. </w:t>
      </w:r>
    </w:p>
    <w:p w14:paraId="321EA7C7" w14:textId="22CC428D" w:rsidR="00236532" w:rsidRPr="00412A1F" w:rsidRDefault="009C0B53" w:rsidP="00AB2F00">
      <w:pPr>
        <w:numPr>
          <w:ilvl w:val="0"/>
          <w:numId w:val="49"/>
        </w:numPr>
        <w:tabs>
          <w:tab w:val="clear" w:pos="720"/>
          <w:tab w:val="num" w:pos="1440"/>
        </w:tabs>
        <w:spacing w:after="0"/>
        <w:jc w:val="both"/>
        <w:rPr>
          <w:sz w:val="20"/>
          <w:szCs w:val="20"/>
          <w:lang w:val="es-CO"/>
        </w:rPr>
      </w:pPr>
      <w:r w:rsidRPr="00412A1F">
        <w:rPr>
          <w:sz w:val="20"/>
          <w:szCs w:val="20"/>
          <w:lang w:val="es-CO"/>
        </w:rPr>
        <w:t xml:space="preserve">Validación de productos de datos. </w:t>
      </w:r>
    </w:p>
    <w:p w14:paraId="5D174E24" w14:textId="1121E794" w:rsidR="00236532" w:rsidRPr="00412A1F" w:rsidRDefault="009C0B53" w:rsidP="00AB2F00">
      <w:pPr>
        <w:numPr>
          <w:ilvl w:val="0"/>
          <w:numId w:val="49"/>
        </w:numPr>
        <w:tabs>
          <w:tab w:val="clear" w:pos="720"/>
          <w:tab w:val="num" w:pos="1440"/>
        </w:tabs>
        <w:spacing w:after="0"/>
        <w:jc w:val="both"/>
        <w:rPr>
          <w:sz w:val="20"/>
          <w:szCs w:val="20"/>
          <w:lang w:val="es-CO"/>
        </w:rPr>
      </w:pPr>
      <w:r w:rsidRPr="00412A1F">
        <w:rPr>
          <w:sz w:val="20"/>
          <w:szCs w:val="20"/>
          <w:lang w:val="es-CO"/>
        </w:rPr>
        <w:t xml:space="preserve">Validación de la capa semántica. </w:t>
      </w:r>
    </w:p>
    <w:p w14:paraId="621D948A" w14:textId="5CBDCFC3" w:rsidR="00236532" w:rsidRPr="00412A1F" w:rsidRDefault="009C0B53" w:rsidP="00AB2F00">
      <w:pPr>
        <w:numPr>
          <w:ilvl w:val="0"/>
          <w:numId w:val="49"/>
        </w:numPr>
        <w:tabs>
          <w:tab w:val="clear" w:pos="720"/>
          <w:tab w:val="num" w:pos="1440"/>
        </w:tabs>
        <w:spacing w:after="0"/>
        <w:jc w:val="both"/>
        <w:rPr>
          <w:sz w:val="20"/>
          <w:szCs w:val="20"/>
          <w:lang w:val="es-CO"/>
        </w:rPr>
      </w:pPr>
      <w:r w:rsidRPr="00412A1F">
        <w:rPr>
          <w:sz w:val="20"/>
          <w:szCs w:val="20"/>
          <w:lang w:val="es-CO"/>
        </w:rPr>
        <w:lastRenderedPageBreak/>
        <w:t xml:space="preserve">Validación de capacidades PHM/RWE. </w:t>
      </w:r>
    </w:p>
    <w:p w14:paraId="23D86DB1" w14:textId="78D8521D" w:rsidR="00236532" w:rsidRPr="00412A1F" w:rsidRDefault="009C0B53" w:rsidP="00AB2F00">
      <w:pPr>
        <w:numPr>
          <w:ilvl w:val="0"/>
          <w:numId w:val="49"/>
        </w:numPr>
        <w:tabs>
          <w:tab w:val="clear" w:pos="720"/>
          <w:tab w:val="num" w:pos="1440"/>
        </w:tabs>
        <w:spacing w:after="0"/>
        <w:jc w:val="both"/>
        <w:rPr>
          <w:sz w:val="20"/>
          <w:szCs w:val="20"/>
          <w:lang w:val="es-CO"/>
        </w:rPr>
      </w:pPr>
      <w:r w:rsidRPr="00412A1F">
        <w:rPr>
          <w:sz w:val="20"/>
          <w:szCs w:val="20"/>
          <w:lang w:val="es-CO"/>
        </w:rPr>
        <w:t xml:space="preserve">Validación de modelos analíticos. </w:t>
      </w:r>
    </w:p>
    <w:p w14:paraId="40F4E6EF" w14:textId="1DD3206B" w:rsidR="00236532" w:rsidRPr="00412A1F" w:rsidRDefault="009C0B53" w:rsidP="00AB2F00">
      <w:pPr>
        <w:numPr>
          <w:ilvl w:val="0"/>
          <w:numId w:val="49"/>
        </w:numPr>
        <w:tabs>
          <w:tab w:val="clear" w:pos="720"/>
          <w:tab w:val="num" w:pos="1440"/>
        </w:tabs>
        <w:spacing w:after="0"/>
        <w:jc w:val="both"/>
        <w:rPr>
          <w:sz w:val="20"/>
          <w:szCs w:val="20"/>
          <w:lang w:val="es-CO"/>
        </w:rPr>
      </w:pPr>
      <w:r w:rsidRPr="00412A1F">
        <w:rPr>
          <w:sz w:val="20"/>
          <w:szCs w:val="20"/>
          <w:lang w:val="es-CO"/>
        </w:rPr>
        <w:t xml:space="preserve">Validación de agentes. </w:t>
      </w:r>
    </w:p>
    <w:p w14:paraId="0E4C2B2E" w14:textId="478F6257" w:rsidR="00236532" w:rsidRPr="00412A1F" w:rsidRDefault="009C0B53" w:rsidP="00AB2F00">
      <w:pPr>
        <w:numPr>
          <w:ilvl w:val="0"/>
          <w:numId w:val="49"/>
        </w:numPr>
        <w:tabs>
          <w:tab w:val="clear" w:pos="720"/>
          <w:tab w:val="num" w:pos="1440"/>
        </w:tabs>
        <w:spacing w:after="0"/>
        <w:jc w:val="both"/>
        <w:rPr>
          <w:sz w:val="20"/>
          <w:szCs w:val="20"/>
          <w:lang w:val="es-CO"/>
        </w:rPr>
      </w:pPr>
      <w:r w:rsidRPr="00412A1F">
        <w:rPr>
          <w:sz w:val="20"/>
          <w:szCs w:val="20"/>
          <w:lang w:val="es-CO"/>
        </w:rPr>
        <w:t xml:space="preserve">Validación de frontend y backend. </w:t>
      </w:r>
    </w:p>
    <w:p w14:paraId="1B213AB6" w14:textId="77777777" w:rsidR="00236532" w:rsidRDefault="009C0B53" w:rsidP="00AB2F00">
      <w:pPr>
        <w:numPr>
          <w:ilvl w:val="0"/>
          <w:numId w:val="49"/>
        </w:numPr>
        <w:tabs>
          <w:tab w:val="clear" w:pos="720"/>
          <w:tab w:val="num" w:pos="1440"/>
        </w:tabs>
        <w:spacing w:after="0"/>
        <w:jc w:val="both"/>
        <w:rPr>
          <w:sz w:val="20"/>
          <w:szCs w:val="20"/>
          <w:lang w:val="es-CO"/>
        </w:rPr>
      </w:pPr>
      <w:r w:rsidRPr="00412A1F">
        <w:rPr>
          <w:sz w:val="20"/>
          <w:szCs w:val="20"/>
          <w:lang w:val="es-CO"/>
        </w:rPr>
        <w:t xml:space="preserve">Documentación de arquitectura y componentes. </w:t>
      </w:r>
    </w:p>
    <w:p w14:paraId="03CF2BEE" w14:textId="1FBA308B" w:rsidR="00C31E74" w:rsidRPr="00412A1F" w:rsidRDefault="00C31E74" w:rsidP="00AB2F00">
      <w:pPr>
        <w:numPr>
          <w:ilvl w:val="0"/>
          <w:numId w:val="49"/>
        </w:numPr>
        <w:tabs>
          <w:tab w:val="clear" w:pos="720"/>
          <w:tab w:val="num" w:pos="1440"/>
        </w:tabs>
        <w:spacing w:after="0"/>
        <w:jc w:val="both"/>
        <w:rPr>
          <w:sz w:val="20"/>
          <w:szCs w:val="20"/>
          <w:lang w:val="es-CO"/>
        </w:rPr>
      </w:pPr>
      <w:r>
        <w:rPr>
          <w:sz w:val="20"/>
          <w:szCs w:val="20"/>
          <w:lang w:val="es-CO"/>
        </w:rPr>
        <w:t>Documentación capa</w:t>
      </w:r>
      <w:r w:rsidR="00981337">
        <w:rPr>
          <w:sz w:val="20"/>
          <w:szCs w:val="20"/>
          <w:lang w:val="es-CO"/>
        </w:rPr>
        <w:t xml:space="preserve"> semántica, modelos analíticos, IA.</w:t>
      </w:r>
    </w:p>
    <w:p w14:paraId="64D61807" w14:textId="77777777" w:rsidR="00236532" w:rsidRPr="00412A1F" w:rsidRDefault="009C0B53" w:rsidP="00AB2F00">
      <w:pPr>
        <w:numPr>
          <w:ilvl w:val="0"/>
          <w:numId w:val="49"/>
        </w:numPr>
        <w:tabs>
          <w:tab w:val="clear" w:pos="720"/>
          <w:tab w:val="num" w:pos="1440"/>
        </w:tabs>
        <w:spacing w:after="0"/>
        <w:jc w:val="both"/>
        <w:rPr>
          <w:sz w:val="20"/>
          <w:szCs w:val="20"/>
          <w:lang w:val="es-CO"/>
        </w:rPr>
      </w:pPr>
      <w:r w:rsidRPr="00412A1F">
        <w:rPr>
          <w:sz w:val="20"/>
          <w:szCs w:val="20"/>
          <w:lang w:val="es-CO"/>
        </w:rPr>
        <w:t xml:space="preserve">Documentación de interfaces y contratos. </w:t>
      </w:r>
    </w:p>
    <w:p w14:paraId="0464C26D" w14:textId="77777777" w:rsidR="00236532" w:rsidRPr="00412A1F" w:rsidRDefault="009C0B53" w:rsidP="00AB2F00">
      <w:pPr>
        <w:numPr>
          <w:ilvl w:val="0"/>
          <w:numId w:val="49"/>
        </w:numPr>
        <w:tabs>
          <w:tab w:val="clear" w:pos="720"/>
          <w:tab w:val="num" w:pos="1440"/>
        </w:tabs>
        <w:spacing w:after="0"/>
        <w:jc w:val="both"/>
        <w:rPr>
          <w:sz w:val="20"/>
          <w:szCs w:val="20"/>
          <w:lang w:val="es-CO"/>
        </w:rPr>
      </w:pPr>
      <w:r w:rsidRPr="00412A1F">
        <w:rPr>
          <w:sz w:val="20"/>
          <w:szCs w:val="20"/>
          <w:lang w:val="es-CO"/>
        </w:rPr>
        <w:t xml:space="preserve">Documentación de limitaciones y brechas. </w:t>
      </w:r>
    </w:p>
    <w:p w14:paraId="28838912" w14:textId="77777777" w:rsidR="00236532" w:rsidRPr="00412A1F" w:rsidRDefault="009C0B53" w:rsidP="00AB2F00">
      <w:pPr>
        <w:numPr>
          <w:ilvl w:val="0"/>
          <w:numId w:val="49"/>
        </w:numPr>
        <w:tabs>
          <w:tab w:val="clear" w:pos="720"/>
          <w:tab w:val="num" w:pos="1440"/>
        </w:tabs>
        <w:spacing w:after="0"/>
        <w:jc w:val="both"/>
        <w:rPr>
          <w:sz w:val="20"/>
          <w:szCs w:val="20"/>
          <w:lang w:val="es-CO"/>
        </w:rPr>
      </w:pPr>
      <w:r w:rsidRPr="00412A1F">
        <w:rPr>
          <w:sz w:val="20"/>
          <w:szCs w:val="20"/>
          <w:lang w:val="es-CO"/>
        </w:rPr>
        <w:t xml:space="preserve">Sesiones de transferencia de conocimiento. </w:t>
      </w:r>
    </w:p>
    <w:p w14:paraId="54C78D23" w14:textId="0489292B" w:rsidR="00255360" w:rsidRPr="00E8622C" w:rsidRDefault="009C0B53" w:rsidP="00255360">
      <w:pPr>
        <w:numPr>
          <w:ilvl w:val="0"/>
          <w:numId w:val="49"/>
        </w:numPr>
        <w:tabs>
          <w:tab w:val="clear" w:pos="720"/>
          <w:tab w:val="num" w:pos="1440"/>
        </w:tabs>
        <w:spacing w:after="0"/>
        <w:jc w:val="both"/>
        <w:rPr>
          <w:sz w:val="20"/>
          <w:szCs w:val="20"/>
          <w:lang w:val="es-CO"/>
        </w:rPr>
      </w:pPr>
      <w:r w:rsidRPr="00412A1F">
        <w:rPr>
          <w:sz w:val="20"/>
          <w:szCs w:val="20"/>
          <w:lang w:val="es-CO"/>
        </w:rPr>
        <w:t>Definición de recomendaciones para evolución.</w:t>
      </w:r>
    </w:p>
    <w:p w14:paraId="6758DC68" w14:textId="77777777" w:rsidR="00255360" w:rsidRDefault="00255360" w:rsidP="0053319B">
      <w:pPr>
        <w:pStyle w:val="Prrafodelista"/>
        <w:numPr>
          <w:ilvl w:val="0"/>
          <w:numId w:val="63"/>
        </w:numPr>
        <w:spacing w:after="0"/>
        <w:jc w:val="both"/>
        <w:rPr>
          <w:sz w:val="20"/>
          <w:szCs w:val="20"/>
          <w:lang w:val="es-CO"/>
        </w:rPr>
      </w:pPr>
      <w:r w:rsidRPr="00255360">
        <w:rPr>
          <w:sz w:val="20"/>
          <w:szCs w:val="20"/>
          <w:lang w:val="es-CO"/>
        </w:rPr>
        <w:t>Validación de agentes y componentes de IA generativa</w:t>
      </w:r>
    </w:p>
    <w:p w14:paraId="32007830" w14:textId="77777777" w:rsidR="00E8622C" w:rsidRPr="00255360" w:rsidRDefault="00E8622C" w:rsidP="00E8622C">
      <w:pPr>
        <w:pStyle w:val="Prrafodelista"/>
        <w:spacing w:after="0"/>
        <w:jc w:val="both"/>
        <w:rPr>
          <w:sz w:val="20"/>
          <w:szCs w:val="20"/>
          <w:lang w:val="es-CO"/>
        </w:rPr>
      </w:pPr>
    </w:p>
    <w:p w14:paraId="2FB57296" w14:textId="77777777" w:rsidR="00E6486F" w:rsidRDefault="00E6486F" w:rsidP="00E8622C">
      <w:pPr>
        <w:pStyle w:val="Prrafodelista"/>
        <w:spacing w:after="0"/>
        <w:jc w:val="both"/>
        <w:rPr>
          <w:sz w:val="20"/>
          <w:szCs w:val="20"/>
          <w:lang w:val="es-CO"/>
        </w:rPr>
      </w:pPr>
    </w:p>
    <w:p w14:paraId="2C9A84FA" w14:textId="69EE6C0E" w:rsidR="00E6486F" w:rsidRDefault="00EB06F3" w:rsidP="00EB06F3">
      <w:pPr>
        <w:pStyle w:val="Prrafodelista"/>
        <w:spacing w:after="0"/>
        <w:ind w:left="360"/>
        <w:jc w:val="both"/>
        <w:rPr>
          <w:b/>
          <w:bCs/>
          <w:sz w:val="20"/>
          <w:szCs w:val="20"/>
          <w:lang w:val="es-CO"/>
        </w:rPr>
      </w:pPr>
      <w:r w:rsidRPr="00EB06F3">
        <w:rPr>
          <w:b/>
          <w:bCs/>
          <w:sz w:val="20"/>
          <w:szCs w:val="20"/>
          <w:lang w:val="es-CO"/>
        </w:rPr>
        <w:t>Evaluación, criterios de aceptación, responsables y promoción a producción</w:t>
      </w:r>
      <w:r>
        <w:rPr>
          <w:b/>
          <w:bCs/>
          <w:sz w:val="20"/>
          <w:szCs w:val="20"/>
          <w:lang w:val="es-CO"/>
        </w:rPr>
        <w:t>:</w:t>
      </w:r>
    </w:p>
    <w:p w14:paraId="70224D1E" w14:textId="77777777" w:rsidR="00EB06F3" w:rsidRPr="00EB06F3" w:rsidRDefault="00EB06F3" w:rsidP="00EB06F3">
      <w:pPr>
        <w:pStyle w:val="Prrafodelista"/>
        <w:spacing w:after="0"/>
        <w:ind w:left="360"/>
        <w:jc w:val="both"/>
        <w:rPr>
          <w:b/>
          <w:bCs/>
          <w:sz w:val="20"/>
          <w:szCs w:val="20"/>
          <w:lang w:val="es-CO"/>
        </w:rPr>
      </w:pPr>
    </w:p>
    <w:p w14:paraId="570C7D7D" w14:textId="77777777" w:rsidR="00255360" w:rsidRPr="00255360" w:rsidRDefault="00255360" w:rsidP="00255360">
      <w:pPr>
        <w:spacing w:after="0"/>
        <w:ind w:left="720"/>
        <w:jc w:val="both"/>
        <w:rPr>
          <w:sz w:val="20"/>
          <w:szCs w:val="20"/>
          <w:lang w:val="es-CO"/>
        </w:rPr>
      </w:pPr>
      <w:r w:rsidRPr="00255360">
        <w:rPr>
          <w:sz w:val="20"/>
          <w:szCs w:val="20"/>
          <w:lang w:val="es-CO"/>
        </w:rPr>
        <w:t>Para los agentes PHM y RWE se establecerá un conjunto de evaluación versionado compuesto por escenarios funcionales representativos, casos negativos y pruebas adversariales de seguridad. Las evaluaciones deberán permitir medir de manera reproducible la calidad de las respuestas, el uso adecuado de las herramientas autorizadas, el cumplimiento de los controles de seguridad y privacidad y la trazabilidad de los resultados.</w:t>
      </w:r>
    </w:p>
    <w:p w14:paraId="7C27223B" w14:textId="77777777" w:rsidR="00557765" w:rsidRDefault="00557765" w:rsidP="00255360">
      <w:pPr>
        <w:spacing w:after="0"/>
        <w:ind w:left="720"/>
        <w:jc w:val="both"/>
        <w:rPr>
          <w:sz w:val="20"/>
          <w:szCs w:val="20"/>
          <w:lang w:val="es-CO"/>
        </w:rPr>
      </w:pPr>
    </w:p>
    <w:p w14:paraId="68171363" w14:textId="77777777" w:rsidR="00574502" w:rsidRDefault="00557765" w:rsidP="00557765">
      <w:pPr>
        <w:spacing w:after="0"/>
        <w:ind w:left="720"/>
        <w:jc w:val="both"/>
        <w:rPr>
          <w:sz w:val="20"/>
          <w:szCs w:val="20"/>
          <w:lang w:val="es-CO"/>
        </w:rPr>
      </w:pPr>
      <w:r w:rsidRPr="00557765">
        <w:rPr>
          <w:sz w:val="20"/>
          <w:szCs w:val="20"/>
          <w:lang w:val="es-CO"/>
        </w:rPr>
        <w:t xml:space="preserve">Para cada agente o componente de IA incluido en el Release 1 se definirán y ejecutarán Evals sobre conjuntos de referencia versionados, estableciendo umbrales mínimos de aceptación que actuarán como Quality Gates para su promoción a producción. Como referencia inicial para el Release 1, se requerirá al menos 85 % de cumplimiento en escenarios funcionales, </w:t>
      </w:r>
      <w:r w:rsidR="00AB781E">
        <w:rPr>
          <w:sz w:val="20"/>
          <w:szCs w:val="20"/>
          <w:lang w:val="es-CO"/>
        </w:rPr>
        <w:t>85</w:t>
      </w:r>
      <w:r w:rsidRPr="00557765">
        <w:rPr>
          <w:sz w:val="20"/>
          <w:szCs w:val="20"/>
          <w:lang w:val="es-CO"/>
        </w:rPr>
        <w:t xml:space="preserve"> % de groundedness sobre fuentes autorizadas, </w:t>
      </w:r>
      <w:r w:rsidR="00574502">
        <w:rPr>
          <w:sz w:val="20"/>
          <w:szCs w:val="20"/>
          <w:lang w:val="es-CO"/>
        </w:rPr>
        <w:t>90</w:t>
      </w:r>
      <w:r w:rsidRPr="00557765">
        <w:rPr>
          <w:sz w:val="20"/>
          <w:szCs w:val="20"/>
          <w:lang w:val="es-CO"/>
        </w:rPr>
        <w:t xml:space="preserve"> % de uso correcto de tools y sus parámetros, 99 % de cumplimiento de schemas o formatos estructurados y una tasa máxima de 5 % de respuestas no soportadas o alucinaciones sobre el conjunto de evaluación definido. </w:t>
      </w:r>
    </w:p>
    <w:p w14:paraId="05ABB136" w14:textId="77777777" w:rsidR="00574502" w:rsidRDefault="00574502" w:rsidP="00557765">
      <w:pPr>
        <w:spacing w:after="0"/>
        <w:ind w:left="720"/>
        <w:jc w:val="both"/>
        <w:rPr>
          <w:sz w:val="20"/>
          <w:szCs w:val="20"/>
          <w:lang w:val="es-CO"/>
        </w:rPr>
      </w:pPr>
    </w:p>
    <w:p w14:paraId="2CAD336C" w14:textId="584FBA52" w:rsidR="00557765" w:rsidRPr="00557765" w:rsidRDefault="00557765" w:rsidP="00557765">
      <w:pPr>
        <w:spacing w:after="0"/>
        <w:ind w:left="720"/>
        <w:jc w:val="both"/>
        <w:rPr>
          <w:sz w:val="20"/>
          <w:szCs w:val="20"/>
          <w:lang w:val="es-CO"/>
        </w:rPr>
      </w:pPr>
      <w:r w:rsidRPr="00557765">
        <w:rPr>
          <w:sz w:val="20"/>
          <w:szCs w:val="20"/>
          <w:lang w:val="es-CO"/>
        </w:rPr>
        <w:t>Para controles críticos de seguridad y privacidad —incluyendo acceso a tools no autorizadas, fuga de información sensible o entre Data Partners y evasión efectiva de guardrails— se requerirá cero hallazgos críticos abiertos. Estos umbrales podrán ser calibrados durante el diseño detallado de acuerdo con la criticidad y características de cada caso de uso, dejando cualquier modificación documentada y aprobada por los responsables correspondientes.</w:t>
      </w:r>
    </w:p>
    <w:p w14:paraId="0B9A6E22" w14:textId="77777777" w:rsidR="00557765" w:rsidRPr="00557765" w:rsidRDefault="00557765" w:rsidP="00557765">
      <w:pPr>
        <w:spacing w:after="0"/>
        <w:ind w:left="720"/>
        <w:jc w:val="both"/>
        <w:rPr>
          <w:sz w:val="20"/>
          <w:szCs w:val="20"/>
          <w:lang w:val="es-CO"/>
        </w:rPr>
      </w:pPr>
    </w:p>
    <w:p w14:paraId="6B0BE065" w14:textId="39E3E2A8" w:rsidR="00557765" w:rsidRDefault="00557765" w:rsidP="00557765">
      <w:pPr>
        <w:spacing w:after="0"/>
        <w:ind w:left="720"/>
        <w:jc w:val="both"/>
        <w:rPr>
          <w:sz w:val="20"/>
          <w:szCs w:val="20"/>
          <w:lang w:val="es-CO"/>
        </w:rPr>
      </w:pPr>
      <w:r w:rsidRPr="00557765">
        <w:rPr>
          <w:sz w:val="20"/>
          <w:szCs w:val="20"/>
          <w:lang w:val="es-CO"/>
        </w:rPr>
        <w:t>La evaluación será responsabilidad técnica de NTT DATA, quien deberá ejecutar las pruebas, consolidar métricas, documentar evidencias y demostrar el cumplimiento de los umbrales definidos</w:t>
      </w:r>
      <w:r w:rsidR="002E1CCC">
        <w:rPr>
          <w:sz w:val="20"/>
          <w:szCs w:val="20"/>
          <w:lang w:val="es-CO"/>
        </w:rPr>
        <w:t xml:space="preserve"> y criterios de aceptación.</w:t>
      </w:r>
      <w:r w:rsidRPr="00557765">
        <w:rPr>
          <w:sz w:val="20"/>
          <w:szCs w:val="20"/>
          <w:lang w:val="es-CO"/>
        </w:rPr>
        <w:t xml:space="preserve">La aprobación para producción corresponderá a los responsables designados por SURA, incluyendo, según aplique, dueño funcional del caso de uso, Gobierno de IA, seguridad, privacidad/riesgo y responsable clínico. Adicionalmente, antes de la promoción deberá encontrarse completada la matriz de riesgos de IA </w:t>
      </w:r>
      <w:r w:rsidR="002E1CCC" w:rsidRPr="00557765">
        <w:rPr>
          <w:sz w:val="20"/>
          <w:szCs w:val="20"/>
          <w:lang w:val="es-CO"/>
        </w:rPr>
        <w:t>responsable</w:t>
      </w:r>
      <w:r w:rsidRPr="00557765">
        <w:rPr>
          <w:sz w:val="20"/>
          <w:szCs w:val="20"/>
          <w:lang w:val="es-CO"/>
        </w:rPr>
        <w:t xml:space="preserve">, implementadas las mitigaciones requeridas y formalmente aceptado el riesgo residual. El incumplimiento de los umbrales mínimos, la existencia de hallazgos críticos abiertos o la ausencia de aceptación del riesgo residual bloqueará la promoción del componente a </w:t>
      </w:r>
      <w:r w:rsidRPr="00557765">
        <w:rPr>
          <w:sz w:val="20"/>
          <w:szCs w:val="20"/>
          <w:lang w:val="es-CO"/>
        </w:rPr>
        <w:lastRenderedPageBreak/>
        <w:t>producción hasta que las condiciones sean corregidas o formalmente resueltas mediante el modelo de gobierno definido.</w:t>
      </w:r>
    </w:p>
    <w:p w14:paraId="7920D64A" w14:textId="5C358441" w:rsidR="00255360" w:rsidRDefault="00255360" w:rsidP="00255360">
      <w:pPr>
        <w:spacing w:after="0"/>
        <w:ind w:left="720"/>
        <w:jc w:val="both"/>
        <w:rPr>
          <w:sz w:val="20"/>
          <w:szCs w:val="20"/>
          <w:lang w:val="es-CO"/>
        </w:rPr>
      </w:pPr>
    </w:p>
    <w:tbl>
      <w:tblPr>
        <w:tblW w:w="0" w:type="auto"/>
        <w:tblInd w:w="645" w:type="dxa"/>
        <w:tblCellMar>
          <w:left w:w="70" w:type="dxa"/>
          <w:right w:w="70" w:type="dxa"/>
        </w:tblCellMar>
        <w:tblLook w:val="04A0" w:firstRow="1" w:lastRow="0" w:firstColumn="1" w:lastColumn="0" w:noHBand="0" w:noVBand="1"/>
      </w:tblPr>
      <w:tblGrid>
        <w:gridCol w:w="2487"/>
        <w:gridCol w:w="1342"/>
        <w:gridCol w:w="2060"/>
        <w:gridCol w:w="2294"/>
      </w:tblGrid>
      <w:tr w:rsidR="008423D8" w:rsidRPr="00266C86" w14:paraId="58075592" w14:textId="77777777" w:rsidTr="008423D8">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32165F3"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Dimensión</w:t>
            </w:r>
          </w:p>
        </w:tc>
        <w:tc>
          <w:tcPr>
            <w:tcW w:w="1350" w:type="dxa"/>
            <w:tcBorders>
              <w:top w:val="single" w:sz="4" w:space="0" w:color="auto"/>
              <w:left w:val="nil"/>
              <w:bottom w:val="single" w:sz="4" w:space="0" w:color="auto"/>
              <w:right w:val="single" w:sz="4" w:space="0" w:color="auto"/>
            </w:tcBorders>
            <w:noWrap/>
            <w:vAlign w:val="bottom"/>
            <w:hideMark/>
          </w:tcPr>
          <w:p w14:paraId="4350EF59"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Métrica</w:t>
            </w:r>
          </w:p>
        </w:tc>
        <w:tc>
          <w:tcPr>
            <w:tcW w:w="2203" w:type="dxa"/>
            <w:tcBorders>
              <w:top w:val="single" w:sz="4" w:space="0" w:color="auto"/>
              <w:left w:val="nil"/>
              <w:bottom w:val="single" w:sz="4" w:space="0" w:color="auto"/>
              <w:right w:val="single" w:sz="4" w:space="0" w:color="auto"/>
            </w:tcBorders>
            <w:noWrap/>
            <w:vAlign w:val="bottom"/>
            <w:hideMark/>
          </w:tcPr>
          <w:p w14:paraId="12FAFB88"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Descripción</w:t>
            </w:r>
          </w:p>
        </w:tc>
        <w:tc>
          <w:tcPr>
            <w:tcW w:w="2454" w:type="dxa"/>
            <w:tcBorders>
              <w:top w:val="single" w:sz="4" w:space="0" w:color="auto"/>
              <w:left w:val="nil"/>
              <w:bottom w:val="single" w:sz="4" w:space="0" w:color="auto"/>
              <w:right w:val="single" w:sz="4" w:space="0" w:color="auto"/>
            </w:tcBorders>
            <w:noWrap/>
            <w:vAlign w:val="bottom"/>
            <w:hideMark/>
          </w:tcPr>
          <w:p w14:paraId="41904DD9"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Gate de producción (definición inicial)</w:t>
            </w:r>
          </w:p>
        </w:tc>
      </w:tr>
      <w:tr w:rsidR="008423D8" w:rsidRPr="008423D8" w14:paraId="18431DDD" w14:textId="77777777" w:rsidTr="008423D8">
        <w:trPr>
          <w:trHeight w:val="300"/>
        </w:trPr>
        <w:tc>
          <w:tcPr>
            <w:tcW w:w="0" w:type="auto"/>
            <w:tcBorders>
              <w:top w:val="nil"/>
              <w:left w:val="single" w:sz="4" w:space="0" w:color="auto"/>
              <w:bottom w:val="single" w:sz="4" w:space="0" w:color="auto"/>
              <w:right w:val="single" w:sz="4" w:space="0" w:color="auto"/>
            </w:tcBorders>
            <w:noWrap/>
            <w:vAlign w:val="bottom"/>
            <w:hideMark/>
          </w:tcPr>
          <w:p w14:paraId="2C6AB6C7"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Groundedness / Faithfulness</w:t>
            </w:r>
          </w:p>
        </w:tc>
        <w:tc>
          <w:tcPr>
            <w:tcW w:w="1350" w:type="dxa"/>
            <w:tcBorders>
              <w:top w:val="nil"/>
              <w:left w:val="nil"/>
              <w:bottom w:val="single" w:sz="4" w:space="0" w:color="auto"/>
              <w:right w:val="single" w:sz="4" w:space="0" w:color="auto"/>
            </w:tcBorders>
            <w:noWrap/>
            <w:vAlign w:val="bottom"/>
            <w:hideMark/>
          </w:tcPr>
          <w:p w14:paraId="14F2C9FC"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Groundedness</w:t>
            </w:r>
          </w:p>
        </w:tc>
        <w:tc>
          <w:tcPr>
            <w:tcW w:w="2203" w:type="dxa"/>
            <w:tcBorders>
              <w:top w:val="nil"/>
              <w:left w:val="nil"/>
              <w:bottom w:val="single" w:sz="4" w:space="0" w:color="auto"/>
              <w:right w:val="single" w:sz="4" w:space="0" w:color="auto"/>
            </w:tcBorders>
            <w:noWrap/>
            <w:vAlign w:val="bottom"/>
            <w:hideMark/>
          </w:tcPr>
          <w:p w14:paraId="413B8C48"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Si la respuesta está soportada por el contexto entregado</w:t>
            </w:r>
          </w:p>
        </w:tc>
        <w:tc>
          <w:tcPr>
            <w:tcW w:w="2454" w:type="dxa"/>
            <w:tcBorders>
              <w:top w:val="nil"/>
              <w:left w:val="nil"/>
              <w:bottom w:val="single" w:sz="4" w:space="0" w:color="auto"/>
              <w:right w:val="single" w:sz="4" w:space="0" w:color="auto"/>
            </w:tcBorders>
            <w:noWrap/>
            <w:vAlign w:val="bottom"/>
            <w:hideMark/>
          </w:tcPr>
          <w:p w14:paraId="248187CA"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≥85% pass</w:t>
            </w:r>
          </w:p>
        </w:tc>
      </w:tr>
      <w:tr w:rsidR="008423D8" w:rsidRPr="008423D8" w14:paraId="2860DF37" w14:textId="77777777" w:rsidTr="008423D8">
        <w:trPr>
          <w:trHeight w:val="300"/>
        </w:trPr>
        <w:tc>
          <w:tcPr>
            <w:tcW w:w="0" w:type="auto"/>
            <w:tcBorders>
              <w:top w:val="nil"/>
              <w:left w:val="single" w:sz="4" w:space="0" w:color="auto"/>
              <w:bottom w:val="single" w:sz="4" w:space="0" w:color="auto"/>
              <w:right w:val="single" w:sz="4" w:space="0" w:color="auto"/>
            </w:tcBorders>
            <w:noWrap/>
            <w:vAlign w:val="bottom"/>
            <w:hideMark/>
          </w:tcPr>
          <w:p w14:paraId="61DD53B7"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Relevancia</w:t>
            </w:r>
          </w:p>
        </w:tc>
        <w:tc>
          <w:tcPr>
            <w:tcW w:w="1350" w:type="dxa"/>
            <w:tcBorders>
              <w:top w:val="nil"/>
              <w:left w:val="nil"/>
              <w:bottom w:val="single" w:sz="4" w:space="0" w:color="auto"/>
              <w:right w:val="single" w:sz="4" w:space="0" w:color="auto"/>
            </w:tcBorders>
            <w:noWrap/>
            <w:vAlign w:val="bottom"/>
            <w:hideMark/>
          </w:tcPr>
          <w:p w14:paraId="02E188AC"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Relevance</w:t>
            </w:r>
          </w:p>
        </w:tc>
        <w:tc>
          <w:tcPr>
            <w:tcW w:w="2203" w:type="dxa"/>
            <w:tcBorders>
              <w:top w:val="nil"/>
              <w:left w:val="nil"/>
              <w:bottom w:val="single" w:sz="4" w:space="0" w:color="auto"/>
              <w:right w:val="single" w:sz="4" w:space="0" w:color="auto"/>
            </w:tcBorders>
            <w:noWrap/>
            <w:vAlign w:val="bottom"/>
            <w:hideMark/>
          </w:tcPr>
          <w:p w14:paraId="2144E542"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Si responde realmente lo preguntado</w:t>
            </w:r>
          </w:p>
        </w:tc>
        <w:tc>
          <w:tcPr>
            <w:tcW w:w="2454" w:type="dxa"/>
            <w:tcBorders>
              <w:top w:val="nil"/>
              <w:left w:val="nil"/>
              <w:bottom w:val="single" w:sz="4" w:space="0" w:color="auto"/>
              <w:right w:val="single" w:sz="4" w:space="0" w:color="auto"/>
            </w:tcBorders>
            <w:noWrap/>
            <w:vAlign w:val="bottom"/>
            <w:hideMark/>
          </w:tcPr>
          <w:p w14:paraId="6B1BE659"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≥85% pass</w:t>
            </w:r>
          </w:p>
        </w:tc>
      </w:tr>
      <w:tr w:rsidR="008423D8" w:rsidRPr="008423D8" w14:paraId="70A5957A" w14:textId="77777777" w:rsidTr="008423D8">
        <w:trPr>
          <w:trHeight w:val="300"/>
        </w:trPr>
        <w:tc>
          <w:tcPr>
            <w:tcW w:w="0" w:type="auto"/>
            <w:tcBorders>
              <w:top w:val="nil"/>
              <w:left w:val="single" w:sz="4" w:space="0" w:color="auto"/>
              <w:bottom w:val="single" w:sz="4" w:space="0" w:color="auto"/>
              <w:right w:val="single" w:sz="4" w:space="0" w:color="auto"/>
            </w:tcBorders>
            <w:noWrap/>
            <w:vAlign w:val="bottom"/>
            <w:hideMark/>
          </w:tcPr>
          <w:p w14:paraId="276016A0"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Completitud</w:t>
            </w:r>
          </w:p>
        </w:tc>
        <w:tc>
          <w:tcPr>
            <w:tcW w:w="1350" w:type="dxa"/>
            <w:tcBorders>
              <w:top w:val="nil"/>
              <w:left w:val="nil"/>
              <w:bottom w:val="single" w:sz="4" w:space="0" w:color="auto"/>
              <w:right w:val="single" w:sz="4" w:space="0" w:color="auto"/>
            </w:tcBorders>
            <w:noWrap/>
            <w:vAlign w:val="bottom"/>
            <w:hideMark/>
          </w:tcPr>
          <w:p w14:paraId="2C50C334"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Response Completeness</w:t>
            </w:r>
          </w:p>
        </w:tc>
        <w:tc>
          <w:tcPr>
            <w:tcW w:w="2203" w:type="dxa"/>
            <w:tcBorders>
              <w:top w:val="nil"/>
              <w:left w:val="nil"/>
              <w:bottom w:val="single" w:sz="4" w:space="0" w:color="auto"/>
              <w:right w:val="single" w:sz="4" w:space="0" w:color="auto"/>
            </w:tcBorders>
            <w:noWrap/>
            <w:vAlign w:val="bottom"/>
            <w:hideMark/>
          </w:tcPr>
          <w:p w14:paraId="315D7BE1"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Si incluye toda la información necesaria</w:t>
            </w:r>
          </w:p>
        </w:tc>
        <w:tc>
          <w:tcPr>
            <w:tcW w:w="2454" w:type="dxa"/>
            <w:tcBorders>
              <w:top w:val="nil"/>
              <w:left w:val="nil"/>
              <w:bottom w:val="single" w:sz="4" w:space="0" w:color="auto"/>
              <w:right w:val="single" w:sz="4" w:space="0" w:color="auto"/>
            </w:tcBorders>
            <w:noWrap/>
            <w:vAlign w:val="bottom"/>
            <w:hideMark/>
          </w:tcPr>
          <w:p w14:paraId="6A664658"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≥85%</w:t>
            </w:r>
          </w:p>
        </w:tc>
      </w:tr>
      <w:tr w:rsidR="008423D8" w:rsidRPr="008423D8" w14:paraId="2D07C2BE" w14:textId="77777777" w:rsidTr="008423D8">
        <w:trPr>
          <w:trHeight w:val="300"/>
        </w:trPr>
        <w:tc>
          <w:tcPr>
            <w:tcW w:w="0" w:type="auto"/>
            <w:tcBorders>
              <w:top w:val="nil"/>
              <w:left w:val="single" w:sz="4" w:space="0" w:color="auto"/>
              <w:bottom w:val="single" w:sz="4" w:space="0" w:color="auto"/>
              <w:right w:val="single" w:sz="4" w:space="0" w:color="auto"/>
            </w:tcBorders>
            <w:noWrap/>
            <w:vAlign w:val="bottom"/>
            <w:hideMark/>
          </w:tcPr>
          <w:p w14:paraId="1B645EA9"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Coherencia</w:t>
            </w:r>
          </w:p>
        </w:tc>
        <w:tc>
          <w:tcPr>
            <w:tcW w:w="1350" w:type="dxa"/>
            <w:tcBorders>
              <w:top w:val="nil"/>
              <w:left w:val="nil"/>
              <w:bottom w:val="single" w:sz="4" w:space="0" w:color="auto"/>
              <w:right w:val="single" w:sz="4" w:space="0" w:color="auto"/>
            </w:tcBorders>
            <w:noWrap/>
            <w:vAlign w:val="bottom"/>
            <w:hideMark/>
          </w:tcPr>
          <w:p w14:paraId="74903E40"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Coherence</w:t>
            </w:r>
          </w:p>
        </w:tc>
        <w:tc>
          <w:tcPr>
            <w:tcW w:w="2203" w:type="dxa"/>
            <w:tcBorders>
              <w:top w:val="nil"/>
              <w:left w:val="nil"/>
              <w:bottom w:val="single" w:sz="4" w:space="0" w:color="auto"/>
              <w:right w:val="single" w:sz="4" w:space="0" w:color="auto"/>
            </w:tcBorders>
            <w:noWrap/>
            <w:vAlign w:val="bottom"/>
            <w:hideMark/>
          </w:tcPr>
          <w:p w14:paraId="5CB11AAE"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Consistencia lógica de la respuesta</w:t>
            </w:r>
          </w:p>
        </w:tc>
        <w:tc>
          <w:tcPr>
            <w:tcW w:w="2454" w:type="dxa"/>
            <w:tcBorders>
              <w:top w:val="nil"/>
              <w:left w:val="nil"/>
              <w:bottom w:val="single" w:sz="4" w:space="0" w:color="auto"/>
              <w:right w:val="single" w:sz="4" w:space="0" w:color="auto"/>
            </w:tcBorders>
            <w:noWrap/>
            <w:vAlign w:val="bottom"/>
            <w:hideMark/>
          </w:tcPr>
          <w:p w14:paraId="115961C0"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 4/5</w:t>
            </w:r>
          </w:p>
        </w:tc>
      </w:tr>
      <w:tr w:rsidR="008423D8" w:rsidRPr="008423D8" w14:paraId="0773E614" w14:textId="77777777" w:rsidTr="008423D8">
        <w:trPr>
          <w:trHeight w:val="300"/>
        </w:trPr>
        <w:tc>
          <w:tcPr>
            <w:tcW w:w="0" w:type="auto"/>
            <w:tcBorders>
              <w:top w:val="nil"/>
              <w:left w:val="single" w:sz="4" w:space="0" w:color="auto"/>
              <w:bottom w:val="single" w:sz="4" w:space="0" w:color="auto"/>
              <w:right w:val="single" w:sz="4" w:space="0" w:color="auto"/>
            </w:tcBorders>
            <w:noWrap/>
            <w:vAlign w:val="bottom"/>
            <w:hideMark/>
          </w:tcPr>
          <w:p w14:paraId="1DC6AB26"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Fluidez</w:t>
            </w:r>
          </w:p>
        </w:tc>
        <w:tc>
          <w:tcPr>
            <w:tcW w:w="1350" w:type="dxa"/>
            <w:tcBorders>
              <w:top w:val="nil"/>
              <w:left w:val="nil"/>
              <w:bottom w:val="single" w:sz="4" w:space="0" w:color="auto"/>
              <w:right w:val="single" w:sz="4" w:space="0" w:color="auto"/>
            </w:tcBorders>
            <w:noWrap/>
            <w:vAlign w:val="bottom"/>
            <w:hideMark/>
          </w:tcPr>
          <w:p w14:paraId="69A08627"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Fluency</w:t>
            </w:r>
          </w:p>
        </w:tc>
        <w:tc>
          <w:tcPr>
            <w:tcW w:w="2203" w:type="dxa"/>
            <w:tcBorders>
              <w:top w:val="nil"/>
              <w:left w:val="nil"/>
              <w:bottom w:val="single" w:sz="4" w:space="0" w:color="auto"/>
              <w:right w:val="single" w:sz="4" w:space="0" w:color="auto"/>
            </w:tcBorders>
            <w:noWrap/>
            <w:vAlign w:val="bottom"/>
            <w:hideMark/>
          </w:tcPr>
          <w:p w14:paraId="4E476C98"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Calidad lingüística</w:t>
            </w:r>
          </w:p>
        </w:tc>
        <w:tc>
          <w:tcPr>
            <w:tcW w:w="2454" w:type="dxa"/>
            <w:tcBorders>
              <w:top w:val="nil"/>
              <w:left w:val="nil"/>
              <w:bottom w:val="single" w:sz="4" w:space="0" w:color="auto"/>
              <w:right w:val="single" w:sz="4" w:space="0" w:color="auto"/>
            </w:tcBorders>
            <w:noWrap/>
            <w:vAlign w:val="bottom"/>
            <w:hideMark/>
          </w:tcPr>
          <w:p w14:paraId="251DE8AC"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 4/5</w:t>
            </w:r>
          </w:p>
        </w:tc>
      </w:tr>
      <w:tr w:rsidR="008423D8" w:rsidRPr="008423D8" w14:paraId="61B526A6" w14:textId="77777777" w:rsidTr="008423D8">
        <w:trPr>
          <w:trHeight w:val="300"/>
        </w:trPr>
        <w:tc>
          <w:tcPr>
            <w:tcW w:w="0" w:type="auto"/>
            <w:tcBorders>
              <w:top w:val="nil"/>
              <w:left w:val="single" w:sz="4" w:space="0" w:color="auto"/>
              <w:bottom w:val="single" w:sz="4" w:space="0" w:color="auto"/>
              <w:right w:val="single" w:sz="4" w:space="0" w:color="auto"/>
            </w:tcBorders>
            <w:noWrap/>
            <w:vAlign w:val="bottom"/>
            <w:hideMark/>
          </w:tcPr>
          <w:p w14:paraId="044E4DB5"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RAG</w:t>
            </w:r>
          </w:p>
        </w:tc>
        <w:tc>
          <w:tcPr>
            <w:tcW w:w="1350" w:type="dxa"/>
            <w:tcBorders>
              <w:top w:val="nil"/>
              <w:left w:val="nil"/>
              <w:bottom w:val="single" w:sz="4" w:space="0" w:color="auto"/>
              <w:right w:val="single" w:sz="4" w:space="0" w:color="auto"/>
            </w:tcBorders>
            <w:noWrap/>
            <w:vAlign w:val="bottom"/>
            <w:hideMark/>
          </w:tcPr>
          <w:p w14:paraId="4B07D452"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Recall@K</w:t>
            </w:r>
          </w:p>
        </w:tc>
        <w:tc>
          <w:tcPr>
            <w:tcW w:w="2203" w:type="dxa"/>
            <w:tcBorders>
              <w:top w:val="nil"/>
              <w:left w:val="nil"/>
              <w:bottom w:val="single" w:sz="4" w:space="0" w:color="auto"/>
              <w:right w:val="single" w:sz="4" w:space="0" w:color="auto"/>
            </w:tcBorders>
            <w:noWrap/>
            <w:vAlign w:val="bottom"/>
            <w:hideMark/>
          </w:tcPr>
          <w:p w14:paraId="06693724"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Si recupera los documentos necesarios</w:t>
            </w:r>
          </w:p>
        </w:tc>
        <w:tc>
          <w:tcPr>
            <w:tcW w:w="2454" w:type="dxa"/>
            <w:tcBorders>
              <w:top w:val="nil"/>
              <w:left w:val="nil"/>
              <w:bottom w:val="single" w:sz="4" w:space="0" w:color="auto"/>
              <w:right w:val="single" w:sz="4" w:space="0" w:color="auto"/>
            </w:tcBorders>
            <w:noWrap/>
            <w:vAlign w:val="bottom"/>
            <w:hideMark/>
          </w:tcPr>
          <w:p w14:paraId="0D752265"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 85%</w:t>
            </w:r>
          </w:p>
        </w:tc>
      </w:tr>
      <w:tr w:rsidR="008423D8" w:rsidRPr="008423D8" w14:paraId="7B84C379" w14:textId="77777777" w:rsidTr="008423D8">
        <w:trPr>
          <w:trHeight w:val="300"/>
        </w:trPr>
        <w:tc>
          <w:tcPr>
            <w:tcW w:w="0" w:type="auto"/>
            <w:tcBorders>
              <w:top w:val="nil"/>
              <w:left w:val="single" w:sz="4" w:space="0" w:color="auto"/>
              <w:bottom w:val="single" w:sz="4" w:space="0" w:color="auto"/>
              <w:right w:val="single" w:sz="4" w:space="0" w:color="auto"/>
            </w:tcBorders>
            <w:noWrap/>
            <w:vAlign w:val="bottom"/>
            <w:hideMark/>
          </w:tcPr>
          <w:p w14:paraId="7D98A3B7"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RAG</w:t>
            </w:r>
          </w:p>
        </w:tc>
        <w:tc>
          <w:tcPr>
            <w:tcW w:w="1350" w:type="dxa"/>
            <w:tcBorders>
              <w:top w:val="nil"/>
              <w:left w:val="nil"/>
              <w:bottom w:val="single" w:sz="4" w:space="0" w:color="auto"/>
              <w:right w:val="single" w:sz="4" w:space="0" w:color="auto"/>
            </w:tcBorders>
            <w:noWrap/>
            <w:vAlign w:val="bottom"/>
            <w:hideMark/>
          </w:tcPr>
          <w:p w14:paraId="63CD9585"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Precision@K</w:t>
            </w:r>
          </w:p>
        </w:tc>
        <w:tc>
          <w:tcPr>
            <w:tcW w:w="2203" w:type="dxa"/>
            <w:tcBorders>
              <w:top w:val="nil"/>
              <w:left w:val="nil"/>
              <w:bottom w:val="single" w:sz="4" w:space="0" w:color="auto"/>
              <w:right w:val="single" w:sz="4" w:space="0" w:color="auto"/>
            </w:tcBorders>
            <w:noWrap/>
            <w:vAlign w:val="bottom"/>
            <w:hideMark/>
          </w:tcPr>
          <w:p w14:paraId="60EDFAD6"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Qué porcentaje de lo recuperado es relevante</w:t>
            </w:r>
          </w:p>
        </w:tc>
        <w:tc>
          <w:tcPr>
            <w:tcW w:w="2454" w:type="dxa"/>
            <w:tcBorders>
              <w:top w:val="nil"/>
              <w:left w:val="nil"/>
              <w:bottom w:val="single" w:sz="4" w:space="0" w:color="auto"/>
              <w:right w:val="single" w:sz="4" w:space="0" w:color="auto"/>
            </w:tcBorders>
            <w:noWrap/>
            <w:vAlign w:val="bottom"/>
            <w:hideMark/>
          </w:tcPr>
          <w:p w14:paraId="24BCD6AF"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 85%</w:t>
            </w:r>
          </w:p>
        </w:tc>
      </w:tr>
      <w:tr w:rsidR="008423D8" w:rsidRPr="008423D8" w14:paraId="66DB0F8A" w14:textId="77777777" w:rsidTr="008423D8">
        <w:trPr>
          <w:trHeight w:val="300"/>
        </w:trPr>
        <w:tc>
          <w:tcPr>
            <w:tcW w:w="0" w:type="auto"/>
            <w:tcBorders>
              <w:top w:val="nil"/>
              <w:left w:val="single" w:sz="4" w:space="0" w:color="auto"/>
              <w:bottom w:val="single" w:sz="4" w:space="0" w:color="auto"/>
              <w:right w:val="single" w:sz="4" w:space="0" w:color="auto"/>
            </w:tcBorders>
            <w:noWrap/>
            <w:vAlign w:val="bottom"/>
            <w:hideMark/>
          </w:tcPr>
          <w:p w14:paraId="2F4BF93C"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Seguridad</w:t>
            </w:r>
          </w:p>
        </w:tc>
        <w:tc>
          <w:tcPr>
            <w:tcW w:w="1350" w:type="dxa"/>
            <w:tcBorders>
              <w:top w:val="nil"/>
              <w:left w:val="nil"/>
              <w:bottom w:val="single" w:sz="4" w:space="0" w:color="auto"/>
              <w:right w:val="single" w:sz="4" w:space="0" w:color="auto"/>
            </w:tcBorders>
            <w:noWrap/>
            <w:vAlign w:val="bottom"/>
            <w:hideMark/>
          </w:tcPr>
          <w:p w14:paraId="10A54B71"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Harmful output rate</w:t>
            </w:r>
          </w:p>
        </w:tc>
        <w:tc>
          <w:tcPr>
            <w:tcW w:w="2203" w:type="dxa"/>
            <w:tcBorders>
              <w:top w:val="nil"/>
              <w:left w:val="nil"/>
              <w:bottom w:val="single" w:sz="4" w:space="0" w:color="auto"/>
              <w:right w:val="single" w:sz="4" w:space="0" w:color="auto"/>
            </w:tcBorders>
            <w:noWrap/>
            <w:vAlign w:val="bottom"/>
            <w:hideMark/>
          </w:tcPr>
          <w:p w14:paraId="304BDCF5"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Respuestas inseguras</w:t>
            </w:r>
          </w:p>
        </w:tc>
        <w:tc>
          <w:tcPr>
            <w:tcW w:w="2454" w:type="dxa"/>
            <w:tcBorders>
              <w:top w:val="nil"/>
              <w:left w:val="nil"/>
              <w:bottom w:val="single" w:sz="4" w:space="0" w:color="auto"/>
              <w:right w:val="single" w:sz="4" w:space="0" w:color="auto"/>
            </w:tcBorders>
            <w:noWrap/>
            <w:vAlign w:val="bottom"/>
            <w:hideMark/>
          </w:tcPr>
          <w:p w14:paraId="6968719A"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0 casos críticos</w:t>
            </w:r>
          </w:p>
        </w:tc>
      </w:tr>
      <w:tr w:rsidR="008423D8" w:rsidRPr="00266C86" w14:paraId="1712F5F4" w14:textId="77777777" w:rsidTr="008423D8">
        <w:trPr>
          <w:trHeight w:val="300"/>
        </w:trPr>
        <w:tc>
          <w:tcPr>
            <w:tcW w:w="0" w:type="auto"/>
            <w:tcBorders>
              <w:top w:val="nil"/>
              <w:left w:val="single" w:sz="4" w:space="0" w:color="auto"/>
              <w:bottom w:val="single" w:sz="4" w:space="0" w:color="auto"/>
              <w:right w:val="single" w:sz="4" w:space="0" w:color="auto"/>
            </w:tcBorders>
            <w:noWrap/>
            <w:vAlign w:val="bottom"/>
            <w:hideMark/>
          </w:tcPr>
          <w:p w14:paraId="7CEFFEDD"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Operación</w:t>
            </w:r>
          </w:p>
        </w:tc>
        <w:tc>
          <w:tcPr>
            <w:tcW w:w="1350" w:type="dxa"/>
            <w:tcBorders>
              <w:top w:val="nil"/>
              <w:left w:val="nil"/>
              <w:bottom w:val="single" w:sz="4" w:space="0" w:color="auto"/>
              <w:right w:val="single" w:sz="4" w:space="0" w:color="auto"/>
            </w:tcBorders>
            <w:noWrap/>
            <w:vAlign w:val="bottom"/>
            <w:hideMark/>
          </w:tcPr>
          <w:p w14:paraId="1E116D68"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Latency P95</w:t>
            </w:r>
          </w:p>
        </w:tc>
        <w:tc>
          <w:tcPr>
            <w:tcW w:w="2203" w:type="dxa"/>
            <w:tcBorders>
              <w:top w:val="nil"/>
              <w:left w:val="nil"/>
              <w:bottom w:val="single" w:sz="4" w:space="0" w:color="auto"/>
              <w:right w:val="single" w:sz="4" w:space="0" w:color="auto"/>
            </w:tcBorders>
            <w:noWrap/>
            <w:vAlign w:val="bottom"/>
            <w:hideMark/>
          </w:tcPr>
          <w:p w14:paraId="1D9EF1D8"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Tiempo de respuesta extremo</w:t>
            </w:r>
          </w:p>
        </w:tc>
        <w:tc>
          <w:tcPr>
            <w:tcW w:w="2454" w:type="dxa"/>
            <w:tcBorders>
              <w:top w:val="nil"/>
              <w:left w:val="nil"/>
              <w:bottom w:val="single" w:sz="4" w:space="0" w:color="auto"/>
              <w:right w:val="single" w:sz="4" w:space="0" w:color="auto"/>
            </w:tcBorders>
            <w:noWrap/>
            <w:vAlign w:val="bottom"/>
            <w:hideMark/>
          </w:tcPr>
          <w:p w14:paraId="75B0B4BF" w14:textId="77777777" w:rsidR="008423D8" w:rsidRPr="008423D8" w:rsidRDefault="008423D8" w:rsidP="008423D8">
            <w:pPr>
              <w:spacing w:after="0" w:line="240" w:lineRule="auto"/>
              <w:rPr>
                <w:rFonts w:ascii="Aptos Narrow" w:eastAsia="Times New Roman" w:hAnsi="Aptos Narrow" w:cs="Times New Roman"/>
                <w:color w:val="000000"/>
                <w:sz w:val="22"/>
                <w:lang w:val="es-CO" w:eastAsia="es-CO"/>
              </w:rPr>
            </w:pPr>
            <w:r w:rsidRPr="008423D8">
              <w:rPr>
                <w:rFonts w:ascii="Aptos Narrow" w:eastAsia="Times New Roman" w:hAnsi="Aptos Narrow" w:cs="Times New Roman"/>
                <w:color w:val="000000"/>
                <w:sz w:val="22"/>
                <w:lang w:val="es-CO" w:eastAsia="es-CO"/>
              </w:rPr>
              <w:t>Según SLO, &lt;20 s adaptable al caso específico</w:t>
            </w:r>
          </w:p>
        </w:tc>
      </w:tr>
    </w:tbl>
    <w:p w14:paraId="0B17CD93" w14:textId="77777777" w:rsidR="00E8622C" w:rsidRPr="00255360" w:rsidRDefault="00E8622C" w:rsidP="00255360">
      <w:pPr>
        <w:spacing w:after="0"/>
        <w:ind w:left="720"/>
        <w:jc w:val="both"/>
        <w:rPr>
          <w:sz w:val="20"/>
          <w:szCs w:val="20"/>
          <w:lang w:val="es-CO"/>
        </w:rPr>
      </w:pPr>
    </w:p>
    <w:p w14:paraId="39028FA0" w14:textId="59567B2F" w:rsidR="00255360" w:rsidRDefault="00255360" w:rsidP="0053319B">
      <w:pPr>
        <w:pStyle w:val="Prrafodelista"/>
        <w:numPr>
          <w:ilvl w:val="0"/>
          <w:numId w:val="63"/>
        </w:numPr>
        <w:spacing w:after="0"/>
        <w:jc w:val="both"/>
        <w:rPr>
          <w:sz w:val="20"/>
          <w:szCs w:val="20"/>
          <w:lang w:val="es-CO"/>
        </w:rPr>
      </w:pPr>
      <w:r w:rsidRPr="001C43BC">
        <w:rPr>
          <w:sz w:val="20"/>
          <w:szCs w:val="20"/>
          <w:lang w:val="es-CO"/>
        </w:rPr>
        <w:t>Las métricas, resultados y evidencias de evaluación serán registradas y versionadas de acuerdo con el marco MLOps/LLMOps definido para AlejandrIA</w:t>
      </w:r>
      <w:r w:rsidR="00FF6D62">
        <w:rPr>
          <w:sz w:val="20"/>
          <w:szCs w:val="20"/>
          <w:lang w:val="es-CO"/>
        </w:rPr>
        <w:t xml:space="preserve"> en común acuerdo </w:t>
      </w:r>
    </w:p>
    <w:p w14:paraId="3B6CB21A" w14:textId="77777777" w:rsidR="00593A4C" w:rsidRDefault="00593A4C" w:rsidP="00593A4C">
      <w:pPr>
        <w:spacing w:after="0"/>
        <w:jc w:val="both"/>
        <w:rPr>
          <w:sz w:val="20"/>
          <w:szCs w:val="20"/>
          <w:lang w:val="es-CO"/>
        </w:rPr>
      </w:pPr>
    </w:p>
    <w:p w14:paraId="281CE146" w14:textId="77777777" w:rsidR="00593A4C" w:rsidRDefault="00593A4C" w:rsidP="00593A4C">
      <w:pPr>
        <w:spacing w:after="0"/>
        <w:jc w:val="both"/>
        <w:rPr>
          <w:sz w:val="20"/>
          <w:szCs w:val="20"/>
          <w:lang w:val="es-CO"/>
        </w:rPr>
      </w:pPr>
    </w:p>
    <w:p w14:paraId="25EA2817" w14:textId="20905DEC" w:rsidR="00B07307" w:rsidRPr="00B07307" w:rsidRDefault="00B07307" w:rsidP="00082A96">
      <w:pPr>
        <w:spacing w:after="160" w:line="278" w:lineRule="auto"/>
        <w:ind w:left="1440" w:hanging="1440"/>
        <w:rPr>
          <w:b/>
          <w:bCs/>
          <w:lang w:val="es-CO"/>
        </w:rPr>
      </w:pPr>
      <w:r w:rsidRPr="00B07307">
        <w:rPr>
          <w:b/>
          <w:bCs/>
          <w:lang w:val="es-CO"/>
        </w:rPr>
        <w:t>Enfoque de ejecución</w:t>
      </w:r>
      <w:r w:rsidR="00216230">
        <w:rPr>
          <w:b/>
          <w:bCs/>
          <w:lang w:val="es-CO"/>
        </w:rPr>
        <w:t xml:space="preserve"> </w:t>
      </w:r>
      <w:r w:rsidR="00293079">
        <w:rPr>
          <w:b/>
          <w:bCs/>
          <w:lang w:val="es-CO"/>
        </w:rPr>
        <w:t>pruebas Funcionales</w:t>
      </w:r>
      <w:r w:rsidR="00B0348C">
        <w:rPr>
          <w:b/>
          <w:bCs/>
          <w:lang w:val="es-CO"/>
        </w:rPr>
        <w:t xml:space="preserve"> </w:t>
      </w:r>
      <w:r w:rsidR="003C59C9">
        <w:rPr>
          <w:b/>
          <w:bCs/>
          <w:lang w:val="es-CO"/>
        </w:rPr>
        <w:t xml:space="preserve">Alejandria </w:t>
      </w:r>
    </w:p>
    <w:p w14:paraId="6E8F69CD" w14:textId="77777777" w:rsidR="008D13AB" w:rsidRDefault="008D13AB" w:rsidP="00082A96">
      <w:pPr>
        <w:spacing w:after="0"/>
        <w:ind w:left="1440" w:hanging="1440"/>
        <w:jc w:val="both"/>
        <w:rPr>
          <w:sz w:val="20"/>
          <w:szCs w:val="20"/>
          <w:lang w:val="es-MX"/>
        </w:rPr>
      </w:pPr>
      <w:r w:rsidRPr="00DB2B28">
        <w:rPr>
          <w:sz w:val="20"/>
          <w:szCs w:val="20"/>
          <w:lang w:val="es-MX"/>
        </w:rPr>
        <w:t>Para evaluar cada dimensión, se definirán casos de prueba y escenarios representativos del uso real del agente, contemplando situaciones esperadas, alternativas, casos límite y escenarios que permitan validar cómo responde ante condiciones no habituales.</w:t>
      </w:r>
    </w:p>
    <w:p w14:paraId="6B45E084" w14:textId="77777777" w:rsidR="00DB2B28" w:rsidRPr="00DB2B28" w:rsidRDefault="00DB2B28" w:rsidP="00082A96">
      <w:pPr>
        <w:spacing w:after="0"/>
        <w:ind w:left="1440" w:hanging="1440"/>
        <w:jc w:val="both"/>
        <w:rPr>
          <w:sz w:val="20"/>
          <w:szCs w:val="20"/>
          <w:lang w:val="es-MX"/>
        </w:rPr>
      </w:pPr>
    </w:p>
    <w:p w14:paraId="0EDAD882" w14:textId="77777777" w:rsidR="008D13AB" w:rsidRPr="00DB2B28" w:rsidRDefault="008D13AB" w:rsidP="00082A96">
      <w:pPr>
        <w:spacing w:after="0"/>
        <w:ind w:left="1440" w:hanging="1440"/>
        <w:jc w:val="both"/>
        <w:rPr>
          <w:sz w:val="20"/>
          <w:szCs w:val="20"/>
          <w:lang w:val="es-MX"/>
        </w:rPr>
      </w:pPr>
      <w:r w:rsidRPr="00DB2B28">
        <w:rPr>
          <w:sz w:val="20"/>
          <w:szCs w:val="20"/>
          <w:lang w:val="es-MX"/>
        </w:rPr>
        <w:t>Durante las pruebas se conservará la información necesaria para tener trazabilidad de cada validación, incluyendo la consulta realizada, el contexto utilizado, la respuesta del agente, el resultado esperado, las fuentes de referencia, las métricas evaluadas y las evidencias obtenidas.</w:t>
      </w:r>
    </w:p>
    <w:p w14:paraId="7CB0B097" w14:textId="77777777" w:rsidR="008D13AB" w:rsidRDefault="008D13AB" w:rsidP="00082A96">
      <w:pPr>
        <w:spacing w:after="0"/>
        <w:ind w:left="1440" w:hanging="1440"/>
        <w:jc w:val="both"/>
        <w:rPr>
          <w:sz w:val="20"/>
          <w:szCs w:val="20"/>
          <w:lang w:val="es-MX"/>
        </w:rPr>
      </w:pPr>
      <w:r w:rsidRPr="00DB2B28">
        <w:rPr>
          <w:sz w:val="20"/>
          <w:szCs w:val="20"/>
          <w:lang w:val="es-MX"/>
        </w:rPr>
        <w:t>Teniendo en cuenta que un agente de IA puede generar respuestas diferentes ante una misma consulta, los escenarios más relevantes o críticos se ejecutarán varias veces. Esto permitirá comprobar no solo que el agente responde correctamente, sino también que mantiene un comportamiento estable y consistente.</w:t>
      </w:r>
    </w:p>
    <w:p w14:paraId="1DFDC332" w14:textId="77777777" w:rsidR="00DB2B28" w:rsidRPr="00DB2B28" w:rsidRDefault="00DB2B28" w:rsidP="00C73A27">
      <w:pPr>
        <w:spacing w:after="0"/>
        <w:ind w:left="720" w:hanging="360"/>
        <w:jc w:val="both"/>
        <w:rPr>
          <w:sz w:val="20"/>
          <w:szCs w:val="20"/>
          <w:lang w:val="es-MX"/>
        </w:rPr>
      </w:pPr>
    </w:p>
    <w:p w14:paraId="217387FE" w14:textId="77777777" w:rsidR="008D13AB" w:rsidRDefault="008D13AB" w:rsidP="00DB2B28">
      <w:pPr>
        <w:spacing w:after="0"/>
        <w:ind w:left="360"/>
        <w:jc w:val="both"/>
        <w:rPr>
          <w:b/>
          <w:sz w:val="20"/>
          <w:szCs w:val="20"/>
          <w:lang w:val="es-MX"/>
        </w:rPr>
      </w:pPr>
      <w:r w:rsidRPr="00DB2B28">
        <w:rPr>
          <w:b/>
          <w:sz w:val="20"/>
          <w:szCs w:val="20"/>
          <w:lang w:val="es-MX"/>
        </w:rPr>
        <w:t>Criterios de aceptación</w:t>
      </w:r>
    </w:p>
    <w:p w14:paraId="5E00DEDD" w14:textId="77777777" w:rsidR="003C59C9" w:rsidRPr="00DB2B28" w:rsidRDefault="003C59C9" w:rsidP="00DB2B28">
      <w:pPr>
        <w:spacing w:after="0"/>
        <w:ind w:left="360"/>
        <w:jc w:val="both"/>
        <w:rPr>
          <w:b/>
          <w:sz w:val="20"/>
          <w:szCs w:val="20"/>
          <w:lang w:val="es-MX"/>
        </w:rPr>
      </w:pPr>
    </w:p>
    <w:p w14:paraId="6834EDEB" w14:textId="77777777" w:rsidR="008D13AB" w:rsidRDefault="008D13AB" w:rsidP="00DB2B28">
      <w:pPr>
        <w:spacing w:after="0"/>
        <w:ind w:left="360"/>
        <w:jc w:val="both"/>
        <w:rPr>
          <w:sz w:val="20"/>
          <w:szCs w:val="20"/>
          <w:lang w:val="es-MX"/>
        </w:rPr>
      </w:pPr>
      <w:r w:rsidRPr="00DB2B28">
        <w:rPr>
          <w:sz w:val="20"/>
          <w:szCs w:val="20"/>
          <w:lang w:val="es-MX"/>
        </w:rPr>
        <w:t>Para considerar que un agente está listo, no será suficiente con validar que simplemente "responde". Se evaluará de manera integral que sus respuestas sean correctas, relevantes, completas, sustentadas en la información disponible, consistentes y seguras, de acuerdo con los criterios y niveles de aceptación definidos para cada dimensión.</w:t>
      </w:r>
    </w:p>
    <w:p w14:paraId="672ECA29" w14:textId="77777777" w:rsidR="00DB2B28" w:rsidRPr="00DB2B28" w:rsidRDefault="00DB2B28" w:rsidP="00DB2B28">
      <w:pPr>
        <w:spacing w:after="0"/>
        <w:ind w:left="360"/>
        <w:jc w:val="both"/>
        <w:rPr>
          <w:sz w:val="20"/>
          <w:szCs w:val="20"/>
          <w:lang w:val="es-MX"/>
        </w:rPr>
      </w:pPr>
    </w:p>
    <w:p w14:paraId="5198379F" w14:textId="77777777" w:rsidR="008D13AB" w:rsidRPr="00DB2B28" w:rsidRDefault="008D13AB" w:rsidP="00DB2B28">
      <w:pPr>
        <w:spacing w:after="0"/>
        <w:ind w:left="360"/>
        <w:jc w:val="both"/>
        <w:rPr>
          <w:sz w:val="20"/>
          <w:szCs w:val="20"/>
          <w:lang w:val="es-MX"/>
        </w:rPr>
      </w:pPr>
      <w:r w:rsidRPr="00DB2B28">
        <w:rPr>
          <w:sz w:val="20"/>
          <w:szCs w:val="20"/>
          <w:lang w:val="es-MX"/>
        </w:rPr>
        <w:t>El proceso de validación seguirá un flujo sencillo y trazable:</w:t>
      </w:r>
    </w:p>
    <w:p w14:paraId="579AB423" w14:textId="77777777" w:rsidR="008D13AB" w:rsidRPr="00DB2B28" w:rsidRDefault="008D13AB" w:rsidP="00DB2B28">
      <w:pPr>
        <w:spacing w:after="0"/>
        <w:ind w:left="1080"/>
        <w:jc w:val="both"/>
        <w:rPr>
          <w:sz w:val="20"/>
          <w:szCs w:val="20"/>
          <w:lang w:val="es-MX"/>
        </w:rPr>
      </w:pPr>
      <w:r w:rsidRPr="00DB2B28">
        <w:rPr>
          <w:sz w:val="20"/>
          <w:szCs w:val="20"/>
          <w:lang w:val="es-MX"/>
        </w:rPr>
        <w:t>Entrada → Agente IA → Respuesta → Evaluación → Métricas → Criterios de aceptación → PASS/FAIL → Evidencia</w:t>
      </w:r>
    </w:p>
    <w:p w14:paraId="64FD99B3" w14:textId="77777777" w:rsidR="008D13AB" w:rsidRPr="00DB2B28" w:rsidRDefault="008D13AB" w:rsidP="00DB2B28">
      <w:pPr>
        <w:spacing w:after="0"/>
        <w:ind w:left="360"/>
        <w:jc w:val="both"/>
        <w:rPr>
          <w:sz w:val="20"/>
          <w:szCs w:val="20"/>
          <w:lang w:val="es-MX"/>
        </w:rPr>
      </w:pPr>
      <w:r w:rsidRPr="00DB2B28">
        <w:rPr>
          <w:sz w:val="20"/>
          <w:szCs w:val="20"/>
          <w:lang w:val="es-MX"/>
        </w:rPr>
        <w:t>De esta manera, podremos contar con una visión objetiva de la calidad y comportamiento del agente, identificar oportunidades de mejora y determinar si cuenta con las condiciones necesarias para avanzar a UAT o producción.</w:t>
      </w:r>
    </w:p>
    <w:p w14:paraId="43D2404C" w14:textId="77777777" w:rsidR="00593A4C" w:rsidRDefault="00593A4C" w:rsidP="00593A4C">
      <w:pPr>
        <w:spacing w:after="0"/>
        <w:jc w:val="both"/>
        <w:rPr>
          <w:sz w:val="20"/>
          <w:szCs w:val="20"/>
          <w:lang w:val="es-CO"/>
        </w:rPr>
      </w:pPr>
    </w:p>
    <w:p w14:paraId="7A749B4C" w14:textId="77777777" w:rsidR="00593A4C" w:rsidRPr="00593A4C" w:rsidRDefault="00593A4C" w:rsidP="00593A4C">
      <w:pPr>
        <w:spacing w:after="0"/>
        <w:jc w:val="both"/>
        <w:rPr>
          <w:sz w:val="20"/>
          <w:szCs w:val="20"/>
          <w:lang w:val="es-CO"/>
        </w:rPr>
      </w:pPr>
    </w:p>
    <w:p w14:paraId="1853391D" w14:textId="77777777" w:rsidR="00732FF3" w:rsidRDefault="009C0B53" w:rsidP="00732FF3">
      <w:pPr>
        <w:pStyle w:val="Ttulo3"/>
        <w:rPr>
          <w:rFonts w:ascii="Aptos" w:hAnsi="Aptos"/>
          <w:sz w:val="20"/>
          <w:szCs w:val="20"/>
          <w:lang w:val="es-CO"/>
        </w:rPr>
      </w:pPr>
      <w:bookmarkStart w:id="228" w:name="_Toc238570961"/>
      <w:bookmarkStart w:id="229" w:name="_Toc238651537"/>
      <w:bookmarkStart w:id="230" w:name="_Toc240576079"/>
      <w:commentRangeStart w:id="231"/>
      <w:commentRangeStart w:id="232"/>
      <w:commentRangeStart w:id="233"/>
      <w:r w:rsidRPr="00732FF3">
        <w:rPr>
          <w:rFonts w:ascii="Aptos" w:hAnsi="Aptos"/>
          <w:sz w:val="20"/>
          <w:szCs w:val="20"/>
          <w:lang w:val="es-CO"/>
        </w:rPr>
        <w:t>Arquitectura de referencia</w:t>
      </w:r>
      <w:bookmarkEnd w:id="228"/>
      <w:bookmarkEnd w:id="229"/>
      <w:bookmarkEnd w:id="230"/>
      <w:commentRangeEnd w:id="231"/>
      <w:r w:rsidR="00ED4E70">
        <w:rPr>
          <w:rStyle w:val="Refdecomentario"/>
          <w:rFonts w:ascii="Aptos" w:hAnsi="Aptos"/>
          <w:sz w:val="20"/>
          <w:szCs w:val="20"/>
          <w:lang w:val="es-CO"/>
        </w:rPr>
        <w:commentReference w:id="231"/>
      </w:r>
      <w:commentRangeEnd w:id="232"/>
      <w:r>
        <w:rPr>
          <w:rStyle w:val="Refdecomentario"/>
          <w:rFonts w:ascii="Aptos" w:hAnsi="Aptos"/>
          <w:sz w:val="20"/>
          <w:szCs w:val="20"/>
          <w:lang w:val="es-CO"/>
        </w:rPr>
        <w:commentReference w:id="232"/>
      </w:r>
      <w:commentRangeEnd w:id="233"/>
      <w:r>
        <w:rPr>
          <w:rStyle w:val="Refdecomentario"/>
          <w:rFonts w:ascii="Aptos" w:hAnsi="Aptos"/>
          <w:sz w:val="20"/>
          <w:szCs w:val="20"/>
          <w:lang w:val="es-CO"/>
        </w:rPr>
        <w:commentReference w:id="233"/>
      </w:r>
    </w:p>
    <w:p w14:paraId="2345FC6D" w14:textId="77777777" w:rsidR="00732FF3" w:rsidRPr="00732FF3" w:rsidRDefault="00732FF3" w:rsidP="00732FF3">
      <w:pPr>
        <w:rPr>
          <w:lang w:val="es-CO"/>
        </w:rPr>
      </w:pPr>
    </w:p>
    <w:p w14:paraId="7BA799BB" w14:textId="77777777" w:rsidR="00732FF3" w:rsidRDefault="775F57ED" w:rsidP="00732FF3">
      <w:pPr>
        <w:spacing w:after="0"/>
        <w:ind w:left="720"/>
        <w:jc w:val="both"/>
        <w:rPr>
          <w:sz w:val="20"/>
          <w:szCs w:val="20"/>
          <w:lang w:val="es-CO"/>
        </w:rPr>
      </w:pPr>
      <w:r w:rsidRPr="00732FF3">
        <w:rPr>
          <w:sz w:val="20"/>
          <w:szCs w:val="20"/>
          <w:lang w:val="es-CO"/>
        </w:rPr>
        <w:t xml:space="preserve">Se presenta a continuación la arquitectura de referencia de la plataforma de analítica de datos de salud de SURA, desarrollada sobre la nube de Google. Esta plataforma federa los modelos OMOP mantenidos por los data partners sin centralizar dato clínico crudo, y expone capacidades de IA, análisis poblacional y generación de evidencia mediante una experiencia unificada. </w:t>
      </w:r>
    </w:p>
    <w:p w14:paraId="0835CD3A" w14:textId="77777777" w:rsidR="00732FF3" w:rsidRDefault="00732FF3" w:rsidP="00732FF3">
      <w:pPr>
        <w:spacing w:after="0"/>
        <w:ind w:left="720"/>
        <w:jc w:val="both"/>
        <w:rPr>
          <w:sz w:val="20"/>
          <w:szCs w:val="20"/>
          <w:lang w:val="es-CO"/>
        </w:rPr>
      </w:pPr>
    </w:p>
    <w:p w14:paraId="76524D73" w14:textId="67C1931E" w:rsidR="775F57ED" w:rsidRDefault="775F57ED" w:rsidP="00732FF3">
      <w:pPr>
        <w:spacing w:after="0"/>
        <w:ind w:left="720"/>
        <w:jc w:val="both"/>
        <w:rPr>
          <w:sz w:val="20"/>
          <w:szCs w:val="20"/>
          <w:lang w:val="es-CO"/>
        </w:rPr>
      </w:pPr>
      <w:r w:rsidRPr="00732FF3">
        <w:rPr>
          <w:sz w:val="20"/>
          <w:szCs w:val="20"/>
          <w:lang w:val="es-CO"/>
        </w:rPr>
        <w:t xml:space="preserve">El stack agentico y de modelos se implementa sobre GCP; no obstante, </w:t>
      </w:r>
      <w:r w:rsidR="0BB65A26" w:rsidRPr="00732FF3">
        <w:rPr>
          <w:sz w:val="20"/>
          <w:szCs w:val="20"/>
          <w:lang w:val="es-CO"/>
        </w:rPr>
        <w:t xml:space="preserve">para </w:t>
      </w:r>
      <w:r w:rsidRPr="00732FF3">
        <w:rPr>
          <w:sz w:val="20"/>
          <w:szCs w:val="20"/>
          <w:lang w:val="es-CO"/>
        </w:rPr>
        <w:t xml:space="preserve">varios de sus componentes </w:t>
      </w:r>
      <w:r w:rsidR="6EC16B3C" w:rsidRPr="00732FF3">
        <w:rPr>
          <w:sz w:val="20"/>
          <w:szCs w:val="20"/>
          <w:lang w:val="es-CO"/>
        </w:rPr>
        <w:t xml:space="preserve">de </w:t>
      </w:r>
      <w:r w:rsidRPr="00732FF3">
        <w:rPr>
          <w:sz w:val="20"/>
          <w:szCs w:val="20"/>
          <w:lang w:val="es-CO"/>
        </w:rPr>
        <w:t xml:space="preserve">control plane, gateways de modelos y herramientas, registro de agentes y gestión de prompts </w:t>
      </w:r>
      <w:r w:rsidR="327035F0" w:rsidRPr="00732FF3">
        <w:rPr>
          <w:sz w:val="20"/>
          <w:szCs w:val="20"/>
          <w:lang w:val="es-CO"/>
        </w:rPr>
        <w:t xml:space="preserve">ya </w:t>
      </w:r>
      <w:r w:rsidRPr="00732FF3">
        <w:rPr>
          <w:sz w:val="20"/>
          <w:szCs w:val="20"/>
          <w:lang w:val="es-CO"/>
        </w:rPr>
        <w:t>tienen definiciones y lineamientos establecidos por SURA</w:t>
      </w:r>
      <w:r w:rsidR="0AB17AF7" w:rsidRPr="00732FF3">
        <w:rPr>
          <w:sz w:val="20"/>
          <w:szCs w:val="20"/>
          <w:lang w:val="es-CO"/>
        </w:rPr>
        <w:t>, e</w:t>
      </w:r>
      <w:r w:rsidRPr="00732FF3">
        <w:rPr>
          <w:sz w:val="20"/>
          <w:szCs w:val="20"/>
          <w:lang w:val="es-CO"/>
        </w:rPr>
        <w:t xml:space="preserve">n consecuencia, NTT Data acompañará a SURA en la homologación de esas definiciones para aplicarlas de forma equivalente en GCP, dejando el mapeo documentado. Para ello se realizará </w:t>
      </w:r>
      <w:r w:rsidR="73A48AD1" w:rsidRPr="00732FF3">
        <w:rPr>
          <w:sz w:val="20"/>
          <w:szCs w:val="20"/>
          <w:lang w:val="es-CO"/>
        </w:rPr>
        <w:t>s</w:t>
      </w:r>
      <w:r w:rsidRPr="00732FF3">
        <w:rPr>
          <w:sz w:val="20"/>
          <w:szCs w:val="20"/>
          <w:lang w:val="es-CO"/>
        </w:rPr>
        <w:t>esi</w:t>
      </w:r>
      <w:r w:rsidR="08B0E397" w:rsidRPr="00732FF3">
        <w:rPr>
          <w:sz w:val="20"/>
          <w:szCs w:val="20"/>
          <w:lang w:val="es-CO"/>
        </w:rPr>
        <w:t>ones</w:t>
      </w:r>
      <w:r w:rsidRPr="00732FF3">
        <w:rPr>
          <w:sz w:val="20"/>
          <w:szCs w:val="20"/>
          <w:lang w:val="es-CO"/>
        </w:rPr>
        <w:t xml:space="preserve"> de alineamiento en la que se adoptarán las definiciones y lineamientos de SURA como referencia, se identificarán las equivalencias en los servicios de GCP y se establecerán los criterios que guiarán las decisiones de implementación a lo largo del proyecto.</w:t>
      </w:r>
    </w:p>
    <w:p w14:paraId="67F02113" w14:textId="77777777" w:rsidR="00732FF3" w:rsidRPr="00732FF3" w:rsidRDefault="00732FF3" w:rsidP="00732FF3">
      <w:pPr>
        <w:spacing w:after="0"/>
        <w:ind w:left="720"/>
        <w:jc w:val="both"/>
        <w:rPr>
          <w:sz w:val="20"/>
          <w:szCs w:val="20"/>
          <w:lang w:val="es-CO"/>
        </w:rPr>
      </w:pPr>
    </w:p>
    <w:p w14:paraId="0F20F69B" w14:textId="1E931E49" w:rsidR="008C4A75" w:rsidRPr="00732FF3" w:rsidRDefault="009C0B53" w:rsidP="00C349BF">
      <w:pPr>
        <w:jc w:val="both"/>
        <w:rPr>
          <w:rFonts w:eastAsia="Segoe UI" w:cs="Segoe UI"/>
          <w:color w:val="000000" w:themeColor="text1"/>
          <w:sz w:val="20"/>
          <w:szCs w:val="20"/>
          <w:lang w:val="es-CO"/>
        </w:rPr>
      </w:pPr>
      <w:commentRangeStart w:id="234"/>
      <w:commentRangeStart w:id="235"/>
      <w:commentRangeStart w:id="236"/>
      <w:commentRangeStart w:id="237"/>
      <w:r w:rsidRPr="00412A1F">
        <w:rPr>
          <w:noProof/>
          <w:sz w:val="20"/>
          <w:szCs w:val="20"/>
        </w:rPr>
        <w:lastRenderedPageBreak/>
        <w:drawing>
          <wp:inline distT="0" distB="0" distL="0" distR="0" wp14:anchorId="05627BD2" wp14:editId="2E34DDD7">
            <wp:extent cx="5676900" cy="2628900"/>
            <wp:effectExtent l="0" t="0" r="0" b="0"/>
            <wp:docPr id="2095780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095" name="Picture 209578095"/>
                    <pic:cNvPicPr/>
                  </pic:nvPicPr>
                  <pic:blipFill>
                    <a:blip r:embed="rId18">
                      <a:extLst>
                        <a:ext uri="{28A0092B-C50C-407E-A947-70E740481C1C}">
                          <a14:useLocalDpi xmlns:a14="http://schemas.microsoft.com/office/drawing/2010/main" val="0"/>
                        </a:ext>
                      </a:extLst>
                    </a:blip>
                    <a:srcRect t="11254"/>
                    <a:stretch>
                      <a:fillRect/>
                    </a:stretch>
                  </pic:blipFill>
                  <pic:spPr>
                    <a:xfrm>
                      <a:off x="0" y="0"/>
                      <a:ext cx="5676902" cy="2628901"/>
                    </a:xfrm>
                    <a:prstGeom prst="rect">
                      <a:avLst/>
                    </a:prstGeom>
                  </pic:spPr>
                </pic:pic>
              </a:graphicData>
            </a:graphic>
          </wp:inline>
        </w:drawing>
      </w:r>
      <w:commentRangeEnd w:id="234"/>
      <w:r w:rsidR="000B405D" w:rsidRPr="00732FF3">
        <w:rPr>
          <w:rStyle w:val="Refdecomentario"/>
          <w:rFonts w:eastAsia="Segoe UI" w:cs="Segoe UI"/>
          <w:color w:val="000000" w:themeColor="text1"/>
          <w:sz w:val="20"/>
          <w:szCs w:val="20"/>
          <w:lang w:val="es-CO"/>
        </w:rPr>
        <w:commentReference w:id="234"/>
      </w:r>
      <w:commentRangeEnd w:id="235"/>
      <w:r w:rsidRPr="00732FF3">
        <w:rPr>
          <w:rStyle w:val="Refdecomentario"/>
          <w:rFonts w:eastAsia="Segoe UI" w:cs="Segoe UI"/>
          <w:color w:val="000000" w:themeColor="text1"/>
          <w:sz w:val="20"/>
          <w:szCs w:val="20"/>
          <w:lang w:val="es-CO"/>
        </w:rPr>
        <w:commentReference w:id="235"/>
      </w:r>
      <w:commentRangeEnd w:id="236"/>
      <w:r w:rsidRPr="00732FF3">
        <w:rPr>
          <w:rStyle w:val="Refdecomentario"/>
          <w:rFonts w:eastAsia="Segoe UI" w:cs="Segoe UI"/>
          <w:color w:val="000000" w:themeColor="text1"/>
          <w:sz w:val="20"/>
          <w:szCs w:val="20"/>
          <w:lang w:val="es-CO"/>
        </w:rPr>
        <w:commentReference w:id="236"/>
      </w:r>
      <w:commentRangeEnd w:id="237"/>
      <w:r w:rsidRPr="00732FF3">
        <w:rPr>
          <w:rStyle w:val="Refdecomentario"/>
          <w:rFonts w:eastAsia="Segoe UI" w:cs="Segoe UI"/>
          <w:color w:val="000000" w:themeColor="text1"/>
          <w:sz w:val="20"/>
          <w:szCs w:val="20"/>
          <w:lang w:val="es-CO"/>
        </w:rPr>
        <w:commentReference w:id="237"/>
      </w:r>
    </w:p>
    <w:p w14:paraId="1026CA31" w14:textId="77777777" w:rsidR="008C4A75" w:rsidRPr="00412A1F" w:rsidRDefault="008C4A75" w:rsidP="00C349BF">
      <w:pPr>
        <w:jc w:val="both"/>
        <w:rPr>
          <w:sz w:val="20"/>
          <w:szCs w:val="20"/>
          <w:lang w:val="es-CO"/>
        </w:rPr>
      </w:pPr>
    </w:p>
    <w:p w14:paraId="0F2A7A22" w14:textId="4131687D" w:rsidR="14B0A350" w:rsidRPr="00FD1368" w:rsidRDefault="009C0B53" w:rsidP="00FD1368">
      <w:pPr>
        <w:pStyle w:val="Ttulo3"/>
        <w:rPr>
          <w:rFonts w:ascii="Aptos" w:hAnsi="Aptos"/>
          <w:sz w:val="20"/>
          <w:szCs w:val="20"/>
          <w:lang w:val="es-CO"/>
        </w:rPr>
      </w:pPr>
      <w:bookmarkStart w:id="238" w:name="_Toc238483087"/>
      <w:bookmarkStart w:id="239" w:name="_Toc238570962"/>
      <w:bookmarkStart w:id="240" w:name="_Toc238651538"/>
      <w:bookmarkStart w:id="241" w:name="_Toc240576080"/>
      <w:r w:rsidRPr="00FD1368">
        <w:rPr>
          <w:rFonts w:ascii="Aptos" w:hAnsi="Aptos"/>
          <w:sz w:val="20"/>
          <w:szCs w:val="20"/>
          <w:lang w:val="es-CO"/>
        </w:rPr>
        <w:t>Frontend y Acceso</w:t>
      </w:r>
      <w:bookmarkEnd w:id="238"/>
      <w:bookmarkEnd w:id="239"/>
      <w:bookmarkEnd w:id="240"/>
      <w:bookmarkEnd w:id="241"/>
    </w:p>
    <w:p w14:paraId="5FABC7A7" w14:textId="19512312" w:rsidR="14B0A350" w:rsidRPr="00412A1F" w:rsidRDefault="009C0B53" w:rsidP="00C349BF">
      <w:pPr>
        <w:spacing w:before="192" w:after="192"/>
        <w:jc w:val="both"/>
        <w:rPr>
          <w:rFonts w:eastAsia="Aptos" w:cs="Aptos"/>
          <w:sz w:val="20"/>
          <w:szCs w:val="20"/>
          <w:lang w:val="es-CO"/>
        </w:rPr>
      </w:pPr>
      <w:r w:rsidRPr="00412A1F">
        <w:rPr>
          <w:rFonts w:eastAsia="Aptos" w:cs="Aptos"/>
          <w:color w:val="333333"/>
          <w:sz w:val="20"/>
          <w:szCs w:val="20"/>
          <w:lang w:val="es-CO"/>
        </w:rPr>
        <w:t>Componentes que reciben tráfico público, protegen el perímetro, sirven la experiencia digital y gestionan la identidad de usuarios.</w:t>
      </w:r>
    </w:p>
    <w:tbl>
      <w:tblPr>
        <w:tblW w:w="0" w:type="auto"/>
        <w:tblLook w:val="06A0" w:firstRow="1" w:lastRow="0" w:firstColumn="1" w:lastColumn="0" w:noHBand="1" w:noVBand="1"/>
      </w:tblPr>
      <w:tblGrid>
        <w:gridCol w:w="1780"/>
        <w:gridCol w:w="1845"/>
        <w:gridCol w:w="5197"/>
      </w:tblGrid>
      <w:tr w:rsidR="004B0C30" w14:paraId="415DF5A6" w14:textId="77777777" w:rsidTr="00AB2F00">
        <w:trPr>
          <w:trHeight w:val="300"/>
        </w:trPr>
        <w:tc>
          <w:tcPr>
            <w:tcW w:w="1919"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356A653E" w14:textId="747FEEEB" w:rsidR="5ED7FF9C" w:rsidRPr="00412A1F" w:rsidRDefault="009C0B53" w:rsidP="00C349BF">
            <w:pPr>
              <w:spacing w:after="0"/>
              <w:jc w:val="both"/>
              <w:rPr>
                <w:rFonts w:eastAsia="Aptos" w:cs="Aptos"/>
                <w:b/>
                <w:sz w:val="20"/>
                <w:szCs w:val="20"/>
              </w:rPr>
            </w:pPr>
            <w:r w:rsidRPr="00412A1F">
              <w:rPr>
                <w:rFonts w:eastAsia="Aptos" w:cs="Aptos"/>
                <w:b/>
                <w:sz w:val="20"/>
                <w:szCs w:val="20"/>
              </w:rPr>
              <w:t>Componente</w:t>
            </w:r>
          </w:p>
        </w:tc>
        <w:tc>
          <w:tcPr>
            <w:tcW w:w="2854"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3EFB8143" w14:textId="5AD76848" w:rsidR="5ED7FF9C" w:rsidRPr="00412A1F" w:rsidRDefault="009C0B53" w:rsidP="00C349BF">
            <w:pPr>
              <w:spacing w:after="0"/>
              <w:jc w:val="both"/>
              <w:rPr>
                <w:rFonts w:eastAsia="Aptos" w:cs="Aptos"/>
                <w:b/>
                <w:sz w:val="20"/>
                <w:szCs w:val="20"/>
              </w:rPr>
            </w:pPr>
            <w:r w:rsidRPr="00412A1F">
              <w:rPr>
                <w:rFonts w:eastAsia="Aptos" w:cs="Aptos"/>
                <w:b/>
                <w:sz w:val="20"/>
                <w:szCs w:val="20"/>
              </w:rPr>
              <w:t>Servicio / Tecnología</w:t>
            </w:r>
          </w:p>
        </w:tc>
        <w:tc>
          <w:tcPr>
            <w:tcW w:w="5157"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01705ABB" w14:textId="5AFC4628" w:rsidR="5ED7FF9C" w:rsidRPr="00412A1F" w:rsidRDefault="009C0B53" w:rsidP="00C349BF">
            <w:pPr>
              <w:spacing w:after="0"/>
              <w:jc w:val="both"/>
              <w:rPr>
                <w:rFonts w:eastAsia="Aptos" w:cs="Aptos"/>
                <w:b/>
                <w:sz w:val="20"/>
                <w:szCs w:val="20"/>
              </w:rPr>
            </w:pPr>
            <w:r w:rsidRPr="00412A1F">
              <w:rPr>
                <w:rFonts w:eastAsia="Aptos" w:cs="Aptos"/>
                <w:b/>
                <w:sz w:val="20"/>
                <w:szCs w:val="20"/>
              </w:rPr>
              <w:t>Capacidad</w:t>
            </w:r>
          </w:p>
        </w:tc>
      </w:tr>
      <w:tr w:rsidR="004B0C30" w:rsidRPr="00266C86" w14:paraId="2FAAEB79" w14:textId="77777777" w:rsidTr="00AB2F00">
        <w:trPr>
          <w:trHeight w:val="300"/>
        </w:trPr>
        <w:tc>
          <w:tcPr>
            <w:tcW w:w="191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DA80A54" w14:textId="4C68EF6B" w:rsidR="5ED7FF9C" w:rsidRPr="00412A1F" w:rsidRDefault="009C0B53" w:rsidP="00C349BF">
            <w:pPr>
              <w:spacing w:after="0"/>
              <w:jc w:val="both"/>
              <w:rPr>
                <w:rFonts w:eastAsia="Aptos" w:cs="Aptos"/>
                <w:sz w:val="20"/>
                <w:szCs w:val="20"/>
              </w:rPr>
            </w:pPr>
            <w:r w:rsidRPr="00412A1F">
              <w:rPr>
                <w:rFonts w:eastAsia="Aptos" w:cs="Aptos"/>
                <w:sz w:val="20"/>
                <w:szCs w:val="20"/>
              </w:rPr>
              <w:t>Balanceador de carga global</w:t>
            </w:r>
          </w:p>
        </w:tc>
        <w:tc>
          <w:tcPr>
            <w:tcW w:w="285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F35E386" w14:textId="6BF599EA" w:rsidR="5ED7FF9C" w:rsidRPr="00412A1F" w:rsidRDefault="009C0B53" w:rsidP="00C349BF">
            <w:pPr>
              <w:spacing w:after="0"/>
              <w:jc w:val="both"/>
              <w:rPr>
                <w:rFonts w:eastAsia="Aptos" w:cs="Aptos"/>
                <w:sz w:val="20"/>
                <w:szCs w:val="20"/>
              </w:rPr>
            </w:pPr>
            <w:r w:rsidRPr="00412A1F">
              <w:rPr>
                <w:rFonts w:eastAsia="Aptos" w:cs="Aptos"/>
                <w:sz w:val="20"/>
                <w:szCs w:val="20"/>
              </w:rPr>
              <w:t>External Application Load Balancer — Cloud Load Balancing</w:t>
            </w:r>
          </w:p>
        </w:tc>
        <w:tc>
          <w:tcPr>
            <w:tcW w:w="515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2FE1EE8" w14:textId="30345D01" w:rsidR="5ED7FF9C" w:rsidRPr="00412A1F" w:rsidRDefault="009C0B53" w:rsidP="00C349BF">
            <w:pPr>
              <w:spacing w:after="0"/>
              <w:jc w:val="both"/>
              <w:rPr>
                <w:rFonts w:eastAsia="Aptos" w:cs="Aptos"/>
                <w:sz w:val="20"/>
                <w:szCs w:val="20"/>
                <w:lang w:val="es-CO"/>
              </w:rPr>
            </w:pPr>
            <w:r w:rsidRPr="00412A1F">
              <w:rPr>
                <w:rFonts w:eastAsia="Aptos" w:cs="Aptos"/>
                <w:sz w:val="20"/>
                <w:szCs w:val="20"/>
                <w:lang w:val="es-CO"/>
              </w:rPr>
              <w:t>Punto de entrada único; enruta shell, bundles de microfrontends y /api/* hacia Apigee</w:t>
            </w:r>
          </w:p>
        </w:tc>
      </w:tr>
      <w:tr w:rsidR="004B0C30" w:rsidRPr="00266C86" w14:paraId="3B6DC259" w14:textId="77777777" w:rsidTr="00AB2F00">
        <w:trPr>
          <w:trHeight w:val="300"/>
        </w:trPr>
        <w:tc>
          <w:tcPr>
            <w:tcW w:w="191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D2EFE26" w14:textId="7B0B2EE3" w:rsidR="5ED7FF9C" w:rsidRPr="00412A1F" w:rsidRDefault="009C0B53" w:rsidP="00C349BF">
            <w:pPr>
              <w:spacing w:after="0"/>
              <w:jc w:val="both"/>
              <w:rPr>
                <w:rFonts w:eastAsia="Aptos" w:cs="Aptos"/>
                <w:sz w:val="20"/>
                <w:szCs w:val="20"/>
              </w:rPr>
            </w:pPr>
            <w:r w:rsidRPr="00412A1F">
              <w:rPr>
                <w:rFonts w:eastAsia="Aptos" w:cs="Aptos"/>
                <w:sz w:val="20"/>
                <w:szCs w:val="20"/>
              </w:rPr>
              <w:t>Protección perimetral</w:t>
            </w:r>
          </w:p>
        </w:tc>
        <w:tc>
          <w:tcPr>
            <w:tcW w:w="285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C2F9B20" w14:textId="1D39E12C" w:rsidR="5ED7FF9C" w:rsidRPr="00412A1F" w:rsidRDefault="48D3F8C5" w:rsidP="00C349BF">
            <w:pPr>
              <w:spacing w:after="0"/>
              <w:jc w:val="both"/>
            </w:pPr>
            <w:r w:rsidRPr="1B4BF991">
              <w:rPr>
                <w:rFonts w:eastAsia="Aptos" w:cs="Aptos"/>
                <w:sz w:val="20"/>
                <w:szCs w:val="20"/>
              </w:rPr>
              <w:t>Cloud Armor</w:t>
            </w:r>
          </w:p>
        </w:tc>
        <w:tc>
          <w:tcPr>
            <w:tcW w:w="515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21C7B93" w14:textId="22C12EFB" w:rsidR="5ED7FF9C" w:rsidRPr="00412A1F" w:rsidRDefault="009C0B53" w:rsidP="00C349BF">
            <w:pPr>
              <w:spacing w:after="0"/>
              <w:jc w:val="both"/>
              <w:rPr>
                <w:rFonts w:eastAsia="Aptos" w:cs="Aptos"/>
                <w:sz w:val="20"/>
                <w:szCs w:val="20"/>
                <w:lang w:val="es-CO"/>
              </w:rPr>
            </w:pPr>
            <w:r w:rsidRPr="00412A1F">
              <w:rPr>
                <w:rFonts w:eastAsia="Aptos" w:cs="Aptos"/>
                <w:sz w:val="20"/>
                <w:szCs w:val="20"/>
                <w:lang w:val="es-CO"/>
              </w:rPr>
              <w:t>WAF, protección DDoS y rate limiting sobre el balanceador</w:t>
            </w:r>
          </w:p>
        </w:tc>
      </w:tr>
      <w:tr w:rsidR="004B0C30" w:rsidRPr="00266C86" w14:paraId="466712F9" w14:textId="77777777" w:rsidTr="00AB2F00">
        <w:trPr>
          <w:trHeight w:val="300"/>
        </w:trPr>
        <w:tc>
          <w:tcPr>
            <w:tcW w:w="191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AE3E2D0" w14:textId="4EFDCBE9" w:rsidR="5ED7FF9C" w:rsidRPr="00412A1F" w:rsidRDefault="009C0B53" w:rsidP="00C349BF">
            <w:pPr>
              <w:spacing w:after="0"/>
              <w:jc w:val="both"/>
              <w:rPr>
                <w:rFonts w:eastAsia="Aptos" w:cs="Aptos"/>
                <w:sz w:val="20"/>
                <w:szCs w:val="20"/>
              </w:rPr>
            </w:pPr>
            <w:r w:rsidRPr="00412A1F">
              <w:rPr>
                <w:rFonts w:eastAsia="Aptos" w:cs="Aptos"/>
                <w:sz w:val="20"/>
                <w:szCs w:val="20"/>
              </w:rPr>
              <w:t>Application Shell</w:t>
            </w:r>
          </w:p>
        </w:tc>
        <w:tc>
          <w:tcPr>
            <w:tcW w:w="285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069A34C" w14:textId="0C8E1A89" w:rsidR="5ED7FF9C" w:rsidRPr="00412A1F" w:rsidRDefault="009C0B53" w:rsidP="00C349BF">
            <w:pPr>
              <w:spacing w:after="0"/>
              <w:jc w:val="both"/>
              <w:rPr>
                <w:rFonts w:eastAsia="Aptos" w:cs="Aptos"/>
                <w:sz w:val="20"/>
                <w:szCs w:val="20"/>
              </w:rPr>
            </w:pPr>
            <w:r w:rsidRPr="00412A1F">
              <w:rPr>
                <w:rFonts w:eastAsia="Aptos" w:cs="Aptos"/>
                <w:sz w:val="20"/>
                <w:szCs w:val="20"/>
              </w:rPr>
              <w:t>Cloud Run (stateless)</w:t>
            </w:r>
          </w:p>
        </w:tc>
        <w:tc>
          <w:tcPr>
            <w:tcW w:w="515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1130DDE" w14:textId="6983026F" w:rsidR="5ED7FF9C" w:rsidRPr="00412A1F" w:rsidRDefault="009C0B53" w:rsidP="00C349BF">
            <w:pPr>
              <w:spacing w:after="0"/>
              <w:jc w:val="both"/>
              <w:rPr>
                <w:rFonts w:eastAsia="Aptos" w:cs="Aptos"/>
                <w:sz w:val="20"/>
                <w:szCs w:val="20"/>
                <w:lang w:val="es-CO"/>
              </w:rPr>
            </w:pPr>
            <w:r w:rsidRPr="00412A1F">
              <w:rPr>
                <w:rFonts w:eastAsia="Aptos" w:cs="Aptos"/>
                <w:sz w:val="20"/>
                <w:szCs w:val="20"/>
                <w:lang w:val="es-CO"/>
              </w:rPr>
              <w:t>Composición de la experiencia; entrega manifiesto firmado de microfrontends; gestiona navegación, sesión y layout</w:t>
            </w:r>
          </w:p>
        </w:tc>
      </w:tr>
      <w:tr w:rsidR="004B0C30" w:rsidRPr="00266C86" w14:paraId="5F82529B" w14:textId="77777777" w:rsidTr="00AB2F00">
        <w:trPr>
          <w:trHeight w:val="300"/>
        </w:trPr>
        <w:tc>
          <w:tcPr>
            <w:tcW w:w="191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AAE5C64" w14:textId="18489060" w:rsidR="5ED7FF9C" w:rsidRPr="00412A1F" w:rsidRDefault="009C0B53" w:rsidP="00C349BF">
            <w:pPr>
              <w:spacing w:after="0"/>
              <w:jc w:val="both"/>
              <w:rPr>
                <w:rFonts w:eastAsia="Aptos" w:cs="Aptos"/>
                <w:sz w:val="20"/>
                <w:szCs w:val="20"/>
              </w:rPr>
            </w:pPr>
            <w:r w:rsidRPr="00412A1F">
              <w:rPr>
                <w:rFonts w:eastAsia="Aptos" w:cs="Aptos"/>
                <w:sz w:val="20"/>
                <w:szCs w:val="20"/>
              </w:rPr>
              <w:t>Microfrontends (bundles)</w:t>
            </w:r>
          </w:p>
        </w:tc>
        <w:tc>
          <w:tcPr>
            <w:tcW w:w="285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90EE472" w14:textId="4851AAF9" w:rsidR="5ED7FF9C" w:rsidRPr="00412A1F" w:rsidRDefault="009C0B53" w:rsidP="00C349BF">
            <w:pPr>
              <w:spacing w:after="0"/>
              <w:jc w:val="both"/>
              <w:rPr>
                <w:rFonts w:eastAsia="Aptos" w:cs="Aptos"/>
                <w:sz w:val="20"/>
                <w:szCs w:val="20"/>
              </w:rPr>
            </w:pPr>
            <w:r w:rsidRPr="00412A1F">
              <w:rPr>
                <w:rFonts w:eastAsia="Aptos" w:cs="Aptos"/>
                <w:sz w:val="20"/>
                <w:szCs w:val="20"/>
              </w:rPr>
              <w:t>Cloud Storage + Cloud CDN</w:t>
            </w:r>
          </w:p>
        </w:tc>
        <w:tc>
          <w:tcPr>
            <w:tcW w:w="515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9AC4306" w14:textId="22C69F30" w:rsidR="5ED7FF9C" w:rsidRPr="00412A1F" w:rsidRDefault="009C0B53" w:rsidP="00C349BF">
            <w:pPr>
              <w:spacing w:after="0"/>
              <w:jc w:val="both"/>
              <w:rPr>
                <w:rFonts w:eastAsia="Aptos" w:cs="Aptos"/>
                <w:sz w:val="20"/>
                <w:szCs w:val="20"/>
                <w:lang w:val="es-CO"/>
              </w:rPr>
            </w:pPr>
            <w:r w:rsidRPr="00412A1F">
              <w:rPr>
                <w:rFonts w:eastAsia="Aptos" w:cs="Aptos"/>
                <w:sz w:val="20"/>
                <w:szCs w:val="20"/>
                <w:lang w:val="es-CO"/>
              </w:rPr>
              <w:t>Distribución de activos frontend inmutables y versionados por digest</w:t>
            </w:r>
          </w:p>
        </w:tc>
      </w:tr>
      <w:tr w:rsidR="004B0C30" w:rsidRPr="00266C86" w14:paraId="1BC66A3C" w14:textId="77777777" w:rsidTr="00AB2F00">
        <w:trPr>
          <w:trHeight w:val="300"/>
        </w:trPr>
        <w:tc>
          <w:tcPr>
            <w:tcW w:w="191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D1AF939" w14:textId="64354287" w:rsidR="5ED7FF9C" w:rsidRPr="00412A1F" w:rsidRDefault="009C0B53" w:rsidP="00C349BF">
            <w:pPr>
              <w:spacing w:after="0"/>
              <w:jc w:val="both"/>
              <w:rPr>
                <w:rFonts w:eastAsia="Aptos" w:cs="Aptos"/>
                <w:sz w:val="20"/>
                <w:szCs w:val="20"/>
              </w:rPr>
            </w:pPr>
            <w:r w:rsidRPr="00412A1F">
              <w:rPr>
                <w:rFonts w:eastAsia="Aptos" w:cs="Aptos"/>
                <w:sz w:val="20"/>
                <w:szCs w:val="20"/>
              </w:rPr>
              <w:t>Identidad de usuario final</w:t>
            </w:r>
          </w:p>
        </w:tc>
        <w:tc>
          <w:tcPr>
            <w:tcW w:w="285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DA1EF5B" w14:textId="5B4FC5E7" w:rsidR="5ED7FF9C" w:rsidRPr="00412A1F" w:rsidRDefault="009C0B53" w:rsidP="00C349BF">
            <w:pPr>
              <w:spacing w:after="0"/>
              <w:jc w:val="both"/>
              <w:rPr>
                <w:rFonts w:eastAsia="Aptos" w:cs="Aptos"/>
                <w:sz w:val="20"/>
                <w:szCs w:val="20"/>
              </w:rPr>
            </w:pPr>
            <w:r w:rsidRPr="00412A1F">
              <w:rPr>
                <w:rFonts w:eastAsia="Aptos" w:cs="Aptos"/>
                <w:sz w:val="20"/>
                <w:szCs w:val="20"/>
              </w:rPr>
              <w:t>Identity Platform</w:t>
            </w:r>
          </w:p>
        </w:tc>
        <w:tc>
          <w:tcPr>
            <w:tcW w:w="515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B2C5CB2" w14:textId="7447FC6B" w:rsidR="5ED7FF9C" w:rsidRPr="00A24DF1" w:rsidRDefault="009C0B53" w:rsidP="00C349BF">
            <w:pPr>
              <w:spacing w:after="0"/>
              <w:jc w:val="both"/>
              <w:rPr>
                <w:rFonts w:eastAsia="Aptos" w:cs="Aptos"/>
                <w:sz w:val="20"/>
                <w:szCs w:val="20"/>
                <w:lang w:val="fr-FR"/>
              </w:rPr>
            </w:pPr>
            <w:r w:rsidRPr="00A24DF1">
              <w:rPr>
                <w:rFonts w:eastAsia="Aptos" w:cs="Aptos"/>
                <w:sz w:val="20"/>
                <w:szCs w:val="20"/>
                <w:lang w:val="fr-FR"/>
              </w:rPr>
              <w:t xml:space="preserve">Login/logout, MFA, SAML/OIDC </w:t>
            </w:r>
          </w:p>
        </w:tc>
      </w:tr>
      <w:tr w:rsidR="004B0C30" w:rsidRPr="00266C86" w14:paraId="6DE6ACF5" w14:textId="77777777" w:rsidTr="00AB2F00">
        <w:trPr>
          <w:trHeight w:val="300"/>
        </w:trPr>
        <w:tc>
          <w:tcPr>
            <w:tcW w:w="191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FFFB09A" w14:textId="5ED35FBF" w:rsidR="5ED7FF9C" w:rsidRPr="00412A1F" w:rsidRDefault="009C0B53" w:rsidP="00C349BF">
            <w:pPr>
              <w:spacing w:after="0"/>
              <w:jc w:val="both"/>
              <w:rPr>
                <w:rFonts w:eastAsia="Aptos" w:cs="Aptos"/>
                <w:sz w:val="20"/>
                <w:szCs w:val="20"/>
              </w:rPr>
            </w:pPr>
            <w:commentRangeStart w:id="242"/>
            <w:commentRangeStart w:id="243"/>
            <w:commentRangeStart w:id="244"/>
            <w:commentRangeStart w:id="245"/>
            <w:commentRangeStart w:id="246"/>
            <w:commentRangeStart w:id="247"/>
            <w:r w:rsidRPr="00412A1F">
              <w:rPr>
                <w:rFonts w:eastAsia="Aptos" w:cs="Aptos"/>
                <w:sz w:val="20"/>
                <w:szCs w:val="20"/>
              </w:rPr>
              <w:t>Acceso externo a workspace B2B</w:t>
            </w:r>
          </w:p>
        </w:tc>
        <w:tc>
          <w:tcPr>
            <w:tcW w:w="285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A22BA1B" w14:textId="69EB8659" w:rsidR="5ED7FF9C" w:rsidRPr="00412A1F" w:rsidRDefault="009C0B53" w:rsidP="00C349BF">
            <w:pPr>
              <w:spacing w:after="0"/>
              <w:jc w:val="both"/>
              <w:rPr>
                <w:rFonts w:eastAsia="Aptos" w:cs="Aptos"/>
                <w:sz w:val="20"/>
                <w:szCs w:val="20"/>
              </w:rPr>
            </w:pPr>
            <w:r w:rsidRPr="00412A1F">
              <w:rPr>
                <w:rFonts w:eastAsia="Aptos" w:cs="Aptos"/>
                <w:sz w:val="20"/>
                <w:szCs w:val="20"/>
              </w:rPr>
              <w:t>IAP (Identity-Aware Proxy) + Identity Platform</w:t>
            </w:r>
          </w:p>
        </w:tc>
        <w:tc>
          <w:tcPr>
            <w:tcW w:w="515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5D297F2" w14:textId="01FE7CE9" w:rsidR="5ED7FF9C" w:rsidRPr="00412A1F" w:rsidRDefault="009C0B53" w:rsidP="00C349BF">
            <w:pPr>
              <w:spacing w:after="0"/>
              <w:jc w:val="both"/>
              <w:rPr>
                <w:rFonts w:eastAsia="Aptos" w:cs="Aptos"/>
                <w:sz w:val="20"/>
                <w:szCs w:val="20"/>
                <w:lang w:val="es-CO"/>
              </w:rPr>
            </w:pPr>
            <w:r w:rsidRPr="00412A1F">
              <w:rPr>
                <w:rFonts w:eastAsia="Aptos" w:cs="Aptos"/>
                <w:sz w:val="20"/>
                <w:szCs w:val="20"/>
                <w:lang w:val="es-CO"/>
              </w:rPr>
              <w:t>Protege el workspace para usuarios</w:t>
            </w:r>
            <w:commentRangeEnd w:id="242"/>
            <w:r w:rsidR="009677F5" w:rsidRPr="00412A1F" w:rsidDel="00110062">
              <w:rPr>
                <w:rStyle w:val="Refdecomentario"/>
                <w:rFonts w:eastAsia="Aptos" w:cs="Aptos"/>
                <w:sz w:val="20"/>
                <w:szCs w:val="20"/>
                <w:lang w:val="es-CO"/>
              </w:rPr>
              <w:commentReference w:id="242"/>
            </w:r>
            <w:commentRangeEnd w:id="243"/>
            <w:r w:rsidRPr="00412A1F">
              <w:rPr>
                <w:rStyle w:val="Refdecomentario"/>
                <w:rFonts w:eastAsia="Aptos" w:cs="Aptos"/>
                <w:sz w:val="20"/>
                <w:szCs w:val="20"/>
                <w:lang w:val="es-CO"/>
              </w:rPr>
              <w:commentReference w:id="243"/>
            </w:r>
            <w:commentRangeEnd w:id="244"/>
            <w:r w:rsidRPr="00412A1F">
              <w:rPr>
                <w:rStyle w:val="Refdecomentario"/>
                <w:rFonts w:eastAsia="Aptos" w:cs="Aptos"/>
                <w:sz w:val="20"/>
                <w:szCs w:val="20"/>
                <w:lang w:val="es-CO"/>
              </w:rPr>
              <w:commentReference w:id="244"/>
            </w:r>
            <w:commentRangeEnd w:id="245"/>
            <w:r w:rsidRPr="00412A1F">
              <w:rPr>
                <w:rStyle w:val="Refdecomentario"/>
                <w:rFonts w:eastAsia="Aptos" w:cs="Aptos"/>
                <w:sz w:val="20"/>
                <w:szCs w:val="20"/>
                <w:lang w:val="es-CO"/>
              </w:rPr>
              <w:commentReference w:id="245"/>
            </w:r>
            <w:commentRangeEnd w:id="246"/>
            <w:r w:rsidRPr="00412A1F">
              <w:rPr>
                <w:rStyle w:val="Refdecomentario"/>
                <w:rFonts w:eastAsia="Aptos" w:cs="Aptos"/>
                <w:sz w:val="20"/>
                <w:szCs w:val="20"/>
                <w:lang w:val="es-CO"/>
              </w:rPr>
              <w:commentReference w:id="246"/>
            </w:r>
            <w:commentRangeEnd w:id="247"/>
            <w:r w:rsidRPr="00412A1F">
              <w:rPr>
                <w:rStyle w:val="Refdecomentario"/>
                <w:rFonts w:eastAsia="Aptos" w:cs="Aptos"/>
                <w:sz w:val="20"/>
                <w:szCs w:val="20"/>
                <w:lang w:val="es-CO"/>
              </w:rPr>
              <w:commentReference w:id="247"/>
            </w:r>
          </w:p>
        </w:tc>
      </w:tr>
      <w:tr w:rsidR="004B0C30" w:rsidRPr="00266C86" w14:paraId="30039E3C" w14:textId="77777777" w:rsidTr="00AB2F00">
        <w:trPr>
          <w:trHeight w:val="300"/>
        </w:trPr>
        <w:tc>
          <w:tcPr>
            <w:tcW w:w="191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2C013FC" w14:textId="63361661" w:rsidR="5ED7FF9C" w:rsidRPr="00412A1F" w:rsidRDefault="009C0B53" w:rsidP="00C349BF">
            <w:pPr>
              <w:spacing w:after="0"/>
              <w:jc w:val="both"/>
              <w:rPr>
                <w:rFonts w:eastAsia="Aptos" w:cs="Aptos"/>
                <w:sz w:val="20"/>
                <w:szCs w:val="20"/>
              </w:rPr>
            </w:pPr>
            <w:r w:rsidRPr="00412A1F">
              <w:rPr>
                <w:rFonts w:eastAsia="Aptos" w:cs="Aptos"/>
                <w:sz w:val="20"/>
                <w:szCs w:val="20"/>
              </w:rPr>
              <w:t>Identidades de servicio</w:t>
            </w:r>
          </w:p>
        </w:tc>
        <w:tc>
          <w:tcPr>
            <w:tcW w:w="285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4069E98" w14:textId="2C8B4F8F" w:rsidR="5ED7FF9C" w:rsidRPr="00412A1F" w:rsidRDefault="009C0B53" w:rsidP="00C349BF">
            <w:pPr>
              <w:spacing w:after="0"/>
              <w:jc w:val="both"/>
              <w:rPr>
                <w:rFonts w:eastAsia="Aptos" w:cs="Aptos"/>
                <w:sz w:val="20"/>
                <w:szCs w:val="20"/>
              </w:rPr>
            </w:pPr>
            <w:r w:rsidRPr="00412A1F">
              <w:rPr>
                <w:rFonts w:eastAsia="Aptos" w:cs="Aptos"/>
                <w:sz w:val="20"/>
                <w:szCs w:val="20"/>
              </w:rPr>
              <w:t>IAM + Workload Identity Federation for GKE</w:t>
            </w:r>
          </w:p>
        </w:tc>
        <w:tc>
          <w:tcPr>
            <w:tcW w:w="515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E9EFD19" w14:textId="6DB9673F" w:rsidR="5ED7FF9C" w:rsidRPr="00412A1F" w:rsidRDefault="009C0B53" w:rsidP="00C349BF">
            <w:pPr>
              <w:spacing w:after="0"/>
              <w:jc w:val="both"/>
              <w:rPr>
                <w:rFonts w:eastAsia="Aptos" w:cs="Aptos"/>
                <w:sz w:val="20"/>
                <w:szCs w:val="20"/>
                <w:lang w:val="es-CO"/>
              </w:rPr>
            </w:pPr>
            <w:r w:rsidRPr="00412A1F">
              <w:rPr>
                <w:rFonts w:eastAsia="Aptos" w:cs="Aptos"/>
                <w:sz w:val="20"/>
                <w:szCs w:val="20"/>
                <w:lang w:val="es-CO"/>
              </w:rPr>
              <w:t>Service accounts por microservicio y pipeline sin llaves estáticas</w:t>
            </w:r>
          </w:p>
        </w:tc>
      </w:tr>
    </w:tbl>
    <w:p w14:paraId="41EBC0F6" w14:textId="21648FD7" w:rsidR="261675DD" w:rsidRPr="00A24DF1" w:rsidRDefault="261675DD" w:rsidP="00AB2F00">
      <w:pPr>
        <w:ind w:left="720"/>
        <w:rPr>
          <w:lang w:val="es-CO"/>
        </w:rPr>
      </w:pPr>
    </w:p>
    <w:p w14:paraId="1CA6A714" w14:textId="5B001E4C" w:rsidR="031DC215" w:rsidRDefault="031DC215" w:rsidP="4002DFE1">
      <w:pPr>
        <w:ind w:left="720"/>
        <w:jc w:val="both"/>
        <w:rPr>
          <w:lang w:val="es-ES"/>
        </w:rPr>
      </w:pPr>
      <w:r w:rsidRPr="4002DFE1">
        <w:rPr>
          <w:lang w:val="es-ES"/>
        </w:rPr>
        <w:lastRenderedPageBreak/>
        <w:t>El proceso de autenticación de usuarios se implementa de manera federada con Microsoft Entra ID de SURA, utilizando OIDC o SAML como protocolo de federación, dependiendo de la configuración expuesta por el proveedor de identidad corporativo. Los procesos de autorización, gestión de roles y perfiles se desarrollarán con servicios y pantallas a la medida. Por tanto, no se contemplan casos de uso de creación de cuentas ni gestión de usuarios dentro de la plataforma AlejandrIA.</w:t>
      </w:r>
    </w:p>
    <w:p w14:paraId="309D8686" w14:textId="23A4E547" w:rsidR="031DC215" w:rsidRDefault="031DC215" w:rsidP="64D1C46C">
      <w:pPr>
        <w:ind w:left="720"/>
        <w:jc w:val="both"/>
        <w:rPr>
          <w:lang w:val="es-ES"/>
        </w:rPr>
      </w:pPr>
      <w:r w:rsidRPr="4002DFE1">
        <w:rPr>
          <w:lang w:val="es-ES"/>
        </w:rPr>
        <w:t>Para el Release 1, el acceso al portal incluye tanto usuarios internos de SURA como usuarios de los data partners incorporados. En ambos casos, la autenticación se resuelve a través del mismo mecanismo de federación con Entra ID; por lo tanto, es responsabilidad de SURA IT aprovisionar en Entra ID las cuentas de los usuarios de data partners antes de su incorporación, independientemente del dominio de correo de origen. NTT Data configura Identity Platform para aceptar esas identidades federadas; la creación y ciclo de vida de las cuentas externas queda fuera del alcance de la plataforma.</w:t>
      </w:r>
    </w:p>
    <w:p w14:paraId="212EA6C7" w14:textId="2D7B3D6D" w:rsidR="031DC215" w:rsidRDefault="031DC215" w:rsidP="64D1C46C">
      <w:pPr>
        <w:ind w:left="720"/>
        <w:jc w:val="both"/>
        <w:rPr>
          <w:lang w:val="es-ES"/>
        </w:rPr>
      </w:pPr>
      <w:r w:rsidRPr="4002DFE1">
        <w:rPr>
          <w:lang w:val="es-ES"/>
        </w:rPr>
        <w:t xml:space="preserve">Para próximos releases, en los que se prevea escala con múltiples </w:t>
      </w:r>
      <w:r w:rsidRPr="0054F082">
        <w:rPr>
          <w:lang w:val="es-ES"/>
        </w:rPr>
        <w:t>datapartners</w:t>
      </w:r>
      <w:r w:rsidRPr="4002DFE1">
        <w:rPr>
          <w:lang w:val="es-ES"/>
        </w:rPr>
        <w:t xml:space="preserve"> externos, se deberá evaluar si el modelo de identidad evoluciona hacia B2B —federación directa con el IdP del partner y aislamiento por tenant— o B2C —gestión propia de cuentas con autoservicio—, ya que cada opción tiene implicaciones distintas en la arquitectura de identidad y en las responsabilidades de gestión de cuentas por parte de SURA.</w:t>
      </w:r>
    </w:p>
    <w:p w14:paraId="1AD26EE6" w14:textId="5AEDED40" w:rsidR="031DC215" w:rsidRDefault="031DC215" w:rsidP="64D1C46C">
      <w:pPr>
        <w:ind w:left="720"/>
        <w:jc w:val="both"/>
        <w:rPr>
          <w:lang w:val="es-ES"/>
        </w:rPr>
      </w:pPr>
      <w:r w:rsidRPr="4002DFE1">
        <w:rPr>
          <w:lang w:val="es-ES"/>
        </w:rPr>
        <w:t>En consecuencia, se determina que:</w:t>
      </w:r>
    </w:p>
    <w:p w14:paraId="3B6466A6" w14:textId="6FE70C74" w:rsidR="031DC215" w:rsidRDefault="031DC215" w:rsidP="64D1C46C">
      <w:pPr>
        <w:pStyle w:val="Prrafodelista"/>
        <w:numPr>
          <w:ilvl w:val="0"/>
          <w:numId w:val="68"/>
        </w:numPr>
        <w:jc w:val="both"/>
        <w:rPr>
          <w:lang w:val="es-ES"/>
        </w:rPr>
      </w:pPr>
      <w:r w:rsidRPr="4002DFE1">
        <w:rPr>
          <w:lang w:val="es-ES"/>
        </w:rPr>
        <w:t xml:space="preserve">Cuenta de identidad corporativa (usuarios SURA): administrada por Entra ID / </w:t>
      </w:r>
      <w:r w:rsidRPr="0054F082">
        <w:rPr>
          <w:lang w:val="es-ES"/>
        </w:rPr>
        <w:t>SURACuenta</w:t>
      </w:r>
      <w:r w:rsidRPr="4002DFE1">
        <w:rPr>
          <w:lang w:val="es-ES"/>
        </w:rPr>
        <w:t xml:space="preserve"> de identidad de usuarios data partner (R1): aprovisionada por SURA IT en Entra ID antes del onboarding del </w:t>
      </w:r>
      <w:r w:rsidRPr="0054F082">
        <w:rPr>
          <w:lang w:val="es-ES"/>
        </w:rPr>
        <w:t>partnerPerfil</w:t>
      </w:r>
      <w:r w:rsidRPr="4002DFE1">
        <w:rPr>
          <w:lang w:val="es-ES"/>
        </w:rPr>
        <w:t xml:space="preserve"> de aplicación y autorización: administrado por AlejandrIA; incluido en el alcance.</w:t>
      </w:r>
    </w:p>
    <w:p w14:paraId="5245FE72" w14:textId="1F568635" w:rsidR="30397C9D" w:rsidRDefault="031DC215" w:rsidP="64D1C46C">
      <w:pPr>
        <w:pStyle w:val="Prrafodelista"/>
        <w:numPr>
          <w:ilvl w:val="0"/>
          <w:numId w:val="68"/>
        </w:numPr>
        <w:jc w:val="both"/>
        <w:rPr>
          <w:lang w:val="es-ES"/>
        </w:rPr>
      </w:pPr>
      <w:r w:rsidRPr="4002DFE1">
        <w:rPr>
          <w:lang w:val="es-ES"/>
        </w:rPr>
        <w:t>Federación B2B con IdP propio del data</w:t>
      </w:r>
      <w:del w:id="250" w:author="Alex Mauricio Castillo Castillo" w:date="2026-09-16T16:05:00Z" w16du:dateUtc="2026-09-16T16:05:24Z">
        <w:r w:rsidRPr="4002DFE1">
          <w:rPr>
            <w:lang w:val="es-ES"/>
          </w:rPr>
          <w:delText xml:space="preserve"> </w:delText>
        </w:r>
      </w:del>
      <w:r w:rsidRPr="4002DFE1">
        <w:rPr>
          <w:lang w:val="es-ES"/>
        </w:rPr>
        <w:t>partner: fuera de Release 1; evaluación y decisión a cargo de SURA para releases posteriores.</w:t>
      </w:r>
    </w:p>
    <w:p w14:paraId="7D4C5B12" w14:textId="64AC4321" w:rsidR="3E46D2E5" w:rsidRDefault="3E46D2E5" w:rsidP="6B19A18C">
      <w:pPr>
        <w:ind w:left="720"/>
        <w:jc w:val="both"/>
        <w:rPr>
          <w:lang w:val="es-ES"/>
        </w:rPr>
      </w:pPr>
    </w:p>
    <w:p w14:paraId="799C46E5" w14:textId="59FB5818" w:rsidR="14B0A350" w:rsidRPr="00D33D69" w:rsidRDefault="009C0B53" w:rsidP="00D33D69">
      <w:pPr>
        <w:pStyle w:val="Ttulo3"/>
        <w:rPr>
          <w:rFonts w:ascii="Aptos" w:hAnsi="Aptos"/>
          <w:sz w:val="20"/>
          <w:szCs w:val="20"/>
          <w:lang w:val="es-CO"/>
        </w:rPr>
      </w:pPr>
      <w:bookmarkStart w:id="251" w:name="_Toc238483088"/>
      <w:bookmarkStart w:id="252" w:name="_Toc238570963"/>
      <w:bookmarkStart w:id="253" w:name="_Toc238651539"/>
      <w:bookmarkStart w:id="254" w:name="_Toc240576081"/>
      <w:r w:rsidRPr="00D33D69">
        <w:rPr>
          <w:rFonts w:ascii="Aptos" w:hAnsi="Aptos"/>
          <w:sz w:val="20"/>
          <w:szCs w:val="20"/>
          <w:lang w:val="es-CO"/>
        </w:rPr>
        <w:t>APIs y Backend</w:t>
      </w:r>
      <w:bookmarkEnd w:id="251"/>
      <w:bookmarkEnd w:id="252"/>
      <w:bookmarkEnd w:id="253"/>
      <w:bookmarkEnd w:id="254"/>
    </w:p>
    <w:p w14:paraId="04945D57" w14:textId="77777777" w:rsidR="003930D0" w:rsidRPr="00412A1F" w:rsidRDefault="003930D0" w:rsidP="00AB2F00">
      <w:pPr>
        <w:ind w:left="720"/>
        <w:jc w:val="both"/>
        <w:rPr>
          <w:rFonts w:eastAsia="Aptos" w:cs="Aptos"/>
          <w:b/>
          <w:sz w:val="20"/>
          <w:szCs w:val="20"/>
          <w:lang w:val="es-CO"/>
        </w:rPr>
      </w:pPr>
    </w:p>
    <w:p w14:paraId="7E391414" w14:textId="6A601F0E" w:rsidR="14B0A350" w:rsidRPr="00412A1F" w:rsidRDefault="009C0B53" w:rsidP="00AB2F00">
      <w:pPr>
        <w:ind w:left="720"/>
        <w:jc w:val="both"/>
        <w:rPr>
          <w:rFonts w:eastAsia="Aptos" w:cs="Aptos"/>
          <w:b/>
          <w:color w:val="333333"/>
          <w:sz w:val="20"/>
          <w:szCs w:val="20"/>
          <w:lang w:val="es-CO"/>
        </w:rPr>
      </w:pPr>
      <w:r w:rsidRPr="00412A1F">
        <w:rPr>
          <w:rFonts w:eastAsia="Aptos" w:cs="Aptos"/>
          <w:b/>
          <w:sz w:val="20"/>
          <w:szCs w:val="20"/>
          <w:lang w:val="es-CO"/>
        </w:rPr>
        <w:t>API Gateway</w:t>
      </w:r>
    </w:p>
    <w:p w14:paraId="2038F480" w14:textId="05A77791" w:rsidR="14B0A350" w:rsidRPr="00412A1F" w:rsidRDefault="009C0B53" w:rsidP="00AB2F00">
      <w:pPr>
        <w:spacing w:before="192" w:after="192"/>
        <w:ind w:left="720"/>
        <w:jc w:val="both"/>
        <w:rPr>
          <w:rFonts w:eastAsia="Aptos" w:cs="Aptos"/>
          <w:sz w:val="20"/>
          <w:szCs w:val="20"/>
          <w:lang w:val="es-CO"/>
        </w:rPr>
      </w:pPr>
      <w:r w:rsidRPr="00412A1F">
        <w:rPr>
          <w:rFonts w:eastAsia="Aptos" w:cs="Aptos"/>
          <w:color w:val="333333"/>
          <w:sz w:val="20"/>
          <w:szCs w:val="20"/>
          <w:lang w:val="es-CO"/>
        </w:rPr>
        <w:t>Único punto de entrada a todos los servicios de negocio. Ningún frontend consulta directamente BigQuery, Cloud SQL, GKE u OHDSI.</w:t>
      </w:r>
    </w:p>
    <w:tbl>
      <w:tblPr>
        <w:tblW w:w="8226" w:type="dxa"/>
        <w:tblInd w:w="666" w:type="dxa"/>
        <w:tblLook w:val="06A0" w:firstRow="1" w:lastRow="0" w:firstColumn="1" w:lastColumn="0" w:noHBand="1" w:noVBand="1"/>
      </w:tblPr>
      <w:tblGrid>
        <w:gridCol w:w="1751"/>
        <w:gridCol w:w="1695"/>
        <w:gridCol w:w="4780"/>
      </w:tblGrid>
      <w:tr w:rsidR="004B0C30" w14:paraId="1A365CB7" w14:textId="77777777" w:rsidTr="006B7DC0">
        <w:trPr>
          <w:trHeight w:val="318"/>
        </w:trPr>
        <w:tc>
          <w:tcPr>
            <w:tcW w:w="1751"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058EE51B" w14:textId="22EE1025" w:rsidR="5ED7FF9C" w:rsidRPr="00412A1F" w:rsidRDefault="009C0B53" w:rsidP="006B7DC0">
            <w:pPr>
              <w:spacing w:after="0"/>
              <w:jc w:val="center"/>
              <w:rPr>
                <w:rFonts w:eastAsia="Aptos" w:cs="Aptos"/>
                <w:b/>
                <w:sz w:val="20"/>
                <w:szCs w:val="20"/>
              </w:rPr>
            </w:pPr>
            <w:r w:rsidRPr="00412A1F">
              <w:rPr>
                <w:rFonts w:eastAsia="Aptos" w:cs="Aptos"/>
                <w:b/>
                <w:sz w:val="20"/>
                <w:szCs w:val="20"/>
              </w:rPr>
              <w:t>Componente</w:t>
            </w:r>
          </w:p>
        </w:tc>
        <w:tc>
          <w:tcPr>
            <w:tcW w:w="1695"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533F208D" w14:textId="44C81ACB" w:rsidR="5ED7FF9C" w:rsidRPr="00412A1F" w:rsidRDefault="009C0B53" w:rsidP="00C349BF">
            <w:pPr>
              <w:spacing w:after="0"/>
              <w:jc w:val="both"/>
              <w:rPr>
                <w:rFonts w:eastAsia="Aptos" w:cs="Aptos"/>
                <w:b/>
                <w:sz w:val="20"/>
                <w:szCs w:val="20"/>
              </w:rPr>
            </w:pPr>
            <w:r w:rsidRPr="00412A1F">
              <w:rPr>
                <w:rFonts w:eastAsia="Aptos" w:cs="Aptos"/>
                <w:b/>
                <w:sz w:val="20"/>
                <w:szCs w:val="20"/>
              </w:rPr>
              <w:t>Servicio / Tecnología</w:t>
            </w:r>
          </w:p>
        </w:tc>
        <w:tc>
          <w:tcPr>
            <w:tcW w:w="4780"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5C56A908" w14:textId="7A1B1298" w:rsidR="5ED7FF9C" w:rsidRPr="00412A1F" w:rsidRDefault="009C0B53" w:rsidP="00C349BF">
            <w:pPr>
              <w:spacing w:after="0"/>
              <w:jc w:val="both"/>
              <w:rPr>
                <w:rFonts w:eastAsia="Aptos" w:cs="Aptos"/>
                <w:b/>
                <w:sz w:val="20"/>
                <w:szCs w:val="20"/>
              </w:rPr>
            </w:pPr>
            <w:r w:rsidRPr="00412A1F">
              <w:rPr>
                <w:rFonts w:eastAsia="Aptos" w:cs="Aptos"/>
                <w:b/>
                <w:sz w:val="20"/>
                <w:szCs w:val="20"/>
              </w:rPr>
              <w:t>Capacidad</w:t>
            </w:r>
          </w:p>
        </w:tc>
      </w:tr>
      <w:tr w:rsidR="004B0C30" w:rsidRPr="00266C86" w14:paraId="0C713D49" w14:textId="77777777" w:rsidTr="006B7DC0">
        <w:trPr>
          <w:trHeight w:val="318"/>
        </w:trPr>
        <w:tc>
          <w:tcPr>
            <w:tcW w:w="175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1BCDE7C" w14:textId="62D9B6DD" w:rsidR="5ED7FF9C" w:rsidRPr="00412A1F" w:rsidRDefault="009C0B53" w:rsidP="00C349BF">
            <w:pPr>
              <w:spacing w:after="0"/>
              <w:jc w:val="both"/>
              <w:rPr>
                <w:rFonts w:eastAsia="Aptos" w:cs="Aptos"/>
                <w:sz w:val="20"/>
                <w:szCs w:val="20"/>
              </w:rPr>
            </w:pPr>
            <w:r w:rsidRPr="00412A1F">
              <w:rPr>
                <w:rFonts w:eastAsia="Aptos" w:cs="Aptos"/>
                <w:sz w:val="20"/>
                <w:szCs w:val="20"/>
              </w:rPr>
              <w:t>API Gateway</w:t>
            </w:r>
          </w:p>
        </w:tc>
        <w:tc>
          <w:tcPr>
            <w:tcW w:w="169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97FFAFE" w14:textId="5C2C17E1" w:rsidR="5ED7FF9C" w:rsidRPr="00412A1F" w:rsidRDefault="009C0B53" w:rsidP="00C349BF">
            <w:pPr>
              <w:spacing w:after="0"/>
              <w:jc w:val="both"/>
              <w:rPr>
                <w:rFonts w:eastAsia="Aptos" w:cs="Aptos"/>
                <w:sz w:val="20"/>
                <w:szCs w:val="20"/>
              </w:rPr>
            </w:pPr>
            <w:r w:rsidRPr="00412A1F">
              <w:rPr>
                <w:rFonts w:eastAsia="Aptos" w:cs="Aptos"/>
                <w:sz w:val="20"/>
                <w:szCs w:val="20"/>
              </w:rPr>
              <w:t>Apigee X</w:t>
            </w:r>
          </w:p>
        </w:tc>
        <w:tc>
          <w:tcPr>
            <w:tcW w:w="478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122582B" w14:textId="061C71E8" w:rsidR="5ED7FF9C" w:rsidRPr="00412A1F" w:rsidRDefault="009C0B53" w:rsidP="00C349BF">
            <w:pPr>
              <w:spacing w:after="0"/>
              <w:jc w:val="both"/>
              <w:rPr>
                <w:rFonts w:eastAsia="Aptos" w:cs="Aptos"/>
                <w:sz w:val="20"/>
                <w:szCs w:val="20"/>
                <w:lang w:val="es-CO"/>
              </w:rPr>
            </w:pPr>
            <w:r w:rsidRPr="00412A1F">
              <w:rPr>
                <w:rFonts w:eastAsia="Aptos" w:cs="Aptos"/>
                <w:sz w:val="20"/>
                <w:szCs w:val="20"/>
                <w:lang w:val="es-CO"/>
              </w:rPr>
              <w:t>Proxy de todas las APIs; OAuth/JWT, cuotas, ABAC por tenant/estudio/rol, threat protection, analítica de uso y enrutamiento privado</w:t>
            </w:r>
          </w:p>
        </w:tc>
      </w:tr>
    </w:tbl>
    <w:p w14:paraId="549973E6" w14:textId="39EBF309" w:rsidR="14B0A350" w:rsidRPr="00412A1F" w:rsidRDefault="14B0A350" w:rsidP="00AB2F00">
      <w:pPr>
        <w:ind w:left="720"/>
        <w:jc w:val="both"/>
        <w:rPr>
          <w:rFonts w:eastAsia="Aptos" w:cs="Aptos"/>
          <w:b/>
          <w:bCs/>
          <w:sz w:val="20"/>
          <w:szCs w:val="20"/>
          <w:lang w:val="es-CO"/>
        </w:rPr>
      </w:pPr>
    </w:p>
    <w:p w14:paraId="5DFEC460" w14:textId="77777777" w:rsidR="006B7DC0" w:rsidRDefault="006B7DC0" w:rsidP="00AB2F00">
      <w:pPr>
        <w:ind w:left="720"/>
        <w:jc w:val="both"/>
        <w:rPr>
          <w:rFonts w:eastAsia="Aptos" w:cs="Aptos"/>
          <w:b/>
          <w:sz w:val="20"/>
          <w:szCs w:val="20"/>
          <w:lang w:val="es-CO"/>
        </w:rPr>
      </w:pPr>
    </w:p>
    <w:tbl>
      <w:tblPr>
        <w:tblpPr w:leftFromText="141" w:rightFromText="141" w:vertAnchor="text" w:horzAnchor="margin" w:tblpXSpec="right" w:tblpY="131"/>
        <w:tblW w:w="8214" w:type="dxa"/>
        <w:tblLook w:val="06A0" w:firstRow="1" w:lastRow="0" w:firstColumn="1" w:lastColumn="0" w:noHBand="1" w:noVBand="1"/>
      </w:tblPr>
      <w:tblGrid>
        <w:gridCol w:w="1855"/>
        <w:gridCol w:w="2023"/>
        <w:gridCol w:w="4336"/>
      </w:tblGrid>
      <w:tr w:rsidR="006C4EE7" w14:paraId="73FE9D06" w14:textId="77777777" w:rsidTr="006C4EE7">
        <w:trPr>
          <w:trHeight w:val="297"/>
        </w:trPr>
        <w:tc>
          <w:tcPr>
            <w:tcW w:w="1855"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5EA32362" w14:textId="77777777" w:rsidR="006C4EE7" w:rsidRPr="00412A1F" w:rsidRDefault="006C4EE7" w:rsidP="006C4EE7">
            <w:pPr>
              <w:spacing w:after="0"/>
              <w:jc w:val="both"/>
              <w:rPr>
                <w:rFonts w:eastAsia="Aptos" w:cs="Aptos"/>
                <w:b/>
                <w:sz w:val="20"/>
                <w:szCs w:val="20"/>
              </w:rPr>
            </w:pPr>
            <w:r w:rsidRPr="00412A1F">
              <w:rPr>
                <w:rFonts w:eastAsia="Aptos" w:cs="Aptos"/>
                <w:b/>
                <w:sz w:val="20"/>
                <w:szCs w:val="20"/>
              </w:rPr>
              <w:t>Componente</w:t>
            </w:r>
          </w:p>
        </w:tc>
        <w:tc>
          <w:tcPr>
            <w:tcW w:w="2023"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33914DDB" w14:textId="77777777" w:rsidR="006C4EE7" w:rsidRPr="00412A1F" w:rsidRDefault="006C4EE7" w:rsidP="006C4EE7">
            <w:pPr>
              <w:spacing w:after="0"/>
              <w:jc w:val="both"/>
              <w:rPr>
                <w:rFonts w:eastAsia="Aptos" w:cs="Aptos"/>
                <w:b/>
                <w:sz w:val="20"/>
                <w:szCs w:val="20"/>
              </w:rPr>
            </w:pPr>
            <w:r w:rsidRPr="00412A1F">
              <w:rPr>
                <w:rFonts w:eastAsia="Aptos" w:cs="Aptos"/>
                <w:b/>
                <w:sz w:val="20"/>
                <w:szCs w:val="20"/>
              </w:rPr>
              <w:t>Servicio / Tecnología</w:t>
            </w:r>
          </w:p>
        </w:tc>
        <w:tc>
          <w:tcPr>
            <w:tcW w:w="4336"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68648992" w14:textId="77777777" w:rsidR="006C4EE7" w:rsidRPr="00412A1F" w:rsidRDefault="006C4EE7" w:rsidP="006C4EE7">
            <w:pPr>
              <w:spacing w:after="0"/>
              <w:jc w:val="both"/>
              <w:rPr>
                <w:rFonts w:eastAsia="Aptos" w:cs="Aptos"/>
                <w:b/>
                <w:sz w:val="20"/>
                <w:szCs w:val="20"/>
              </w:rPr>
            </w:pPr>
            <w:r w:rsidRPr="00412A1F">
              <w:rPr>
                <w:rFonts w:eastAsia="Aptos" w:cs="Aptos"/>
                <w:b/>
                <w:sz w:val="20"/>
                <w:szCs w:val="20"/>
              </w:rPr>
              <w:t>Capacidad</w:t>
            </w:r>
          </w:p>
        </w:tc>
      </w:tr>
      <w:tr w:rsidR="006C4EE7" w:rsidRPr="00B30B42" w14:paraId="3DDBE8D2" w14:textId="77777777" w:rsidTr="006C4EE7">
        <w:trPr>
          <w:trHeight w:val="297"/>
        </w:trPr>
        <w:tc>
          <w:tcPr>
            <w:tcW w:w="185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9DADA1B" w14:textId="77777777" w:rsidR="006C4EE7" w:rsidRPr="00412A1F" w:rsidRDefault="006C4EE7" w:rsidP="006C4EE7">
            <w:pPr>
              <w:spacing w:after="0"/>
              <w:jc w:val="both"/>
              <w:rPr>
                <w:rFonts w:eastAsia="Aptos" w:cs="Aptos"/>
                <w:sz w:val="20"/>
                <w:szCs w:val="20"/>
              </w:rPr>
            </w:pPr>
            <w:r w:rsidRPr="00412A1F">
              <w:rPr>
                <w:rFonts w:eastAsia="Aptos" w:cs="Aptos"/>
                <w:sz w:val="20"/>
                <w:szCs w:val="20"/>
              </w:rPr>
              <w:t>BFF PHM</w:t>
            </w:r>
          </w:p>
        </w:tc>
        <w:tc>
          <w:tcPr>
            <w:tcW w:w="2023"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BEDF914" w14:textId="77777777" w:rsidR="006C4EE7" w:rsidRPr="00412A1F" w:rsidRDefault="006C4EE7" w:rsidP="006C4EE7">
            <w:pPr>
              <w:spacing w:after="0"/>
              <w:jc w:val="both"/>
              <w:rPr>
                <w:rFonts w:eastAsia="Aptos" w:cs="Aptos"/>
                <w:sz w:val="20"/>
                <w:szCs w:val="20"/>
              </w:rPr>
            </w:pPr>
            <w:r w:rsidRPr="00412A1F">
              <w:rPr>
                <w:rFonts w:eastAsia="Aptos" w:cs="Aptos"/>
                <w:sz w:val="20"/>
                <w:szCs w:val="20"/>
              </w:rPr>
              <w:t>Microservicio GKE</w:t>
            </w:r>
          </w:p>
        </w:tc>
        <w:tc>
          <w:tcPr>
            <w:tcW w:w="433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37941BD" w14:textId="77777777" w:rsidR="006C4EE7" w:rsidRPr="009D6839" w:rsidRDefault="006C4EE7" w:rsidP="006C4EE7">
            <w:pPr>
              <w:spacing w:after="0"/>
              <w:jc w:val="both"/>
              <w:rPr>
                <w:rFonts w:eastAsia="Aptos" w:cs="Aptos"/>
                <w:sz w:val="20"/>
                <w:szCs w:val="20"/>
                <w:lang w:val="es-CO"/>
              </w:rPr>
            </w:pPr>
            <w:r w:rsidRPr="009D6839">
              <w:rPr>
                <w:rFonts w:eastAsia="Aptos" w:cs="Aptos"/>
                <w:sz w:val="20"/>
                <w:szCs w:val="20"/>
                <w:lang w:val="es-CO"/>
              </w:rPr>
              <w:t>Agrega APIs de contexto, cohortes, risk scoring y analytics para el MFE PHM</w:t>
            </w:r>
          </w:p>
        </w:tc>
      </w:tr>
      <w:tr w:rsidR="006C4EE7" w:rsidRPr="00266C86" w14:paraId="5175F870" w14:textId="77777777" w:rsidTr="006C4EE7">
        <w:trPr>
          <w:trHeight w:val="297"/>
        </w:trPr>
        <w:tc>
          <w:tcPr>
            <w:tcW w:w="185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87F8F1D" w14:textId="77777777" w:rsidR="006C4EE7" w:rsidRPr="00412A1F" w:rsidRDefault="006C4EE7" w:rsidP="006C4EE7">
            <w:pPr>
              <w:spacing w:after="0"/>
              <w:jc w:val="both"/>
              <w:rPr>
                <w:rFonts w:eastAsia="Aptos" w:cs="Aptos"/>
                <w:sz w:val="20"/>
                <w:szCs w:val="20"/>
              </w:rPr>
            </w:pPr>
            <w:r w:rsidRPr="00412A1F">
              <w:rPr>
                <w:rFonts w:eastAsia="Aptos" w:cs="Aptos"/>
                <w:sz w:val="20"/>
                <w:szCs w:val="20"/>
              </w:rPr>
              <w:t>BFF RWE</w:t>
            </w:r>
          </w:p>
        </w:tc>
        <w:tc>
          <w:tcPr>
            <w:tcW w:w="202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0A228AD" w14:textId="77777777" w:rsidR="006C4EE7" w:rsidRPr="00412A1F" w:rsidRDefault="006C4EE7" w:rsidP="006C4EE7">
            <w:pPr>
              <w:spacing w:after="0"/>
              <w:jc w:val="both"/>
              <w:rPr>
                <w:rFonts w:eastAsia="Aptos" w:cs="Aptos"/>
                <w:sz w:val="20"/>
                <w:szCs w:val="20"/>
              </w:rPr>
            </w:pPr>
            <w:r w:rsidRPr="00412A1F">
              <w:rPr>
                <w:rFonts w:eastAsia="Aptos" w:cs="Aptos"/>
                <w:sz w:val="20"/>
                <w:szCs w:val="20"/>
              </w:rPr>
              <w:t>Microservicio GKE</w:t>
            </w:r>
          </w:p>
        </w:tc>
        <w:tc>
          <w:tcPr>
            <w:tcW w:w="433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7FF1FDB" w14:textId="77777777" w:rsidR="006C4EE7" w:rsidRPr="00412A1F" w:rsidRDefault="006C4EE7" w:rsidP="006C4EE7">
            <w:pPr>
              <w:spacing w:after="0"/>
              <w:jc w:val="both"/>
              <w:rPr>
                <w:rFonts w:eastAsia="Aptos" w:cs="Aptos"/>
                <w:sz w:val="20"/>
                <w:szCs w:val="20"/>
                <w:lang w:val="es-CO"/>
              </w:rPr>
            </w:pPr>
            <w:r w:rsidRPr="00412A1F">
              <w:rPr>
                <w:rFonts w:eastAsia="Aptos" w:cs="Aptos"/>
                <w:sz w:val="20"/>
                <w:szCs w:val="20"/>
                <w:lang w:val="es-CO"/>
              </w:rPr>
              <w:t>Agrega APIs de estudios, feasibility, workspace y resultados para el MFE RWE</w:t>
            </w:r>
          </w:p>
        </w:tc>
      </w:tr>
      <w:tr w:rsidR="006C4EE7" w:rsidRPr="00266C86" w14:paraId="1C77B592" w14:textId="77777777" w:rsidTr="006C4EE7">
        <w:trPr>
          <w:trHeight w:val="297"/>
        </w:trPr>
        <w:tc>
          <w:tcPr>
            <w:tcW w:w="185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5C8BF66" w14:textId="77777777" w:rsidR="006C4EE7" w:rsidRPr="00412A1F" w:rsidRDefault="006C4EE7" w:rsidP="006C4EE7">
            <w:pPr>
              <w:spacing w:after="0"/>
              <w:jc w:val="both"/>
              <w:rPr>
                <w:rFonts w:eastAsia="Aptos" w:cs="Aptos"/>
                <w:sz w:val="20"/>
                <w:szCs w:val="20"/>
              </w:rPr>
            </w:pPr>
            <w:r w:rsidRPr="00412A1F">
              <w:rPr>
                <w:rFonts w:eastAsia="Aptos" w:cs="Aptos"/>
                <w:sz w:val="20"/>
                <w:szCs w:val="20"/>
              </w:rPr>
              <w:t>BFF Workspace</w:t>
            </w:r>
          </w:p>
        </w:tc>
        <w:tc>
          <w:tcPr>
            <w:tcW w:w="2023"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163764E" w14:textId="77777777" w:rsidR="006C4EE7" w:rsidRPr="00412A1F" w:rsidRDefault="006C4EE7" w:rsidP="006C4EE7">
            <w:pPr>
              <w:spacing w:after="0"/>
              <w:jc w:val="both"/>
              <w:rPr>
                <w:rFonts w:eastAsia="Aptos" w:cs="Aptos"/>
                <w:sz w:val="20"/>
                <w:szCs w:val="20"/>
              </w:rPr>
            </w:pPr>
            <w:r w:rsidRPr="00412A1F">
              <w:rPr>
                <w:rFonts w:eastAsia="Aptos" w:cs="Aptos"/>
                <w:sz w:val="20"/>
                <w:szCs w:val="20"/>
              </w:rPr>
              <w:t>Microservicio GKE</w:t>
            </w:r>
          </w:p>
        </w:tc>
        <w:tc>
          <w:tcPr>
            <w:tcW w:w="433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FBE8EC4" w14:textId="77777777" w:rsidR="006C4EE7" w:rsidRPr="00412A1F" w:rsidRDefault="006C4EE7" w:rsidP="006C4EE7">
            <w:pPr>
              <w:spacing w:after="0"/>
              <w:jc w:val="both"/>
              <w:rPr>
                <w:rFonts w:eastAsia="Aptos" w:cs="Aptos"/>
                <w:sz w:val="20"/>
                <w:szCs w:val="20"/>
                <w:lang w:val="es-CO"/>
              </w:rPr>
            </w:pPr>
            <w:r w:rsidRPr="00412A1F">
              <w:rPr>
                <w:rFonts w:eastAsia="Aptos" w:cs="Aptos"/>
                <w:sz w:val="20"/>
                <w:szCs w:val="20"/>
                <w:lang w:val="es-CO"/>
              </w:rPr>
              <w:t xml:space="preserve">Aprovisionamiento, estado y ciclo de vida del </w:t>
            </w:r>
            <w:r w:rsidRPr="05CB61A8">
              <w:rPr>
                <w:rFonts w:eastAsia="Aptos" w:cs="Aptos"/>
                <w:sz w:val="20"/>
                <w:szCs w:val="20"/>
                <w:lang w:val="es-CO"/>
              </w:rPr>
              <w:t>Trazabilidad de solicitudes para auditoria</w:t>
            </w:r>
            <w:r w:rsidRPr="00412A1F">
              <w:rPr>
                <w:rFonts w:eastAsia="Aptos" w:cs="Aptos"/>
                <w:sz w:val="20"/>
                <w:szCs w:val="20"/>
                <w:lang w:val="es-CO"/>
              </w:rPr>
              <w:t>workspace</w:t>
            </w:r>
          </w:p>
        </w:tc>
      </w:tr>
      <w:tr w:rsidR="006C4EE7" w:rsidRPr="00B30B42" w14:paraId="33B3BA39" w14:textId="77777777" w:rsidTr="006C4EE7">
        <w:trPr>
          <w:trHeight w:val="297"/>
        </w:trPr>
        <w:tc>
          <w:tcPr>
            <w:tcW w:w="185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77D56A4" w14:textId="77777777" w:rsidR="006C4EE7" w:rsidRPr="00412A1F" w:rsidRDefault="006C4EE7" w:rsidP="006C4EE7">
            <w:pPr>
              <w:spacing w:after="0"/>
              <w:jc w:val="both"/>
              <w:rPr>
                <w:rFonts w:eastAsia="Aptos" w:cs="Aptos"/>
                <w:sz w:val="20"/>
                <w:szCs w:val="20"/>
              </w:rPr>
            </w:pPr>
            <w:r w:rsidRPr="00412A1F">
              <w:rPr>
                <w:rFonts w:eastAsia="Aptos" w:cs="Aptos"/>
                <w:sz w:val="20"/>
                <w:szCs w:val="20"/>
              </w:rPr>
              <w:t>BFF Resultados</w:t>
            </w:r>
          </w:p>
        </w:tc>
        <w:tc>
          <w:tcPr>
            <w:tcW w:w="202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E7198AF" w14:textId="77777777" w:rsidR="006C4EE7" w:rsidRPr="00412A1F" w:rsidRDefault="006C4EE7" w:rsidP="006C4EE7">
            <w:pPr>
              <w:spacing w:after="0"/>
              <w:jc w:val="both"/>
              <w:rPr>
                <w:rFonts w:eastAsia="Aptos" w:cs="Aptos"/>
                <w:sz w:val="20"/>
                <w:szCs w:val="20"/>
              </w:rPr>
            </w:pPr>
            <w:r w:rsidRPr="00412A1F">
              <w:rPr>
                <w:rFonts w:eastAsia="Aptos" w:cs="Aptos"/>
                <w:sz w:val="20"/>
                <w:szCs w:val="20"/>
              </w:rPr>
              <w:t>Microservicio GKE</w:t>
            </w:r>
          </w:p>
        </w:tc>
        <w:tc>
          <w:tcPr>
            <w:tcW w:w="433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6FB59E0" w14:textId="77777777" w:rsidR="006C4EE7" w:rsidRPr="009D6839" w:rsidRDefault="006C4EE7" w:rsidP="006C4EE7">
            <w:pPr>
              <w:spacing w:after="0"/>
              <w:jc w:val="both"/>
              <w:rPr>
                <w:rFonts w:eastAsia="Aptos" w:cs="Aptos"/>
                <w:sz w:val="20"/>
                <w:szCs w:val="20"/>
                <w:lang w:val="es-CO"/>
              </w:rPr>
            </w:pPr>
            <w:r w:rsidRPr="009D6839">
              <w:rPr>
                <w:rFonts w:eastAsia="Aptos" w:cs="Aptos"/>
                <w:sz w:val="20"/>
                <w:szCs w:val="20"/>
                <w:lang w:val="es-CO"/>
              </w:rPr>
              <w:t>Metadatos, estados y descargas de artefactos aprobados</w:t>
            </w:r>
          </w:p>
        </w:tc>
      </w:tr>
      <w:tr w:rsidR="006C4EE7" w:rsidRPr="00266C86" w14:paraId="60870F14" w14:textId="77777777" w:rsidTr="006C4EE7">
        <w:trPr>
          <w:trHeight w:val="297"/>
        </w:trPr>
        <w:tc>
          <w:tcPr>
            <w:tcW w:w="185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0FBDA00" w14:textId="77777777" w:rsidR="006C4EE7" w:rsidRPr="00412A1F" w:rsidRDefault="006C4EE7" w:rsidP="006C4EE7">
            <w:pPr>
              <w:spacing w:after="0"/>
              <w:jc w:val="both"/>
              <w:rPr>
                <w:rFonts w:eastAsia="Aptos" w:cs="Aptos"/>
                <w:sz w:val="20"/>
                <w:szCs w:val="20"/>
              </w:rPr>
            </w:pPr>
            <w:r w:rsidRPr="00412A1F">
              <w:rPr>
                <w:rFonts w:eastAsia="Aptos" w:cs="Aptos"/>
                <w:sz w:val="20"/>
                <w:szCs w:val="20"/>
              </w:rPr>
              <w:t>BFF Administrativo</w:t>
            </w:r>
          </w:p>
        </w:tc>
        <w:tc>
          <w:tcPr>
            <w:tcW w:w="2023"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8E6FBCE" w14:textId="77777777" w:rsidR="006C4EE7" w:rsidRPr="00412A1F" w:rsidRDefault="006C4EE7" w:rsidP="006C4EE7">
            <w:pPr>
              <w:spacing w:after="0"/>
              <w:jc w:val="both"/>
              <w:rPr>
                <w:rFonts w:eastAsia="Aptos" w:cs="Aptos"/>
                <w:sz w:val="20"/>
                <w:szCs w:val="20"/>
              </w:rPr>
            </w:pPr>
            <w:r w:rsidRPr="00412A1F">
              <w:rPr>
                <w:rFonts w:eastAsia="Aptos" w:cs="Aptos"/>
                <w:sz w:val="20"/>
                <w:szCs w:val="20"/>
              </w:rPr>
              <w:t>Microservicio GKE</w:t>
            </w:r>
          </w:p>
        </w:tc>
        <w:tc>
          <w:tcPr>
            <w:tcW w:w="433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056E474" w14:textId="77777777" w:rsidR="006C4EE7" w:rsidRPr="00412A1F" w:rsidRDefault="006C4EE7" w:rsidP="006C4EE7">
            <w:pPr>
              <w:spacing w:after="0"/>
              <w:jc w:val="both"/>
              <w:rPr>
                <w:rFonts w:eastAsia="Aptos" w:cs="Aptos"/>
                <w:sz w:val="20"/>
                <w:szCs w:val="20"/>
                <w:lang w:val="es-CO"/>
              </w:rPr>
            </w:pPr>
            <w:r w:rsidRPr="00412A1F">
              <w:rPr>
                <w:rFonts w:eastAsia="Aptos" w:cs="Aptos"/>
                <w:sz w:val="20"/>
                <w:szCs w:val="20"/>
                <w:lang w:val="es-CO"/>
              </w:rPr>
              <w:t>Operaciones de backoffice: partners, usuarios, roles y productos</w:t>
            </w:r>
          </w:p>
        </w:tc>
      </w:tr>
    </w:tbl>
    <w:p w14:paraId="7C7B4E60" w14:textId="77777777" w:rsidR="006C4EE7" w:rsidRDefault="006C4EE7" w:rsidP="006C4EE7">
      <w:pPr>
        <w:jc w:val="both"/>
        <w:rPr>
          <w:rFonts w:eastAsia="Aptos" w:cs="Aptos"/>
          <w:b/>
          <w:sz w:val="20"/>
          <w:szCs w:val="20"/>
          <w:lang w:val="es-CO"/>
        </w:rPr>
      </w:pPr>
    </w:p>
    <w:p w14:paraId="2342A72A" w14:textId="77777777" w:rsidR="006C4EE7" w:rsidRDefault="006C4EE7" w:rsidP="006C4EE7">
      <w:pPr>
        <w:jc w:val="both"/>
        <w:rPr>
          <w:rFonts w:eastAsia="Aptos" w:cs="Aptos"/>
          <w:b/>
          <w:sz w:val="20"/>
          <w:szCs w:val="20"/>
          <w:lang w:val="es-CO"/>
        </w:rPr>
      </w:pPr>
    </w:p>
    <w:p w14:paraId="4126DA2D" w14:textId="77777777" w:rsidR="006C4EE7" w:rsidRDefault="006C4EE7" w:rsidP="006C4EE7">
      <w:pPr>
        <w:jc w:val="both"/>
        <w:rPr>
          <w:rFonts w:eastAsia="Aptos" w:cs="Aptos"/>
          <w:b/>
          <w:sz w:val="20"/>
          <w:szCs w:val="20"/>
          <w:lang w:val="es-CO"/>
        </w:rPr>
      </w:pPr>
    </w:p>
    <w:p w14:paraId="5463BA0F" w14:textId="77777777" w:rsidR="006C4EE7" w:rsidRDefault="006C4EE7" w:rsidP="006C4EE7">
      <w:pPr>
        <w:jc w:val="both"/>
        <w:rPr>
          <w:rFonts w:eastAsia="Aptos" w:cs="Aptos"/>
          <w:b/>
          <w:sz w:val="20"/>
          <w:szCs w:val="20"/>
          <w:lang w:val="es-CO"/>
        </w:rPr>
      </w:pPr>
    </w:p>
    <w:p w14:paraId="5827EDB0" w14:textId="77777777" w:rsidR="006C4EE7" w:rsidRDefault="006C4EE7" w:rsidP="006C4EE7">
      <w:pPr>
        <w:jc w:val="both"/>
        <w:rPr>
          <w:rFonts w:eastAsia="Aptos" w:cs="Aptos"/>
          <w:b/>
          <w:sz w:val="20"/>
          <w:szCs w:val="20"/>
          <w:lang w:val="es-CO"/>
        </w:rPr>
      </w:pPr>
    </w:p>
    <w:p w14:paraId="52180C99" w14:textId="77777777" w:rsidR="006C4EE7" w:rsidRDefault="006C4EE7" w:rsidP="006C4EE7">
      <w:pPr>
        <w:jc w:val="both"/>
        <w:rPr>
          <w:rFonts w:eastAsia="Aptos" w:cs="Aptos"/>
          <w:b/>
          <w:sz w:val="20"/>
          <w:szCs w:val="20"/>
          <w:lang w:val="es-CO"/>
        </w:rPr>
      </w:pPr>
    </w:p>
    <w:p w14:paraId="71F625CC" w14:textId="77777777" w:rsidR="006C4EE7" w:rsidRDefault="006C4EE7" w:rsidP="006C4EE7">
      <w:pPr>
        <w:jc w:val="both"/>
        <w:rPr>
          <w:rFonts w:eastAsia="Aptos" w:cs="Aptos"/>
          <w:b/>
          <w:sz w:val="20"/>
          <w:szCs w:val="20"/>
          <w:lang w:val="es-CO"/>
        </w:rPr>
      </w:pPr>
    </w:p>
    <w:p w14:paraId="3FE7E8EA" w14:textId="77777777" w:rsidR="006C4EE7" w:rsidRDefault="006C4EE7" w:rsidP="006C4EE7">
      <w:pPr>
        <w:jc w:val="both"/>
        <w:rPr>
          <w:rFonts w:eastAsia="Aptos" w:cs="Aptos"/>
          <w:b/>
          <w:sz w:val="20"/>
          <w:szCs w:val="20"/>
          <w:lang w:val="es-CO"/>
        </w:rPr>
      </w:pPr>
    </w:p>
    <w:p w14:paraId="123BB131" w14:textId="77777777" w:rsidR="006C4EE7" w:rsidRDefault="006C4EE7" w:rsidP="006C4EE7">
      <w:pPr>
        <w:jc w:val="both"/>
        <w:rPr>
          <w:rFonts w:eastAsia="Aptos" w:cs="Aptos"/>
          <w:b/>
          <w:sz w:val="20"/>
          <w:szCs w:val="20"/>
          <w:lang w:val="es-CO"/>
        </w:rPr>
      </w:pPr>
    </w:p>
    <w:p w14:paraId="5BA957AE" w14:textId="77777777" w:rsidR="006C4EE7" w:rsidRDefault="006C4EE7" w:rsidP="006C4EE7">
      <w:pPr>
        <w:jc w:val="both"/>
        <w:rPr>
          <w:rFonts w:eastAsia="Aptos" w:cs="Aptos"/>
          <w:b/>
          <w:sz w:val="20"/>
          <w:szCs w:val="20"/>
          <w:lang w:val="es-CO"/>
        </w:rPr>
      </w:pPr>
    </w:p>
    <w:p w14:paraId="284BACF8" w14:textId="77777777" w:rsidR="006C4EE7" w:rsidRDefault="006C4EE7" w:rsidP="006C4EE7">
      <w:pPr>
        <w:jc w:val="both"/>
        <w:rPr>
          <w:rFonts w:eastAsia="Aptos" w:cs="Aptos"/>
          <w:b/>
          <w:sz w:val="20"/>
          <w:szCs w:val="20"/>
          <w:lang w:val="es-CO"/>
        </w:rPr>
      </w:pPr>
    </w:p>
    <w:p w14:paraId="3D8A2D20" w14:textId="77777777" w:rsidR="006C4EE7" w:rsidRDefault="006C4EE7" w:rsidP="006C4EE7">
      <w:pPr>
        <w:jc w:val="both"/>
        <w:rPr>
          <w:rFonts w:eastAsia="Aptos" w:cs="Aptos"/>
          <w:b/>
          <w:sz w:val="20"/>
          <w:szCs w:val="20"/>
          <w:lang w:val="es-CO"/>
        </w:rPr>
      </w:pPr>
    </w:p>
    <w:p w14:paraId="33252BB8" w14:textId="33FE6835" w:rsidR="14B0A350" w:rsidRPr="00412A1F" w:rsidRDefault="006C4EE7" w:rsidP="006C4EE7">
      <w:pPr>
        <w:jc w:val="both"/>
        <w:rPr>
          <w:rFonts w:eastAsia="Aptos" w:cs="Aptos"/>
          <w:b/>
          <w:color w:val="333333"/>
          <w:sz w:val="20"/>
          <w:szCs w:val="20"/>
          <w:lang w:val="es-CO"/>
        </w:rPr>
      </w:pPr>
      <w:r>
        <w:rPr>
          <w:rFonts w:eastAsia="Aptos" w:cs="Aptos"/>
          <w:b/>
          <w:sz w:val="20"/>
          <w:szCs w:val="20"/>
          <w:lang w:val="es-CO"/>
        </w:rPr>
        <w:t xml:space="preserve">              </w:t>
      </w:r>
      <w:r w:rsidR="009C0B53" w:rsidRPr="00412A1F">
        <w:rPr>
          <w:rFonts w:eastAsia="Aptos" w:cs="Aptos"/>
          <w:b/>
          <w:sz w:val="20"/>
          <w:szCs w:val="20"/>
          <w:lang w:val="es-CO"/>
        </w:rPr>
        <w:t>Orquestación y Servicios</w:t>
      </w:r>
    </w:p>
    <w:p w14:paraId="1CE0386B" w14:textId="64B89B92" w:rsidR="14B0A350" w:rsidRPr="00412A1F" w:rsidRDefault="009C0B53" w:rsidP="00AB2F00">
      <w:pPr>
        <w:spacing w:before="192" w:after="192"/>
        <w:ind w:left="720"/>
        <w:jc w:val="both"/>
        <w:rPr>
          <w:rFonts w:eastAsia="Aptos" w:cs="Aptos"/>
          <w:sz w:val="20"/>
          <w:szCs w:val="20"/>
          <w:lang w:val="es-CO"/>
        </w:rPr>
      </w:pPr>
      <w:r w:rsidRPr="00412A1F">
        <w:rPr>
          <w:rFonts w:eastAsia="Aptos" w:cs="Aptos"/>
          <w:color w:val="333333"/>
          <w:sz w:val="20"/>
          <w:szCs w:val="20"/>
          <w:lang w:val="es-CO"/>
        </w:rPr>
        <w:t>Backends por experiencia, microservicios de negocio, persistencia transaccional y mensajería.</w:t>
      </w:r>
    </w:p>
    <w:p w14:paraId="67EEF909" w14:textId="7624D8ED" w:rsidR="00B476A1" w:rsidRPr="006B7DC0" w:rsidRDefault="009C0B53" w:rsidP="006B7DC0">
      <w:pPr>
        <w:pStyle w:val="Ttulo4"/>
        <w:numPr>
          <w:ilvl w:val="0"/>
          <w:numId w:val="0"/>
        </w:numPr>
        <w:spacing w:before="240" w:after="240"/>
        <w:ind w:left="720"/>
        <w:jc w:val="both"/>
        <w:rPr>
          <w:rFonts w:ascii="Aptos" w:eastAsia="Aptos" w:hAnsi="Aptos" w:cs="Aptos"/>
          <w:i w:val="0"/>
          <w:color w:val="333333"/>
          <w:sz w:val="20"/>
          <w:szCs w:val="20"/>
          <w:lang w:val="es-CO"/>
        </w:rPr>
      </w:pPr>
      <w:r w:rsidRPr="00412A1F">
        <w:rPr>
          <w:rFonts w:ascii="Aptos" w:eastAsia="Aptos" w:hAnsi="Aptos" w:cs="Aptos"/>
          <w:i w:val="0"/>
          <w:color w:val="333333"/>
          <w:sz w:val="20"/>
          <w:szCs w:val="20"/>
          <w:lang w:val="es-CO"/>
        </w:rPr>
        <w:t>Backends por experiencia (BFFs)</w:t>
      </w:r>
    </w:p>
    <w:p w14:paraId="1C007CC7" w14:textId="78571D1E" w:rsidR="14B0A350" w:rsidRPr="00412A1F" w:rsidRDefault="006C4EE7" w:rsidP="006C4EE7">
      <w:pPr>
        <w:jc w:val="both"/>
        <w:rPr>
          <w:rFonts w:eastAsia="Aptos" w:cs="Aptos"/>
          <w:color w:val="333333"/>
          <w:sz w:val="20"/>
          <w:szCs w:val="20"/>
          <w:lang w:val="es-CO"/>
        </w:rPr>
      </w:pPr>
      <w:r>
        <w:rPr>
          <w:b/>
          <w:sz w:val="20"/>
          <w:szCs w:val="20"/>
          <w:lang w:val="es-CO"/>
        </w:rPr>
        <w:t xml:space="preserve">            </w:t>
      </w:r>
      <w:r w:rsidR="009C0B53" w:rsidRPr="00412A1F">
        <w:rPr>
          <w:b/>
          <w:sz w:val="20"/>
          <w:szCs w:val="20"/>
          <w:lang w:val="es-CO"/>
        </w:rPr>
        <w:t>Microservicios de negocio</w:t>
      </w:r>
    </w:p>
    <w:tbl>
      <w:tblPr>
        <w:tblW w:w="8308" w:type="dxa"/>
        <w:tblInd w:w="519" w:type="dxa"/>
        <w:tblLook w:val="06A0" w:firstRow="1" w:lastRow="0" w:firstColumn="1" w:lastColumn="0" w:noHBand="1" w:noVBand="1"/>
      </w:tblPr>
      <w:tblGrid>
        <w:gridCol w:w="2158"/>
        <w:gridCol w:w="1925"/>
        <w:gridCol w:w="4225"/>
      </w:tblGrid>
      <w:tr w:rsidR="004B0C30" w14:paraId="45A2A22D" w14:textId="77777777" w:rsidTr="006B7DC0">
        <w:trPr>
          <w:trHeight w:val="299"/>
        </w:trPr>
        <w:tc>
          <w:tcPr>
            <w:tcW w:w="2158"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26C4537D" w14:textId="56CEE2BF" w:rsidR="5ED7FF9C" w:rsidRPr="00412A1F" w:rsidRDefault="009C0B53" w:rsidP="00C349BF">
            <w:pPr>
              <w:spacing w:after="0"/>
              <w:jc w:val="both"/>
              <w:rPr>
                <w:rFonts w:eastAsia="Aptos" w:cs="Aptos"/>
                <w:b/>
                <w:sz w:val="20"/>
                <w:szCs w:val="20"/>
              </w:rPr>
            </w:pPr>
            <w:r w:rsidRPr="00412A1F">
              <w:rPr>
                <w:rFonts w:eastAsia="Aptos" w:cs="Aptos"/>
                <w:b/>
                <w:sz w:val="20"/>
                <w:szCs w:val="20"/>
              </w:rPr>
              <w:t>Componente</w:t>
            </w:r>
          </w:p>
        </w:tc>
        <w:tc>
          <w:tcPr>
            <w:tcW w:w="1925"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54BAA2ED" w14:textId="684092C1" w:rsidR="5ED7FF9C" w:rsidRPr="00412A1F" w:rsidRDefault="009C0B53" w:rsidP="00C349BF">
            <w:pPr>
              <w:spacing w:after="0"/>
              <w:jc w:val="both"/>
              <w:rPr>
                <w:rFonts w:eastAsia="Aptos" w:cs="Aptos"/>
                <w:b/>
                <w:sz w:val="20"/>
                <w:szCs w:val="20"/>
              </w:rPr>
            </w:pPr>
            <w:r w:rsidRPr="00412A1F">
              <w:rPr>
                <w:rFonts w:eastAsia="Aptos" w:cs="Aptos"/>
                <w:b/>
                <w:sz w:val="20"/>
                <w:szCs w:val="20"/>
              </w:rPr>
              <w:t>Servicio / Tecnología</w:t>
            </w:r>
          </w:p>
        </w:tc>
        <w:tc>
          <w:tcPr>
            <w:tcW w:w="4225"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4ED79347" w14:textId="336B4EB8" w:rsidR="5ED7FF9C" w:rsidRPr="00412A1F" w:rsidRDefault="009C0B53" w:rsidP="00C349BF">
            <w:pPr>
              <w:spacing w:after="0"/>
              <w:jc w:val="both"/>
              <w:rPr>
                <w:rFonts w:eastAsia="Aptos" w:cs="Aptos"/>
                <w:b/>
                <w:sz w:val="20"/>
                <w:szCs w:val="20"/>
              </w:rPr>
            </w:pPr>
            <w:r w:rsidRPr="00412A1F">
              <w:rPr>
                <w:rFonts w:eastAsia="Aptos" w:cs="Aptos"/>
                <w:b/>
                <w:sz w:val="20"/>
                <w:szCs w:val="20"/>
              </w:rPr>
              <w:t>Capacidad</w:t>
            </w:r>
          </w:p>
        </w:tc>
      </w:tr>
      <w:tr w:rsidR="004B0C30" w:rsidRPr="00266C86" w14:paraId="264C030A" w14:textId="77777777" w:rsidTr="006B7DC0">
        <w:trPr>
          <w:trHeight w:val="299"/>
        </w:trPr>
        <w:tc>
          <w:tcPr>
            <w:tcW w:w="2158"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552ABF1" w14:textId="324D1B49" w:rsidR="5ED7FF9C" w:rsidRPr="00412A1F" w:rsidRDefault="009C0B53" w:rsidP="00C349BF">
            <w:pPr>
              <w:spacing w:after="0"/>
              <w:jc w:val="both"/>
              <w:rPr>
                <w:rFonts w:eastAsia="Aptos" w:cs="Aptos"/>
                <w:sz w:val="20"/>
                <w:szCs w:val="20"/>
              </w:rPr>
            </w:pPr>
            <w:r w:rsidRPr="00412A1F">
              <w:rPr>
                <w:rFonts w:eastAsia="Aptos" w:cs="Aptos"/>
                <w:sz w:val="20"/>
                <w:szCs w:val="20"/>
              </w:rPr>
              <w:t>Contexto PHM</w:t>
            </w:r>
          </w:p>
        </w:tc>
        <w:tc>
          <w:tcPr>
            <w:tcW w:w="192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72A4306" w14:textId="5D87DFE2" w:rsidR="5ED7FF9C" w:rsidRPr="00412A1F" w:rsidRDefault="009C0B53" w:rsidP="00C349BF">
            <w:pPr>
              <w:spacing w:after="0"/>
              <w:jc w:val="both"/>
              <w:rPr>
                <w:rFonts w:eastAsia="Aptos" w:cs="Aptos"/>
                <w:sz w:val="20"/>
                <w:szCs w:val="20"/>
              </w:rPr>
            </w:pPr>
            <w:r w:rsidRPr="00412A1F">
              <w:rPr>
                <w:rFonts w:eastAsia="Aptos" w:cs="Aptos"/>
                <w:sz w:val="20"/>
                <w:szCs w:val="20"/>
              </w:rPr>
              <w:t>Microservicio</w:t>
            </w:r>
          </w:p>
        </w:tc>
        <w:tc>
          <w:tcPr>
            <w:tcW w:w="422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1B2F330" w14:textId="41545B64" w:rsidR="5ED7FF9C" w:rsidRPr="00412A1F" w:rsidRDefault="009C0B53" w:rsidP="00C349BF">
            <w:pPr>
              <w:spacing w:after="0"/>
              <w:jc w:val="both"/>
              <w:rPr>
                <w:rFonts w:eastAsia="Aptos" w:cs="Aptos"/>
                <w:sz w:val="20"/>
                <w:szCs w:val="20"/>
                <w:lang w:val="es-CO"/>
              </w:rPr>
            </w:pPr>
            <w:r w:rsidRPr="00412A1F">
              <w:rPr>
                <w:rFonts w:eastAsia="Aptos" w:cs="Aptos"/>
                <w:sz w:val="20"/>
                <w:szCs w:val="20"/>
                <w:lang w:val="es-CO"/>
              </w:rPr>
              <w:t>Registro y trazabilidad operativa del flujo PHM; sin lógica de agente ni scoring</w:t>
            </w:r>
          </w:p>
        </w:tc>
      </w:tr>
      <w:tr w:rsidR="004B0C30" w:rsidRPr="00266C86" w14:paraId="0A6D34F1" w14:textId="77777777" w:rsidTr="006B7DC0">
        <w:trPr>
          <w:trHeight w:val="299"/>
        </w:trPr>
        <w:tc>
          <w:tcPr>
            <w:tcW w:w="2158"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06AB593" w14:textId="3C2BAF58" w:rsidR="5ED7FF9C" w:rsidRPr="00412A1F" w:rsidRDefault="009C0B53" w:rsidP="00C349BF">
            <w:pPr>
              <w:spacing w:after="0"/>
              <w:jc w:val="both"/>
              <w:rPr>
                <w:rFonts w:eastAsia="Aptos" w:cs="Aptos"/>
                <w:sz w:val="20"/>
                <w:szCs w:val="20"/>
              </w:rPr>
            </w:pPr>
            <w:r w:rsidRPr="00412A1F">
              <w:rPr>
                <w:rFonts w:eastAsia="Aptos" w:cs="Aptos"/>
                <w:sz w:val="20"/>
                <w:szCs w:val="20"/>
              </w:rPr>
              <w:t>Gestión de estudios RWE</w:t>
            </w:r>
          </w:p>
        </w:tc>
        <w:tc>
          <w:tcPr>
            <w:tcW w:w="192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1FC7117" w14:textId="27258EF4" w:rsidR="5ED7FF9C" w:rsidRPr="00412A1F" w:rsidRDefault="009C0B53" w:rsidP="00C349BF">
            <w:pPr>
              <w:spacing w:after="0"/>
              <w:jc w:val="both"/>
              <w:rPr>
                <w:rFonts w:eastAsia="Aptos" w:cs="Aptos"/>
                <w:sz w:val="20"/>
                <w:szCs w:val="20"/>
              </w:rPr>
            </w:pPr>
            <w:r w:rsidRPr="00412A1F">
              <w:rPr>
                <w:rFonts w:eastAsia="Aptos" w:cs="Aptos"/>
                <w:sz w:val="20"/>
                <w:szCs w:val="20"/>
              </w:rPr>
              <w:t>Microservicio</w:t>
            </w:r>
          </w:p>
        </w:tc>
        <w:tc>
          <w:tcPr>
            <w:tcW w:w="422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321F38A" w14:textId="06F8D157" w:rsidR="5ED7FF9C" w:rsidRPr="00412A1F" w:rsidRDefault="009C0B53" w:rsidP="00C349BF">
            <w:pPr>
              <w:spacing w:after="0"/>
              <w:jc w:val="both"/>
              <w:rPr>
                <w:rFonts w:eastAsia="Aptos" w:cs="Aptos"/>
                <w:sz w:val="20"/>
                <w:szCs w:val="20"/>
                <w:lang w:val="es-CO"/>
              </w:rPr>
            </w:pPr>
            <w:r w:rsidRPr="00412A1F">
              <w:rPr>
                <w:rFonts w:eastAsia="Aptos" w:cs="Aptos"/>
                <w:sz w:val="20"/>
                <w:szCs w:val="20"/>
                <w:lang w:val="es-CO"/>
              </w:rPr>
              <w:t>Ciclo de vida de estudios: creación, estado, permisos y auditoría</w:t>
            </w:r>
          </w:p>
        </w:tc>
      </w:tr>
      <w:tr w:rsidR="004B0C30" w:rsidRPr="00266C86" w14:paraId="5316BF5A" w14:textId="77777777" w:rsidTr="006B7DC0">
        <w:trPr>
          <w:trHeight w:val="299"/>
        </w:trPr>
        <w:tc>
          <w:tcPr>
            <w:tcW w:w="2158"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9067331" w14:textId="2C2217F3" w:rsidR="5ED7FF9C" w:rsidRPr="00412A1F" w:rsidRDefault="009C0B53" w:rsidP="00C349BF">
            <w:pPr>
              <w:spacing w:after="0"/>
              <w:jc w:val="both"/>
              <w:rPr>
                <w:rFonts w:eastAsia="Aptos" w:cs="Aptos"/>
                <w:sz w:val="20"/>
                <w:szCs w:val="20"/>
                <w:lang w:val="es-CO"/>
              </w:rPr>
            </w:pPr>
            <w:r w:rsidRPr="00412A1F">
              <w:rPr>
                <w:rFonts w:eastAsia="Aptos" w:cs="Aptos"/>
                <w:sz w:val="20"/>
                <w:szCs w:val="20"/>
                <w:lang w:val="es-CO"/>
              </w:rPr>
              <w:t>Catálogo de productos y entitlements</w:t>
            </w:r>
          </w:p>
        </w:tc>
        <w:tc>
          <w:tcPr>
            <w:tcW w:w="192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710FD95" w14:textId="6D046957" w:rsidR="5ED7FF9C" w:rsidRPr="00412A1F" w:rsidRDefault="009C0B53" w:rsidP="00C349BF">
            <w:pPr>
              <w:spacing w:after="0"/>
              <w:jc w:val="both"/>
              <w:rPr>
                <w:rFonts w:eastAsia="Aptos" w:cs="Aptos"/>
                <w:sz w:val="20"/>
                <w:szCs w:val="20"/>
              </w:rPr>
            </w:pPr>
            <w:r w:rsidRPr="00412A1F">
              <w:rPr>
                <w:rFonts w:eastAsia="Aptos" w:cs="Aptos"/>
                <w:sz w:val="20"/>
                <w:szCs w:val="20"/>
              </w:rPr>
              <w:t>Microservicio</w:t>
            </w:r>
          </w:p>
        </w:tc>
        <w:tc>
          <w:tcPr>
            <w:tcW w:w="422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7F449E2" w14:textId="7C2DA6AA" w:rsidR="5ED7FF9C" w:rsidRPr="00412A1F" w:rsidRDefault="009C0B53" w:rsidP="00C349BF">
            <w:pPr>
              <w:spacing w:after="0"/>
              <w:jc w:val="both"/>
              <w:rPr>
                <w:rFonts w:eastAsia="Aptos" w:cs="Aptos"/>
                <w:sz w:val="20"/>
                <w:szCs w:val="20"/>
                <w:lang w:val="es-CO"/>
              </w:rPr>
            </w:pPr>
            <w:r w:rsidRPr="00412A1F">
              <w:rPr>
                <w:rFonts w:eastAsia="Aptos" w:cs="Aptos"/>
                <w:sz w:val="20"/>
                <w:szCs w:val="20"/>
                <w:lang w:val="es-CO"/>
              </w:rPr>
              <w:t>Productos, módulos contratados y derechos de uso</w:t>
            </w:r>
          </w:p>
        </w:tc>
      </w:tr>
      <w:tr w:rsidR="004B0C30" w:rsidRPr="00266C86" w14:paraId="5058E5B7" w14:textId="77777777" w:rsidTr="006B7DC0">
        <w:trPr>
          <w:trHeight w:val="299"/>
        </w:trPr>
        <w:tc>
          <w:tcPr>
            <w:tcW w:w="2158"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391C04C" w14:textId="258E8AAE" w:rsidR="5ED7FF9C" w:rsidRPr="00412A1F" w:rsidRDefault="009C0B53" w:rsidP="00C349BF">
            <w:pPr>
              <w:spacing w:after="0"/>
              <w:jc w:val="both"/>
              <w:rPr>
                <w:rFonts w:eastAsia="Aptos" w:cs="Aptos"/>
                <w:sz w:val="20"/>
                <w:szCs w:val="20"/>
              </w:rPr>
            </w:pPr>
            <w:r w:rsidRPr="00412A1F">
              <w:rPr>
                <w:rFonts w:eastAsia="Aptos" w:cs="Aptos"/>
                <w:sz w:val="20"/>
                <w:szCs w:val="20"/>
              </w:rPr>
              <w:t>Administración (usuarios, roles, configuración)</w:t>
            </w:r>
          </w:p>
        </w:tc>
        <w:tc>
          <w:tcPr>
            <w:tcW w:w="192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15DCA98" w14:textId="78AADE38" w:rsidR="5ED7FF9C" w:rsidRPr="00412A1F" w:rsidRDefault="009C0B53" w:rsidP="00C349BF">
            <w:pPr>
              <w:spacing w:after="0"/>
              <w:jc w:val="both"/>
              <w:rPr>
                <w:rFonts w:eastAsia="Aptos" w:cs="Aptos"/>
                <w:sz w:val="20"/>
                <w:szCs w:val="20"/>
              </w:rPr>
            </w:pPr>
            <w:r w:rsidRPr="00412A1F">
              <w:rPr>
                <w:rFonts w:eastAsia="Aptos" w:cs="Aptos"/>
                <w:sz w:val="20"/>
                <w:szCs w:val="20"/>
              </w:rPr>
              <w:t>Microservicio</w:t>
            </w:r>
          </w:p>
        </w:tc>
        <w:tc>
          <w:tcPr>
            <w:tcW w:w="422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02AD9C8" w14:textId="19050B9F" w:rsidR="5ED7FF9C" w:rsidRPr="00412A1F" w:rsidRDefault="009C0B53" w:rsidP="00C349BF">
            <w:pPr>
              <w:spacing w:after="0"/>
              <w:jc w:val="both"/>
              <w:rPr>
                <w:rFonts w:eastAsia="Aptos" w:cs="Aptos"/>
                <w:sz w:val="20"/>
                <w:szCs w:val="20"/>
                <w:lang w:val="es-CO"/>
              </w:rPr>
            </w:pPr>
            <w:r w:rsidRPr="00412A1F">
              <w:rPr>
                <w:rFonts w:eastAsia="Aptos" w:cs="Aptos"/>
                <w:sz w:val="20"/>
                <w:szCs w:val="20"/>
                <w:lang w:val="es-CO"/>
              </w:rPr>
              <w:t>Alta, consulta y desactivación de usuarios</w:t>
            </w:r>
            <w:r w:rsidR="7BD811AF" w:rsidRPr="1CC1F5D5">
              <w:rPr>
                <w:rFonts w:eastAsia="Aptos" w:cs="Aptos"/>
                <w:sz w:val="20"/>
                <w:szCs w:val="20"/>
                <w:lang w:val="es-CO"/>
              </w:rPr>
              <w:t xml:space="preserve"> </w:t>
            </w:r>
            <w:r w:rsidR="7BD811AF" w:rsidRPr="67BA7D1E">
              <w:rPr>
                <w:rFonts w:eastAsia="Aptos" w:cs="Aptos"/>
                <w:sz w:val="20"/>
                <w:szCs w:val="20"/>
                <w:lang w:val="es-CO"/>
              </w:rPr>
              <w:t>a nivel de autorización</w:t>
            </w:r>
            <w:r w:rsidRPr="00412A1F">
              <w:rPr>
                <w:rFonts w:eastAsia="Aptos" w:cs="Aptos"/>
                <w:sz w:val="20"/>
                <w:szCs w:val="20"/>
                <w:lang w:val="es-CO"/>
              </w:rPr>
              <w:t>; módulos y parámetros operativos</w:t>
            </w:r>
          </w:p>
        </w:tc>
      </w:tr>
      <w:tr w:rsidR="004B0C30" w:rsidRPr="00B30B42" w14:paraId="3244CD0D" w14:textId="77777777" w:rsidTr="006B7DC0">
        <w:trPr>
          <w:trHeight w:val="299"/>
        </w:trPr>
        <w:tc>
          <w:tcPr>
            <w:tcW w:w="2158"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110F7F9" w14:textId="0F0F4BBC" w:rsidR="5ED7FF9C" w:rsidRPr="00412A1F" w:rsidRDefault="009C0B53" w:rsidP="00C349BF">
            <w:pPr>
              <w:spacing w:after="0"/>
              <w:jc w:val="both"/>
              <w:rPr>
                <w:rFonts w:eastAsia="Aptos" w:cs="Aptos"/>
                <w:sz w:val="20"/>
                <w:szCs w:val="20"/>
                <w:lang w:val="es-CO"/>
              </w:rPr>
            </w:pPr>
            <w:r w:rsidRPr="00412A1F">
              <w:rPr>
                <w:rFonts w:eastAsia="Aptos" w:cs="Aptos"/>
                <w:sz w:val="20"/>
                <w:szCs w:val="20"/>
                <w:lang w:val="es-CO"/>
              </w:rPr>
              <w:lastRenderedPageBreak/>
              <w:t>Gestión de artefactos y exportaciones</w:t>
            </w:r>
          </w:p>
        </w:tc>
        <w:tc>
          <w:tcPr>
            <w:tcW w:w="192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71B6201" w14:textId="1039F073" w:rsidR="5ED7FF9C" w:rsidRPr="00412A1F" w:rsidRDefault="009C0B53" w:rsidP="00C349BF">
            <w:pPr>
              <w:spacing w:after="0"/>
              <w:jc w:val="both"/>
              <w:rPr>
                <w:rFonts w:eastAsia="Aptos" w:cs="Aptos"/>
                <w:sz w:val="20"/>
                <w:szCs w:val="20"/>
              </w:rPr>
            </w:pPr>
            <w:r w:rsidRPr="00412A1F">
              <w:rPr>
                <w:rFonts w:eastAsia="Aptos" w:cs="Aptos"/>
                <w:sz w:val="20"/>
                <w:szCs w:val="20"/>
              </w:rPr>
              <w:t>Microservicio</w:t>
            </w:r>
          </w:p>
        </w:tc>
        <w:tc>
          <w:tcPr>
            <w:tcW w:w="422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52C9E87" w14:textId="147474DC" w:rsidR="5ED7FF9C" w:rsidRPr="009D6839" w:rsidRDefault="009C0B53" w:rsidP="00C349BF">
            <w:pPr>
              <w:spacing w:after="0"/>
              <w:jc w:val="both"/>
              <w:rPr>
                <w:rFonts w:eastAsia="Aptos" w:cs="Aptos"/>
                <w:sz w:val="20"/>
                <w:szCs w:val="20"/>
                <w:lang w:val="es-CO"/>
              </w:rPr>
            </w:pPr>
            <w:r w:rsidRPr="009D6839">
              <w:rPr>
                <w:rFonts w:eastAsia="Aptos" w:cs="Aptos"/>
                <w:sz w:val="20"/>
                <w:szCs w:val="20"/>
                <w:lang w:val="es-CO"/>
              </w:rPr>
              <w:t>Metadatos, versiones y descargas auditadas de outputs</w:t>
            </w:r>
          </w:p>
        </w:tc>
      </w:tr>
      <w:tr w:rsidR="004B0C30" w:rsidRPr="00266C86" w14:paraId="7DC45185" w14:textId="77777777" w:rsidTr="006B7DC0">
        <w:trPr>
          <w:trHeight w:val="299"/>
        </w:trPr>
        <w:tc>
          <w:tcPr>
            <w:tcW w:w="2158"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DBFB9FE" w14:textId="7E6F11F1" w:rsidR="5ED7FF9C" w:rsidRPr="00412A1F" w:rsidRDefault="009C0B53" w:rsidP="00C349BF">
            <w:pPr>
              <w:spacing w:after="0"/>
              <w:jc w:val="both"/>
              <w:rPr>
                <w:rFonts w:eastAsia="Aptos" w:cs="Aptos"/>
                <w:sz w:val="20"/>
                <w:szCs w:val="20"/>
              </w:rPr>
            </w:pPr>
            <w:r w:rsidRPr="00412A1F">
              <w:rPr>
                <w:rFonts w:eastAsia="Aptos" w:cs="Aptos"/>
                <w:sz w:val="20"/>
                <w:szCs w:val="20"/>
              </w:rPr>
              <w:t>Auditoría funcional</w:t>
            </w:r>
          </w:p>
        </w:tc>
        <w:tc>
          <w:tcPr>
            <w:tcW w:w="192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6899DB1" w14:textId="2D340874" w:rsidR="5ED7FF9C" w:rsidRPr="00412A1F" w:rsidRDefault="009C0B53" w:rsidP="00C349BF">
            <w:pPr>
              <w:spacing w:after="0"/>
              <w:jc w:val="both"/>
              <w:rPr>
                <w:rFonts w:eastAsia="Aptos" w:cs="Aptos"/>
                <w:sz w:val="20"/>
                <w:szCs w:val="20"/>
              </w:rPr>
            </w:pPr>
            <w:r w:rsidRPr="00412A1F">
              <w:rPr>
                <w:rFonts w:eastAsia="Aptos" w:cs="Aptos"/>
                <w:sz w:val="20"/>
                <w:szCs w:val="20"/>
              </w:rPr>
              <w:t>Microservicio</w:t>
            </w:r>
          </w:p>
        </w:tc>
        <w:tc>
          <w:tcPr>
            <w:tcW w:w="422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54F848E" w14:textId="4C7B007C" w:rsidR="5ED7FF9C" w:rsidRPr="00412A1F" w:rsidRDefault="009C0B53" w:rsidP="00C349BF">
            <w:pPr>
              <w:spacing w:after="0"/>
              <w:jc w:val="both"/>
              <w:rPr>
                <w:rFonts w:eastAsia="Aptos" w:cs="Aptos"/>
                <w:sz w:val="20"/>
                <w:szCs w:val="20"/>
                <w:lang w:val="es-CO"/>
              </w:rPr>
            </w:pPr>
            <w:r w:rsidRPr="00412A1F">
              <w:rPr>
                <w:rFonts w:eastAsia="Aptos" w:cs="Aptos"/>
                <w:sz w:val="20"/>
                <w:szCs w:val="20"/>
                <w:lang w:val="es-CO"/>
              </w:rPr>
              <w:t>Eventos inmutables con actor, acción, recurso, fecha y correlación</w:t>
            </w:r>
          </w:p>
        </w:tc>
      </w:tr>
      <w:tr w:rsidR="004B0C30" w:rsidRPr="00266C86" w14:paraId="410A1A8F" w14:textId="77777777" w:rsidTr="006B7DC0">
        <w:trPr>
          <w:trHeight w:val="299"/>
        </w:trPr>
        <w:tc>
          <w:tcPr>
            <w:tcW w:w="2158"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65D9081" w14:textId="5A623FDF" w:rsidR="5ED7FF9C" w:rsidRPr="009D6839" w:rsidRDefault="009C0B53" w:rsidP="00C349BF">
            <w:pPr>
              <w:spacing w:after="0"/>
              <w:jc w:val="both"/>
              <w:rPr>
                <w:rFonts w:eastAsia="Aptos" w:cs="Aptos"/>
                <w:sz w:val="20"/>
                <w:szCs w:val="20"/>
                <w:lang w:val="es-CO"/>
              </w:rPr>
            </w:pPr>
            <w:r w:rsidRPr="009D6839">
              <w:rPr>
                <w:rFonts w:eastAsia="Aptos" w:cs="Aptos"/>
                <w:sz w:val="20"/>
                <w:szCs w:val="20"/>
                <w:lang w:val="es-CO"/>
              </w:rPr>
              <w:t>Gate de salida de resultados</w:t>
            </w:r>
          </w:p>
        </w:tc>
        <w:tc>
          <w:tcPr>
            <w:tcW w:w="192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050FA1E" w14:textId="4F68A8CD" w:rsidR="5ED7FF9C" w:rsidRPr="00412A1F" w:rsidRDefault="009C0B53" w:rsidP="00C349BF">
            <w:pPr>
              <w:spacing w:after="0"/>
              <w:jc w:val="both"/>
              <w:rPr>
                <w:rFonts w:eastAsia="Aptos" w:cs="Aptos"/>
                <w:sz w:val="20"/>
                <w:szCs w:val="20"/>
              </w:rPr>
            </w:pPr>
            <w:r w:rsidRPr="00412A1F">
              <w:rPr>
                <w:rFonts w:eastAsia="Aptos" w:cs="Aptos"/>
                <w:sz w:val="20"/>
                <w:szCs w:val="20"/>
              </w:rPr>
              <w:t>Microservicio + Sensitive Data Protection</w:t>
            </w:r>
          </w:p>
        </w:tc>
        <w:tc>
          <w:tcPr>
            <w:tcW w:w="422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D9E10AD" w14:textId="59FAA1F9" w:rsidR="5ED7FF9C" w:rsidRPr="00412A1F" w:rsidRDefault="009C0B53" w:rsidP="00C349BF">
            <w:pPr>
              <w:spacing w:after="0"/>
              <w:jc w:val="both"/>
              <w:rPr>
                <w:rFonts w:eastAsia="Aptos" w:cs="Aptos"/>
                <w:sz w:val="20"/>
                <w:szCs w:val="20"/>
                <w:lang w:val="es-CO"/>
              </w:rPr>
            </w:pPr>
            <w:r w:rsidRPr="00412A1F">
              <w:rPr>
                <w:rFonts w:eastAsia="Aptos" w:cs="Aptos"/>
                <w:sz w:val="20"/>
                <w:szCs w:val="20"/>
                <w:lang w:val="es-CO"/>
              </w:rPr>
              <w:t>Recepción en cuarentena, escaneo, decisión de divulgación y liberación al bucket aprobado</w:t>
            </w:r>
          </w:p>
        </w:tc>
      </w:tr>
    </w:tbl>
    <w:p w14:paraId="1DF3A112" w14:textId="77777777" w:rsidR="004978EA" w:rsidRPr="00412A1F" w:rsidRDefault="004978EA" w:rsidP="00167793">
      <w:pPr>
        <w:jc w:val="both"/>
        <w:rPr>
          <w:b/>
          <w:bCs/>
          <w:sz w:val="20"/>
          <w:szCs w:val="20"/>
          <w:lang w:val="es-CO"/>
        </w:rPr>
      </w:pPr>
    </w:p>
    <w:tbl>
      <w:tblPr>
        <w:tblpPr w:leftFromText="141" w:rightFromText="141" w:vertAnchor="text" w:horzAnchor="margin" w:tblpXSpec="right" w:tblpY="320"/>
        <w:tblW w:w="8316" w:type="dxa"/>
        <w:tblLook w:val="06A0" w:firstRow="1" w:lastRow="0" w:firstColumn="1" w:lastColumn="0" w:noHBand="1" w:noVBand="1"/>
      </w:tblPr>
      <w:tblGrid>
        <w:gridCol w:w="1873"/>
        <w:gridCol w:w="2374"/>
        <w:gridCol w:w="4069"/>
      </w:tblGrid>
      <w:tr w:rsidR="00167793" w14:paraId="069B4330" w14:textId="77777777" w:rsidTr="008748E9">
        <w:trPr>
          <w:trHeight w:val="300"/>
        </w:trPr>
        <w:tc>
          <w:tcPr>
            <w:tcW w:w="1499"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23ACCD3B" w14:textId="77777777" w:rsidR="00167793" w:rsidRPr="00412A1F" w:rsidRDefault="00167793" w:rsidP="00167793">
            <w:pPr>
              <w:spacing w:after="0"/>
              <w:jc w:val="center"/>
              <w:rPr>
                <w:rFonts w:eastAsia="Aptos" w:cs="Aptos"/>
                <w:b/>
                <w:sz w:val="20"/>
                <w:szCs w:val="20"/>
              </w:rPr>
            </w:pPr>
            <w:r w:rsidRPr="00412A1F">
              <w:rPr>
                <w:rFonts w:eastAsia="Aptos" w:cs="Aptos"/>
                <w:b/>
                <w:sz w:val="20"/>
                <w:szCs w:val="20"/>
              </w:rPr>
              <w:t>Componente</w:t>
            </w:r>
          </w:p>
        </w:tc>
        <w:tc>
          <w:tcPr>
            <w:tcW w:w="2491"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374A136C" w14:textId="77777777" w:rsidR="00167793" w:rsidRPr="00412A1F" w:rsidRDefault="00167793" w:rsidP="00167793">
            <w:pPr>
              <w:spacing w:after="0"/>
              <w:jc w:val="both"/>
              <w:rPr>
                <w:rFonts w:eastAsia="Aptos" w:cs="Aptos"/>
                <w:b/>
                <w:sz w:val="20"/>
                <w:szCs w:val="20"/>
              </w:rPr>
            </w:pPr>
            <w:r w:rsidRPr="00412A1F">
              <w:rPr>
                <w:rFonts w:eastAsia="Aptos" w:cs="Aptos"/>
                <w:b/>
                <w:sz w:val="20"/>
                <w:szCs w:val="20"/>
              </w:rPr>
              <w:t>Servicio / Tecnología</w:t>
            </w:r>
          </w:p>
        </w:tc>
        <w:tc>
          <w:tcPr>
            <w:tcW w:w="4326"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2FD7D88C" w14:textId="77777777" w:rsidR="00167793" w:rsidRPr="00412A1F" w:rsidRDefault="00167793" w:rsidP="00167793">
            <w:pPr>
              <w:spacing w:after="0"/>
              <w:jc w:val="both"/>
              <w:rPr>
                <w:rFonts w:eastAsia="Aptos" w:cs="Aptos"/>
                <w:b/>
                <w:sz w:val="20"/>
                <w:szCs w:val="20"/>
              </w:rPr>
            </w:pPr>
            <w:r w:rsidRPr="00412A1F">
              <w:rPr>
                <w:rFonts w:eastAsia="Aptos" w:cs="Aptos"/>
                <w:b/>
                <w:sz w:val="20"/>
                <w:szCs w:val="20"/>
              </w:rPr>
              <w:t>Capacidad</w:t>
            </w:r>
          </w:p>
        </w:tc>
      </w:tr>
      <w:tr w:rsidR="00167793" w:rsidRPr="00266C86" w14:paraId="6F0F19F8" w14:textId="77777777" w:rsidTr="008748E9">
        <w:trPr>
          <w:trHeight w:val="300"/>
        </w:trPr>
        <w:tc>
          <w:tcPr>
            <w:tcW w:w="149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D6D3121" w14:textId="77777777" w:rsidR="00167793" w:rsidRPr="00412A1F" w:rsidRDefault="00167793" w:rsidP="00167793">
            <w:pPr>
              <w:spacing w:after="0"/>
              <w:jc w:val="both"/>
              <w:rPr>
                <w:rFonts w:eastAsia="Aptos" w:cs="Aptos"/>
                <w:sz w:val="20"/>
                <w:szCs w:val="20"/>
              </w:rPr>
            </w:pPr>
            <w:r w:rsidRPr="00412A1F">
              <w:rPr>
                <w:rFonts w:eastAsia="Aptos" w:cs="Aptos"/>
                <w:sz w:val="20"/>
                <w:szCs w:val="20"/>
              </w:rPr>
              <w:t>Base de datos transaccional</w:t>
            </w:r>
          </w:p>
        </w:tc>
        <w:tc>
          <w:tcPr>
            <w:tcW w:w="249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102644E" w14:textId="77777777" w:rsidR="00167793" w:rsidRPr="00412A1F" w:rsidRDefault="00167793" w:rsidP="00167793">
            <w:pPr>
              <w:spacing w:after="0"/>
              <w:jc w:val="both"/>
              <w:rPr>
                <w:rFonts w:eastAsia="Aptos" w:cs="Aptos"/>
                <w:sz w:val="20"/>
                <w:szCs w:val="20"/>
              </w:rPr>
            </w:pPr>
            <w:r w:rsidRPr="00412A1F">
              <w:rPr>
                <w:rFonts w:eastAsia="Aptos" w:cs="Aptos"/>
                <w:sz w:val="20"/>
                <w:szCs w:val="20"/>
              </w:rPr>
              <w:t>Cloud SQL for PostgreSQL HA</w:t>
            </w:r>
          </w:p>
        </w:tc>
        <w:tc>
          <w:tcPr>
            <w:tcW w:w="432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3CEC958" w14:textId="77777777" w:rsidR="00167793" w:rsidRPr="00412A1F" w:rsidRDefault="00167793" w:rsidP="00167793">
            <w:pPr>
              <w:spacing w:after="0"/>
              <w:jc w:val="both"/>
              <w:rPr>
                <w:rFonts w:eastAsia="Aptos" w:cs="Aptos"/>
                <w:sz w:val="20"/>
                <w:szCs w:val="20"/>
                <w:lang w:val="es-CO"/>
              </w:rPr>
            </w:pPr>
            <w:r w:rsidRPr="00412A1F">
              <w:rPr>
                <w:rFonts w:eastAsia="Aptos" w:cs="Aptos"/>
                <w:sz w:val="20"/>
                <w:szCs w:val="20"/>
                <w:lang w:val="es-CO"/>
              </w:rPr>
              <w:t>Usuarios, organizaciones, estudios, productos y metadatos operativos</w:t>
            </w:r>
          </w:p>
        </w:tc>
      </w:tr>
      <w:tr w:rsidR="00167793" w:rsidRPr="00266C86" w14:paraId="4DD872B7" w14:textId="77777777" w:rsidTr="008748E9">
        <w:trPr>
          <w:trHeight w:val="300"/>
        </w:trPr>
        <w:tc>
          <w:tcPr>
            <w:tcW w:w="149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164399A" w14:textId="77777777" w:rsidR="00167793" w:rsidRPr="00412A1F" w:rsidRDefault="00167793" w:rsidP="00167793">
            <w:pPr>
              <w:spacing w:after="0"/>
              <w:jc w:val="both"/>
              <w:rPr>
                <w:rFonts w:eastAsia="Aptos" w:cs="Aptos"/>
                <w:sz w:val="20"/>
                <w:szCs w:val="20"/>
              </w:rPr>
            </w:pPr>
            <w:r w:rsidRPr="00412A1F">
              <w:rPr>
                <w:rFonts w:eastAsia="Aptos" w:cs="Aptos"/>
                <w:sz w:val="20"/>
                <w:szCs w:val="20"/>
              </w:rPr>
              <w:t>Almacenamiento de resultados</w:t>
            </w:r>
          </w:p>
        </w:tc>
        <w:tc>
          <w:tcPr>
            <w:tcW w:w="2491"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D02A22F" w14:textId="77777777" w:rsidR="00167793" w:rsidRPr="00412A1F" w:rsidRDefault="00167793" w:rsidP="00167793">
            <w:pPr>
              <w:spacing w:after="0"/>
              <w:jc w:val="both"/>
              <w:rPr>
                <w:rFonts w:eastAsia="Aptos" w:cs="Aptos"/>
                <w:sz w:val="20"/>
                <w:szCs w:val="20"/>
              </w:rPr>
            </w:pPr>
            <w:r w:rsidRPr="00412A1F">
              <w:rPr>
                <w:rFonts w:eastAsia="Aptos" w:cs="Aptos"/>
                <w:sz w:val="20"/>
                <w:szCs w:val="20"/>
              </w:rPr>
              <w:t>Cloud Storage (bucket cuarentena + bucket aprobados)</w:t>
            </w:r>
          </w:p>
        </w:tc>
        <w:tc>
          <w:tcPr>
            <w:tcW w:w="432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914CBBB" w14:textId="77777777" w:rsidR="00167793" w:rsidRPr="00412A1F" w:rsidRDefault="00167793" w:rsidP="00167793">
            <w:pPr>
              <w:spacing w:after="0"/>
              <w:jc w:val="both"/>
              <w:rPr>
                <w:rFonts w:eastAsia="Aptos" w:cs="Aptos"/>
                <w:sz w:val="20"/>
                <w:szCs w:val="20"/>
                <w:lang w:val="es-CO"/>
              </w:rPr>
            </w:pPr>
            <w:r w:rsidRPr="00412A1F">
              <w:rPr>
                <w:rFonts w:eastAsia="Aptos" w:cs="Aptos"/>
                <w:sz w:val="20"/>
                <w:szCs w:val="20"/>
                <w:lang w:val="es-CO"/>
              </w:rPr>
              <w:t>Cuarentena: destino único del workspace. Aprobados: distribución temporal con signed URL</w:t>
            </w:r>
          </w:p>
        </w:tc>
      </w:tr>
      <w:tr w:rsidR="00167793" w:rsidRPr="00B30B42" w14:paraId="6860EB60" w14:textId="77777777" w:rsidTr="008748E9">
        <w:trPr>
          <w:trHeight w:val="300"/>
        </w:trPr>
        <w:tc>
          <w:tcPr>
            <w:tcW w:w="149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3B5AFA6" w14:textId="77777777" w:rsidR="00167793" w:rsidRPr="00412A1F" w:rsidRDefault="00167793" w:rsidP="00167793">
            <w:pPr>
              <w:spacing w:after="0"/>
              <w:jc w:val="both"/>
              <w:rPr>
                <w:rFonts w:eastAsia="Aptos" w:cs="Aptos"/>
                <w:sz w:val="20"/>
                <w:szCs w:val="20"/>
              </w:rPr>
            </w:pPr>
            <w:r w:rsidRPr="00412A1F">
              <w:rPr>
                <w:rFonts w:eastAsia="Aptos" w:cs="Aptos"/>
                <w:sz w:val="20"/>
                <w:szCs w:val="20"/>
              </w:rPr>
              <w:t>Mensajería asíncrona</w:t>
            </w:r>
          </w:p>
        </w:tc>
        <w:tc>
          <w:tcPr>
            <w:tcW w:w="249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C202C9F" w14:textId="77777777" w:rsidR="00167793" w:rsidRPr="00412A1F" w:rsidRDefault="00167793" w:rsidP="00167793">
            <w:pPr>
              <w:spacing w:after="0"/>
              <w:jc w:val="both"/>
              <w:rPr>
                <w:rFonts w:eastAsia="Aptos" w:cs="Aptos"/>
                <w:sz w:val="20"/>
                <w:szCs w:val="20"/>
              </w:rPr>
            </w:pPr>
            <w:r w:rsidRPr="00412A1F">
              <w:rPr>
                <w:rFonts w:eastAsia="Aptos" w:cs="Aptos"/>
                <w:sz w:val="20"/>
                <w:szCs w:val="20"/>
              </w:rPr>
              <w:t>Pub/Sub + Cloud Tasks</w:t>
            </w:r>
          </w:p>
        </w:tc>
        <w:tc>
          <w:tcPr>
            <w:tcW w:w="432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95CCE3E" w14:textId="77777777" w:rsidR="00167793" w:rsidRPr="009D6839" w:rsidRDefault="00167793" w:rsidP="00167793">
            <w:pPr>
              <w:spacing w:after="0"/>
              <w:jc w:val="both"/>
              <w:rPr>
                <w:rFonts w:eastAsia="Aptos" w:cs="Aptos"/>
                <w:sz w:val="20"/>
                <w:szCs w:val="20"/>
                <w:lang w:val="es-CO"/>
              </w:rPr>
            </w:pPr>
            <w:r w:rsidRPr="009D6839">
              <w:rPr>
                <w:rFonts w:eastAsia="Aptos" w:cs="Aptos"/>
                <w:sz w:val="20"/>
                <w:szCs w:val="20"/>
                <w:lang w:val="es-CO"/>
              </w:rPr>
              <w:t>Desacoplamiento de eventos entre microservicios; reintentos, idempotencia y cola de errores</w:t>
            </w:r>
          </w:p>
        </w:tc>
      </w:tr>
      <w:tr w:rsidR="00167793" w:rsidRPr="00266C86" w14:paraId="60B3DDD3" w14:textId="77777777" w:rsidTr="008748E9">
        <w:trPr>
          <w:trHeight w:val="300"/>
        </w:trPr>
        <w:tc>
          <w:tcPr>
            <w:tcW w:w="149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932AD52" w14:textId="77777777" w:rsidR="00167793" w:rsidRPr="00412A1F" w:rsidRDefault="00167793" w:rsidP="00167793">
            <w:pPr>
              <w:spacing w:after="0"/>
              <w:jc w:val="both"/>
              <w:rPr>
                <w:rFonts w:eastAsia="Aptos" w:cs="Aptos"/>
                <w:sz w:val="20"/>
                <w:szCs w:val="20"/>
              </w:rPr>
            </w:pPr>
            <w:r w:rsidRPr="00412A1F">
              <w:rPr>
                <w:rFonts w:eastAsia="Aptos" w:cs="Aptos"/>
                <w:sz w:val="20"/>
                <w:szCs w:val="20"/>
              </w:rPr>
              <w:t>Orquestación de flujos</w:t>
            </w:r>
          </w:p>
        </w:tc>
        <w:tc>
          <w:tcPr>
            <w:tcW w:w="2491"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8300EC2" w14:textId="77777777" w:rsidR="00167793" w:rsidRPr="00412A1F" w:rsidRDefault="00167793" w:rsidP="00167793">
            <w:pPr>
              <w:spacing w:after="0"/>
              <w:jc w:val="both"/>
              <w:rPr>
                <w:rFonts w:eastAsia="Aptos" w:cs="Aptos"/>
                <w:sz w:val="20"/>
                <w:szCs w:val="20"/>
              </w:rPr>
            </w:pPr>
            <w:r w:rsidRPr="00412A1F">
              <w:rPr>
                <w:rFonts w:eastAsia="Aptos" w:cs="Aptos"/>
                <w:sz w:val="20"/>
                <w:szCs w:val="20"/>
              </w:rPr>
              <w:t>Workflows</w:t>
            </w:r>
          </w:p>
        </w:tc>
        <w:tc>
          <w:tcPr>
            <w:tcW w:w="432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6B31EDD" w14:textId="77777777" w:rsidR="00167793" w:rsidRPr="00412A1F" w:rsidRDefault="00167793" w:rsidP="00167793">
            <w:pPr>
              <w:spacing w:after="0"/>
              <w:jc w:val="both"/>
              <w:rPr>
                <w:rFonts w:eastAsia="Aptos" w:cs="Aptos"/>
                <w:sz w:val="20"/>
                <w:szCs w:val="20"/>
                <w:lang w:val="es-CO"/>
              </w:rPr>
            </w:pPr>
            <w:r w:rsidRPr="00412A1F">
              <w:rPr>
                <w:rFonts w:eastAsia="Aptos" w:cs="Aptos"/>
                <w:sz w:val="20"/>
                <w:szCs w:val="20"/>
                <w:lang w:val="es-CO"/>
              </w:rPr>
              <w:t>Pipelines analíticos batch y gobierno de promoción de modelos</w:t>
            </w:r>
          </w:p>
        </w:tc>
      </w:tr>
      <w:tr w:rsidR="00167793" w:rsidRPr="00266C86" w14:paraId="2B0B0938" w14:textId="77777777" w:rsidTr="008748E9">
        <w:trPr>
          <w:trHeight w:val="300"/>
        </w:trPr>
        <w:tc>
          <w:tcPr>
            <w:tcW w:w="149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F51C3D0" w14:textId="77777777" w:rsidR="00167793" w:rsidRPr="00412A1F" w:rsidRDefault="00167793" w:rsidP="00167793">
            <w:pPr>
              <w:spacing w:after="0"/>
              <w:jc w:val="both"/>
              <w:rPr>
                <w:rFonts w:eastAsia="Aptos" w:cs="Aptos"/>
                <w:sz w:val="20"/>
                <w:szCs w:val="20"/>
              </w:rPr>
            </w:pPr>
            <w:r w:rsidRPr="00412A1F">
              <w:rPr>
                <w:rFonts w:eastAsia="Aptos" w:cs="Aptos"/>
                <w:sz w:val="20"/>
                <w:szCs w:val="20"/>
              </w:rPr>
              <w:t>Autoscaling de jobs batch</w:t>
            </w:r>
          </w:p>
        </w:tc>
        <w:tc>
          <w:tcPr>
            <w:tcW w:w="249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ED1EC70" w14:textId="77777777" w:rsidR="00167793" w:rsidRPr="00412A1F" w:rsidRDefault="00167793" w:rsidP="00167793">
            <w:pPr>
              <w:spacing w:after="0"/>
              <w:jc w:val="both"/>
              <w:rPr>
                <w:rFonts w:eastAsia="Aptos" w:cs="Aptos"/>
                <w:sz w:val="20"/>
                <w:szCs w:val="20"/>
              </w:rPr>
            </w:pPr>
            <w:r w:rsidRPr="00412A1F">
              <w:rPr>
                <w:rFonts w:eastAsia="Aptos" w:cs="Aptos"/>
                <w:sz w:val="20"/>
                <w:szCs w:val="20"/>
              </w:rPr>
              <w:t>KEDA</w:t>
            </w:r>
          </w:p>
        </w:tc>
        <w:tc>
          <w:tcPr>
            <w:tcW w:w="432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668517D" w14:textId="77777777" w:rsidR="00167793" w:rsidRPr="00412A1F" w:rsidRDefault="00167793" w:rsidP="00167793">
            <w:pPr>
              <w:spacing w:after="0"/>
              <w:jc w:val="both"/>
              <w:rPr>
                <w:rFonts w:eastAsia="Aptos" w:cs="Aptos"/>
                <w:sz w:val="20"/>
                <w:szCs w:val="20"/>
                <w:lang w:val="es-CO"/>
              </w:rPr>
            </w:pPr>
            <w:r w:rsidRPr="00412A1F">
              <w:rPr>
                <w:rFonts w:eastAsia="Aptos" w:cs="Aptos"/>
                <w:sz w:val="20"/>
                <w:szCs w:val="20"/>
                <w:lang w:val="es-CO"/>
              </w:rPr>
              <w:t>Escala pods efímeros de análisis según eventos de la cola</w:t>
            </w:r>
          </w:p>
        </w:tc>
      </w:tr>
    </w:tbl>
    <w:p w14:paraId="148E6FED" w14:textId="5CA97300" w:rsidR="14B0A350" w:rsidRPr="00412A1F" w:rsidRDefault="009C0B53" w:rsidP="00AB2F00">
      <w:pPr>
        <w:ind w:left="720"/>
        <w:jc w:val="both"/>
        <w:rPr>
          <w:rFonts w:eastAsia="Aptos" w:cs="Aptos"/>
          <w:color w:val="333333"/>
          <w:sz w:val="20"/>
          <w:szCs w:val="20"/>
          <w:lang w:val="es-CO"/>
        </w:rPr>
      </w:pPr>
      <w:r w:rsidRPr="00412A1F">
        <w:rPr>
          <w:b/>
          <w:sz w:val="20"/>
          <w:szCs w:val="20"/>
          <w:lang w:val="es-CO"/>
        </w:rPr>
        <w:t>Persistencia y mensajería</w:t>
      </w:r>
    </w:p>
    <w:p w14:paraId="6A53F67C" w14:textId="77777777" w:rsidR="008748E9" w:rsidRPr="008748E9" w:rsidRDefault="008748E9" w:rsidP="008748E9">
      <w:pPr>
        <w:pStyle w:val="Ttulo3"/>
        <w:numPr>
          <w:ilvl w:val="0"/>
          <w:numId w:val="0"/>
        </w:numPr>
        <w:ind w:left="720"/>
        <w:rPr>
          <w:lang w:val="es-CO"/>
        </w:rPr>
      </w:pPr>
      <w:bookmarkStart w:id="255" w:name="_Toc238483089"/>
      <w:bookmarkStart w:id="256" w:name="_Toc238570964"/>
      <w:bookmarkStart w:id="257" w:name="_Toc238651540"/>
      <w:bookmarkStart w:id="258" w:name="_Toc240576082"/>
    </w:p>
    <w:p w14:paraId="0041897D" w14:textId="4BD22AAA" w:rsidR="008748E9" w:rsidRPr="008748E9" w:rsidRDefault="009C0B53" w:rsidP="008748E9">
      <w:pPr>
        <w:pStyle w:val="Ttulo3"/>
        <w:rPr>
          <w:lang w:val="es-CO"/>
        </w:rPr>
      </w:pPr>
      <w:r w:rsidRPr="003957B0">
        <w:rPr>
          <w:rFonts w:ascii="Aptos" w:hAnsi="Aptos"/>
          <w:lang w:val="es-CO"/>
        </w:rPr>
        <w:t xml:space="preserve">Motor Analítico y de </w:t>
      </w:r>
      <w:bookmarkEnd w:id="255"/>
      <w:bookmarkEnd w:id="256"/>
      <w:r w:rsidRPr="003957B0">
        <w:rPr>
          <w:rFonts w:ascii="Aptos" w:hAnsi="Aptos"/>
          <w:lang w:val="es-CO"/>
        </w:rPr>
        <w:t>Datos</w:t>
      </w:r>
      <w:bookmarkEnd w:id="257"/>
      <w:bookmarkEnd w:id="258"/>
    </w:p>
    <w:p w14:paraId="61482271" w14:textId="7C7DC6D3" w:rsidR="14B0A350" w:rsidRPr="00412A1F" w:rsidRDefault="009C0B53" w:rsidP="00FD1368">
      <w:pPr>
        <w:spacing w:before="192" w:after="192"/>
        <w:jc w:val="both"/>
        <w:rPr>
          <w:rFonts w:eastAsia="Aptos" w:cs="Aptos"/>
          <w:color w:val="333333"/>
          <w:sz w:val="20"/>
          <w:szCs w:val="20"/>
          <w:lang w:val="es-CO"/>
        </w:rPr>
      </w:pPr>
      <w:r w:rsidRPr="00412A1F">
        <w:rPr>
          <w:rFonts w:eastAsia="Aptos" w:cs="Aptos"/>
          <w:color w:val="333333"/>
          <w:sz w:val="20"/>
          <w:szCs w:val="20"/>
          <w:lang w:val="es-CO"/>
        </w:rPr>
        <w:t>Cómputo analítico, herramientas OHDSI, workspace de investigación y terminología clínica.</w:t>
      </w:r>
    </w:p>
    <w:p w14:paraId="35700987" w14:textId="77777777" w:rsidR="00367B79" w:rsidRPr="00412A1F" w:rsidRDefault="00367B79" w:rsidP="00AB2F00">
      <w:pPr>
        <w:spacing w:before="192" w:after="192"/>
        <w:ind w:left="720"/>
        <w:jc w:val="both"/>
        <w:rPr>
          <w:rFonts w:eastAsia="Aptos" w:cs="Aptos"/>
          <w:sz w:val="20"/>
          <w:szCs w:val="20"/>
          <w:lang w:val="es-CO"/>
        </w:rPr>
      </w:pPr>
    </w:p>
    <w:p w14:paraId="03A7E1EA" w14:textId="7AAFABE7" w:rsidR="14B0A350" w:rsidRPr="00412A1F" w:rsidRDefault="009C0B53" w:rsidP="00AB2F00">
      <w:pPr>
        <w:ind w:left="720"/>
        <w:jc w:val="both"/>
        <w:rPr>
          <w:rFonts w:eastAsia="Aptos" w:cs="Aptos"/>
          <w:b/>
          <w:color w:val="333333"/>
          <w:sz w:val="20"/>
          <w:szCs w:val="20"/>
          <w:lang w:val="es-CO"/>
        </w:rPr>
      </w:pPr>
      <w:r w:rsidRPr="00412A1F">
        <w:rPr>
          <w:rFonts w:eastAsia="Aptos" w:cs="Aptos"/>
          <w:b/>
          <w:sz w:val="20"/>
          <w:szCs w:val="20"/>
          <w:lang w:val="es-CO"/>
        </w:rPr>
        <w:t>Analítica OMOP y cohortes (OHDSI / Open Source)</w:t>
      </w:r>
    </w:p>
    <w:tbl>
      <w:tblPr>
        <w:tblW w:w="8337" w:type="dxa"/>
        <w:tblInd w:w="489" w:type="dxa"/>
        <w:tblLook w:val="06A0" w:firstRow="1" w:lastRow="0" w:firstColumn="1" w:lastColumn="0" w:noHBand="1" w:noVBand="1"/>
      </w:tblPr>
      <w:tblGrid>
        <w:gridCol w:w="1697"/>
        <w:gridCol w:w="2538"/>
        <w:gridCol w:w="4102"/>
      </w:tblGrid>
      <w:tr w:rsidR="004B0C30" w14:paraId="06CBC4D4" w14:textId="77777777" w:rsidTr="003957B0">
        <w:trPr>
          <w:trHeight w:val="312"/>
        </w:trPr>
        <w:tc>
          <w:tcPr>
            <w:tcW w:w="1697"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7ECB5E75" w14:textId="390BF988" w:rsidR="5ED7FF9C" w:rsidRPr="00412A1F" w:rsidRDefault="009C0B53" w:rsidP="00C349BF">
            <w:pPr>
              <w:spacing w:after="0"/>
              <w:jc w:val="both"/>
              <w:rPr>
                <w:rFonts w:eastAsia="Aptos" w:cs="Aptos"/>
                <w:b/>
                <w:sz w:val="20"/>
                <w:szCs w:val="20"/>
              </w:rPr>
            </w:pPr>
            <w:r w:rsidRPr="00412A1F">
              <w:rPr>
                <w:rFonts w:eastAsia="Aptos" w:cs="Aptos"/>
                <w:b/>
                <w:sz w:val="20"/>
                <w:szCs w:val="20"/>
              </w:rPr>
              <w:t>Componente</w:t>
            </w:r>
          </w:p>
        </w:tc>
        <w:tc>
          <w:tcPr>
            <w:tcW w:w="2538"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03EA4527" w14:textId="65D397F5" w:rsidR="5ED7FF9C" w:rsidRPr="00412A1F" w:rsidRDefault="009C0B53" w:rsidP="00C349BF">
            <w:pPr>
              <w:spacing w:after="0"/>
              <w:jc w:val="both"/>
              <w:rPr>
                <w:rFonts w:eastAsia="Aptos" w:cs="Aptos"/>
                <w:b/>
                <w:sz w:val="20"/>
                <w:szCs w:val="20"/>
              </w:rPr>
            </w:pPr>
            <w:r w:rsidRPr="00412A1F">
              <w:rPr>
                <w:rFonts w:eastAsia="Aptos" w:cs="Aptos"/>
                <w:b/>
                <w:sz w:val="20"/>
                <w:szCs w:val="20"/>
              </w:rPr>
              <w:t>Servicio / Tecnología</w:t>
            </w:r>
          </w:p>
        </w:tc>
        <w:tc>
          <w:tcPr>
            <w:tcW w:w="4102"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1C691681" w14:textId="1CF4F3C2" w:rsidR="5ED7FF9C" w:rsidRPr="00412A1F" w:rsidRDefault="009C0B53" w:rsidP="00C349BF">
            <w:pPr>
              <w:spacing w:after="0"/>
              <w:jc w:val="both"/>
              <w:rPr>
                <w:rFonts w:eastAsia="Aptos" w:cs="Aptos"/>
                <w:b/>
                <w:sz w:val="20"/>
                <w:szCs w:val="20"/>
              </w:rPr>
            </w:pPr>
            <w:r w:rsidRPr="00412A1F">
              <w:rPr>
                <w:rFonts w:eastAsia="Aptos" w:cs="Aptos"/>
                <w:b/>
                <w:sz w:val="20"/>
                <w:szCs w:val="20"/>
              </w:rPr>
              <w:t>Capacidad</w:t>
            </w:r>
          </w:p>
        </w:tc>
      </w:tr>
      <w:tr w:rsidR="004B0C30" w:rsidRPr="00266C86" w14:paraId="75B02A94" w14:textId="77777777" w:rsidTr="003957B0">
        <w:trPr>
          <w:trHeight w:val="312"/>
        </w:trPr>
        <w:tc>
          <w:tcPr>
            <w:tcW w:w="169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9C11E98" w14:textId="046448F8" w:rsidR="5ED7FF9C" w:rsidRPr="00412A1F" w:rsidRDefault="009C0B53" w:rsidP="00C349BF">
            <w:pPr>
              <w:spacing w:after="0"/>
              <w:jc w:val="both"/>
              <w:rPr>
                <w:rFonts w:eastAsia="Aptos" w:cs="Aptos"/>
                <w:sz w:val="20"/>
                <w:szCs w:val="20"/>
                <w:lang w:val="es-CO"/>
              </w:rPr>
            </w:pPr>
            <w:r w:rsidRPr="00412A1F">
              <w:rPr>
                <w:rFonts w:eastAsia="Aptos" w:cs="Aptos"/>
                <w:sz w:val="20"/>
                <w:szCs w:val="20"/>
                <w:lang w:val="es-CO"/>
              </w:rPr>
              <w:t>Definición y ejecución de cohortes</w:t>
            </w:r>
          </w:p>
        </w:tc>
        <w:tc>
          <w:tcPr>
            <w:tcW w:w="2538"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14A9E26" w14:textId="69E7E0E7" w:rsidR="5ED7FF9C" w:rsidRPr="00412A1F" w:rsidRDefault="009C0B53" w:rsidP="00C349BF">
            <w:pPr>
              <w:spacing w:after="0"/>
              <w:jc w:val="both"/>
              <w:rPr>
                <w:rFonts w:eastAsia="Aptos" w:cs="Aptos"/>
                <w:sz w:val="20"/>
                <w:szCs w:val="20"/>
              </w:rPr>
            </w:pPr>
            <w:r w:rsidRPr="00412A1F">
              <w:rPr>
                <w:rFonts w:eastAsia="Aptos" w:cs="Aptos"/>
                <w:sz w:val="20"/>
                <w:szCs w:val="20"/>
              </w:rPr>
              <w:t>Circe + CohortGenerator (OHDSI · Apache 2.0)</w:t>
            </w:r>
          </w:p>
        </w:tc>
        <w:tc>
          <w:tcPr>
            <w:tcW w:w="4102"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ABC947A" w14:textId="7EF03D12" w:rsidR="5ED7FF9C" w:rsidRPr="00412A1F" w:rsidRDefault="009C0B53" w:rsidP="00C349BF">
            <w:pPr>
              <w:spacing w:after="0"/>
              <w:jc w:val="both"/>
              <w:rPr>
                <w:rFonts w:eastAsia="Aptos" w:cs="Aptos"/>
                <w:sz w:val="20"/>
                <w:szCs w:val="20"/>
                <w:lang w:val="es-CO"/>
              </w:rPr>
            </w:pPr>
            <w:r w:rsidRPr="00412A1F">
              <w:rPr>
                <w:rFonts w:eastAsia="Aptos" w:cs="Aptos"/>
                <w:sz w:val="20"/>
                <w:szCs w:val="20"/>
                <w:lang w:val="es-CO"/>
              </w:rPr>
              <w:t>Genera SQL determinista desde definición Circe JSON; estándar reproducible sobre BigQuery OMOP</w:t>
            </w:r>
          </w:p>
        </w:tc>
      </w:tr>
      <w:tr w:rsidR="004B0C30" w:rsidRPr="00266C86" w14:paraId="7849AAFC" w14:textId="77777777" w:rsidTr="003957B0">
        <w:trPr>
          <w:trHeight w:val="312"/>
        </w:trPr>
        <w:tc>
          <w:tcPr>
            <w:tcW w:w="169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9E1B5AE" w14:textId="32CA076B" w:rsidR="5ED7FF9C" w:rsidRPr="00412A1F" w:rsidRDefault="009C0B53" w:rsidP="00C349BF">
            <w:pPr>
              <w:spacing w:after="0"/>
              <w:jc w:val="both"/>
              <w:rPr>
                <w:rFonts w:eastAsia="Aptos" w:cs="Aptos"/>
                <w:sz w:val="20"/>
                <w:szCs w:val="20"/>
              </w:rPr>
            </w:pPr>
            <w:r w:rsidRPr="00412A1F">
              <w:rPr>
                <w:rFonts w:eastAsia="Aptos" w:cs="Aptos"/>
                <w:sz w:val="20"/>
                <w:szCs w:val="20"/>
              </w:rPr>
              <w:lastRenderedPageBreak/>
              <w:t>Analítica estandarizada OMOP</w:t>
            </w:r>
          </w:p>
        </w:tc>
        <w:tc>
          <w:tcPr>
            <w:tcW w:w="2538"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B71D039" w14:textId="3FF52097" w:rsidR="5ED7FF9C" w:rsidRPr="00412A1F" w:rsidRDefault="009C0B53" w:rsidP="00C349BF">
            <w:pPr>
              <w:spacing w:after="0"/>
              <w:jc w:val="both"/>
              <w:rPr>
                <w:rFonts w:eastAsia="Aptos" w:cs="Aptos"/>
                <w:sz w:val="20"/>
                <w:szCs w:val="20"/>
              </w:rPr>
            </w:pPr>
            <w:r w:rsidRPr="00412A1F">
              <w:rPr>
                <w:rFonts w:eastAsia="Aptos" w:cs="Aptos"/>
                <w:sz w:val="20"/>
                <w:szCs w:val="20"/>
              </w:rPr>
              <w:t>ATLAS + OHDSI WebAPI + HADES</w:t>
            </w:r>
          </w:p>
        </w:tc>
        <w:tc>
          <w:tcPr>
            <w:tcW w:w="4102"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2CCE0B7" w14:textId="32540A27" w:rsidR="5ED7FF9C" w:rsidRPr="00412A1F" w:rsidRDefault="009C0B53" w:rsidP="00C349BF">
            <w:pPr>
              <w:spacing w:after="0"/>
              <w:jc w:val="both"/>
              <w:rPr>
                <w:rFonts w:eastAsia="Aptos" w:cs="Aptos"/>
                <w:sz w:val="20"/>
                <w:szCs w:val="20"/>
                <w:lang w:val="es-CO"/>
              </w:rPr>
            </w:pPr>
            <w:r w:rsidRPr="00412A1F">
              <w:rPr>
                <w:rFonts w:eastAsia="Aptos" w:cs="Aptos"/>
                <w:sz w:val="20"/>
                <w:szCs w:val="20"/>
                <w:lang w:val="es-CO"/>
              </w:rPr>
              <w:t>Caracterización de población, feasibility, estudios comparativos y métodos epidemiológicos estándar</w:t>
            </w:r>
          </w:p>
        </w:tc>
      </w:tr>
      <w:tr w:rsidR="004B0C30" w:rsidRPr="00266C86" w14:paraId="2899BC65" w14:textId="77777777" w:rsidTr="003957B0">
        <w:trPr>
          <w:trHeight w:val="312"/>
        </w:trPr>
        <w:tc>
          <w:tcPr>
            <w:tcW w:w="169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5464D5C" w14:textId="69435A50" w:rsidR="5ED7FF9C" w:rsidRPr="00412A1F" w:rsidRDefault="009C0B53" w:rsidP="00C349BF">
            <w:pPr>
              <w:spacing w:after="0"/>
              <w:jc w:val="both"/>
              <w:rPr>
                <w:rFonts w:eastAsia="Aptos" w:cs="Aptos"/>
                <w:sz w:val="20"/>
                <w:szCs w:val="20"/>
              </w:rPr>
            </w:pPr>
            <w:r w:rsidRPr="00412A1F">
              <w:rPr>
                <w:rFonts w:eastAsia="Aptos" w:cs="Aptos"/>
                <w:sz w:val="20"/>
                <w:szCs w:val="20"/>
              </w:rPr>
              <w:t>Servidor terminológico FHIR/OMOP</w:t>
            </w:r>
          </w:p>
        </w:tc>
        <w:tc>
          <w:tcPr>
            <w:tcW w:w="2538"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F219C07" w14:textId="5BBF93D0" w:rsidR="5ED7FF9C" w:rsidRPr="00412A1F" w:rsidRDefault="009C0B53" w:rsidP="00C349BF">
            <w:pPr>
              <w:spacing w:after="0"/>
              <w:jc w:val="both"/>
              <w:rPr>
                <w:rFonts w:eastAsia="Aptos" w:cs="Aptos"/>
                <w:sz w:val="20"/>
                <w:szCs w:val="20"/>
                <w:lang w:val="es-CO"/>
              </w:rPr>
            </w:pPr>
            <w:r w:rsidRPr="00412A1F">
              <w:rPr>
                <w:rFonts w:eastAsia="Aptos" w:cs="Aptos"/>
                <w:sz w:val="20"/>
                <w:szCs w:val="20"/>
                <w:lang w:val="es-CO"/>
              </w:rPr>
              <w:t>Implementación por ADR (HAPI FHIR / Snowstorm / Ontoserver)</w:t>
            </w:r>
          </w:p>
        </w:tc>
        <w:tc>
          <w:tcPr>
            <w:tcW w:w="4102"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0E113F0" w14:textId="49B04BD1" w:rsidR="5ED7FF9C" w:rsidRPr="00412A1F" w:rsidRDefault="009C0B53" w:rsidP="00C349BF">
            <w:pPr>
              <w:spacing w:after="0"/>
              <w:jc w:val="both"/>
              <w:rPr>
                <w:rFonts w:eastAsia="Aptos" w:cs="Aptos"/>
                <w:sz w:val="20"/>
                <w:szCs w:val="20"/>
                <w:lang w:val="es-CO"/>
              </w:rPr>
            </w:pPr>
            <w:r w:rsidRPr="00412A1F">
              <w:rPr>
                <w:rFonts w:eastAsia="Aptos" w:cs="Aptos"/>
                <w:sz w:val="20"/>
                <w:szCs w:val="20"/>
                <w:lang w:val="es-CO"/>
              </w:rPr>
              <w:t>Validación y traducción de conceptos clínicos (SNOMED CT, LOINC, ICD, RxNorm y vocabularios OMOP)</w:t>
            </w:r>
          </w:p>
        </w:tc>
      </w:tr>
      <w:tr w:rsidR="004B0C30" w:rsidRPr="00266C86" w14:paraId="2FA2258B" w14:textId="77777777" w:rsidTr="003957B0">
        <w:trPr>
          <w:trHeight w:val="312"/>
        </w:trPr>
        <w:tc>
          <w:tcPr>
            <w:tcW w:w="169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D9FAF06" w14:textId="25FC2FF5" w:rsidR="5ED7FF9C" w:rsidRPr="00412A1F" w:rsidRDefault="009C0B53" w:rsidP="00C349BF">
            <w:pPr>
              <w:spacing w:after="0"/>
              <w:jc w:val="both"/>
              <w:rPr>
                <w:rFonts w:eastAsia="Aptos" w:cs="Aptos"/>
                <w:sz w:val="20"/>
                <w:szCs w:val="20"/>
              </w:rPr>
            </w:pPr>
            <w:r w:rsidRPr="00412A1F">
              <w:rPr>
                <w:rFonts w:eastAsia="Aptos" w:cs="Aptos"/>
                <w:sz w:val="20"/>
                <w:szCs w:val="20"/>
              </w:rPr>
              <w:t>Capa semántica de métricas</w:t>
            </w:r>
          </w:p>
        </w:tc>
        <w:tc>
          <w:tcPr>
            <w:tcW w:w="2538"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FB530F9" w14:textId="6DAC3354" w:rsidR="5ED7FF9C" w:rsidRPr="00412A1F" w:rsidRDefault="009C0B53" w:rsidP="00C349BF">
            <w:pPr>
              <w:spacing w:after="0"/>
              <w:jc w:val="both"/>
              <w:rPr>
                <w:rFonts w:eastAsia="Aptos" w:cs="Aptos"/>
                <w:sz w:val="20"/>
                <w:szCs w:val="20"/>
              </w:rPr>
            </w:pPr>
            <w:r w:rsidRPr="00412A1F">
              <w:rPr>
                <w:rFonts w:eastAsia="Aptos" w:cs="Aptos"/>
                <w:sz w:val="20"/>
                <w:szCs w:val="20"/>
              </w:rPr>
              <w:t>Semantic Model Server</w:t>
            </w:r>
          </w:p>
        </w:tc>
        <w:tc>
          <w:tcPr>
            <w:tcW w:w="4102"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AF67136" w14:textId="6FD2DC08" w:rsidR="5ED7FF9C" w:rsidRPr="00412A1F" w:rsidRDefault="009C0B53" w:rsidP="00C349BF">
            <w:pPr>
              <w:spacing w:after="0"/>
              <w:jc w:val="both"/>
              <w:rPr>
                <w:rFonts w:eastAsia="Aptos" w:cs="Aptos"/>
                <w:sz w:val="20"/>
                <w:szCs w:val="20"/>
                <w:lang w:val="es-CO"/>
              </w:rPr>
            </w:pPr>
            <w:r w:rsidRPr="00412A1F">
              <w:rPr>
                <w:rFonts w:eastAsia="Aptos" w:cs="Aptos"/>
                <w:sz w:val="20"/>
                <w:szCs w:val="20"/>
                <w:lang w:val="es-CO"/>
              </w:rPr>
              <w:t>Métricas, dimensiones y queries semánticas sobre BigQuery; consumido por BFFs vía API-25</w:t>
            </w:r>
          </w:p>
        </w:tc>
      </w:tr>
      <w:tr w:rsidR="004B0C30" w:rsidRPr="00266C86" w14:paraId="345F89BF" w14:textId="77777777" w:rsidTr="003957B0">
        <w:trPr>
          <w:trHeight w:val="312"/>
        </w:trPr>
        <w:tc>
          <w:tcPr>
            <w:tcW w:w="169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789AAC8" w14:textId="5CC79D13" w:rsidR="5ED7FF9C" w:rsidRPr="00412A1F" w:rsidRDefault="009C0B53" w:rsidP="00C349BF">
            <w:pPr>
              <w:spacing w:after="0"/>
              <w:jc w:val="both"/>
              <w:rPr>
                <w:rFonts w:eastAsia="Aptos" w:cs="Aptos"/>
                <w:sz w:val="20"/>
                <w:szCs w:val="20"/>
              </w:rPr>
            </w:pPr>
            <w:r w:rsidRPr="00412A1F">
              <w:rPr>
                <w:rFonts w:eastAsia="Aptos" w:cs="Aptos"/>
                <w:sz w:val="20"/>
                <w:szCs w:val="20"/>
              </w:rPr>
              <w:t>Jobs analíticos batch</w:t>
            </w:r>
          </w:p>
        </w:tc>
        <w:tc>
          <w:tcPr>
            <w:tcW w:w="2538"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038B561" w14:textId="27AAAA41" w:rsidR="5ED7FF9C" w:rsidRPr="00412A1F" w:rsidRDefault="009C0B53" w:rsidP="00C349BF">
            <w:pPr>
              <w:spacing w:after="0"/>
              <w:jc w:val="both"/>
              <w:rPr>
                <w:rFonts w:eastAsia="Aptos" w:cs="Aptos"/>
                <w:sz w:val="20"/>
                <w:szCs w:val="20"/>
                <w:lang w:val="pt-BR"/>
              </w:rPr>
            </w:pPr>
            <w:r w:rsidRPr="00412A1F">
              <w:rPr>
                <w:rFonts w:eastAsia="Aptos" w:cs="Aptos"/>
                <w:sz w:val="20"/>
                <w:szCs w:val="20"/>
                <w:lang w:val="pt-BR"/>
              </w:rPr>
              <w:t>Pods efímeros R/Python/Quarto</w:t>
            </w:r>
          </w:p>
        </w:tc>
        <w:tc>
          <w:tcPr>
            <w:tcW w:w="4102"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93F89DA" w14:textId="02955EF6" w:rsidR="5ED7FF9C" w:rsidRPr="00412A1F" w:rsidRDefault="009C0B53" w:rsidP="00C349BF">
            <w:pPr>
              <w:spacing w:after="0"/>
              <w:jc w:val="both"/>
              <w:rPr>
                <w:rFonts w:eastAsia="Aptos" w:cs="Aptos"/>
                <w:sz w:val="20"/>
                <w:szCs w:val="20"/>
                <w:lang w:val="es-CO"/>
              </w:rPr>
            </w:pPr>
            <w:r w:rsidRPr="00412A1F">
              <w:rPr>
                <w:rFonts w:eastAsia="Aptos" w:cs="Aptos"/>
                <w:sz w:val="20"/>
                <w:szCs w:val="20"/>
                <w:lang w:val="es-CO"/>
              </w:rPr>
              <w:t>Ejecución de análisis como jobs; escribe únicamente en bucket cuarentena</w:t>
            </w:r>
          </w:p>
        </w:tc>
      </w:tr>
    </w:tbl>
    <w:p w14:paraId="040AF290" w14:textId="77777777" w:rsidR="00CD4098" w:rsidRPr="00412A1F" w:rsidRDefault="00CD4098" w:rsidP="00AB2F00">
      <w:pPr>
        <w:ind w:left="720"/>
        <w:jc w:val="both"/>
        <w:rPr>
          <w:rFonts w:eastAsia="Aptos" w:cs="Aptos"/>
          <w:b/>
          <w:sz w:val="20"/>
          <w:szCs w:val="20"/>
          <w:lang w:val="es-CO"/>
        </w:rPr>
      </w:pPr>
    </w:p>
    <w:p w14:paraId="6A997ADF" w14:textId="0F96F608" w:rsidR="14B0A350" w:rsidRPr="00412A1F" w:rsidRDefault="009C0B53" w:rsidP="00AB2F00">
      <w:pPr>
        <w:ind w:left="720"/>
        <w:jc w:val="both"/>
        <w:rPr>
          <w:rFonts w:eastAsia="Aptos" w:cs="Aptos"/>
          <w:b/>
          <w:color w:val="333333"/>
          <w:sz w:val="20"/>
          <w:szCs w:val="20"/>
          <w:lang w:val="es-CO"/>
        </w:rPr>
      </w:pPr>
      <w:r w:rsidRPr="00412A1F">
        <w:rPr>
          <w:rFonts w:eastAsia="Aptos" w:cs="Aptos"/>
          <w:b/>
          <w:sz w:val="20"/>
          <w:szCs w:val="20"/>
          <w:lang w:val="es-CO"/>
        </w:rPr>
        <w:t>Workspace analítico</w:t>
      </w:r>
    </w:p>
    <w:tbl>
      <w:tblPr>
        <w:tblW w:w="8248" w:type="dxa"/>
        <w:tblInd w:w="577" w:type="dxa"/>
        <w:tblLook w:val="06A0" w:firstRow="1" w:lastRow="0" w:firstColumn="1" w:lastColumn="0" w:noHBand="1" w:noVBand="1"/>
      </w:tblPr>
      <w:tblGrid>
        <w:gridCol w:w="1867"/>
        <w:gridCol w:w="2655"/>
        <w:gridCol w:w="3726"/>
      </w:tblGrid>
      <w:tr w:rsidR="004B0C30" w14:paraId="5A192B1C" w14:textId="77777777" w:rsidTr="00B765CF">
        <w:trPr>
          <w:trHeight w:val="295"/>
        </w:trPr>
        <w:tc>
          <w:tcPr>
            <w:tcW w:w="1867"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6E8F9E50" w14:textId="661B6CD2" w:rsidR="5ED7FF9C" w:rsidRPr="00412A1F" w:rsidRDefault="009C0B53" w:rsidP="00C349BF">
            <w:pPr>
              <w:spacing w:after="0"/>
              <w:jc w:val="both"/>
              <w:rPr>
                <w:rFonts w:eastAsia="Aptos" w:cs="Aptos"/>
                <w:b/>
                <w:sz w:val="20"/>
                <w:szCs w:val="20"/>
              </w:rPr>
            </w:pPr>
            <w:r w:rsidRPr="00412A1F">
              <w:rPr>
                <w:rFonts w:eastAsia="Aptos" w:cs="Aptos"/>
                <w:b/>
                <w:sz w:val="20"/>
                <w:szCs w:val="20"/>
              </w:rPr>
              <w:t>Componente</w:t>
            </w:r>
          </w:p>
        </w:tc>
        <w:tc>
          <w:tcPr>
            <w:tcW w:w="2655"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66D5D31C" w14:textId="54860F37" w:rsidR="5ED7FF9C" w:rsidRPr="00412A1F" w:rsidRDefault="009C0B53" w:rsidP="00C349BF">
            <w:pPr>
              <w:spacing w:after="0"/>
              <w:jc w:val="both"/>
              <w:rPr>
                <w:rFonts w:eastAsia="Aptos" w:cs="Aptos"/>
                <w:b/>
                <w:sz w:val="20"/>
                <w:szCs w:val="20"/>
              </w:rPr>
            </w:pPr>
            <w:r w:rsidRPr="00412A1F">
              <w:rPr>
                <w:rFonts w:eastAsia="Aptos" w:cs="Aptos"/>
                <w:b/>
                <w:sz w:val="20"/>
                <w:szCs w:val="20"/>
              </w:rPr>
              <w:t>Servicio / Tecnología</w:t>
            </w:r>
          </w:p>
        </w:tc>
        <w:tc>
          <w:tcPr>
            <w:tcW w:w="3726"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0155B389" w14:textId="19CEC15C" w:rsidR="5ED7FF9C" w:rsidRPr="00412A1F" w:rsidRDefault="009C0B53" w:rsidP="00C349BF">
            <w:pPr>
              <w:spacing w:after="0"/>
              <w:jc w:val="both"/>
              <w:rPr>
                <w:rFonts w:eastAsia="Aptos" w:cs="Aptos"/>
                <w:b/>
                <w:sz w:val="20"/>
                <w:szCs w:val="20"/>
              </w:rPr>
            </w:pPr>
            <w:r w:rsidRPr="00412A1F">
              <w:rPr>
                <w:rFonts w:eastAsia="Aptos" w:cs="Aptos"/>
                <w:b/>
                <w:sz w:val="20"/>
                <w:szCs w:val="20"/>
              </w:rPr>
              <w:t>Capacidad</w:t>
            </w:r>
          </w:p>
        </w:tc>
      </w:tr>
      <w:tr w:rsidR="004B0C30" w:rsidRPr="001D362B" w14:paraId="4694F461" w14:textId="77777777" w:rsidTr="00B765CF">
        <w:trPr>
          <w:trHeight w:val="295"/>
        </w:trPr>
        <w:tc>
          <w:tcPr>
            <w:tcW w:w="186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3A15210" w14:textId="46E50148" w:rsidR="5ED7FF9C" w:rsidRPr="00412A1F" w:rsidRDefault="659E61BC" w:rsidP="27BF813B">
            <w:pPr>
              <w:spacing w:after="0"/>
              <w:jc w:val="both"/>
              <w:rPr>
                <w:rFonts w:eastAsia="Aptos" w:cs="Aptos"/>
                <w:b/>
                <w:bCs/>
                <w:sz w:val="20"/>
                <w:szCs w:val="20"/>
              </w:rPr>
            </w:pPr>
            <w:r w:rsidRPr="27BF813B">
              <w:rPr>
                <w:rFonts w:eastAsia="Aptos" w:cs="Aptos"/>
                <w:b/>
                <w:bCs/>
                <w:sz w:val="20"/>
                <w:szCs w:val="20"/>
              </w:rPr>
              <w:t xml:space="preserve">Opción </w:t>
            </w:r>
            <w:r w:rsidR="206BBB85" w:rsidRPr="27BF813B">
              <w:rPr>
                <w:rFonts w:eastAsia="Aptos" w:cs="Aptos"/>
                <w:b/>
                <w:bCs/>
                <w:sz w:val="20"/>
                <w:szCs w:val="20"/>
              </w:rPr>
              <w:t>1:</w:t>
            </w:r>
          </w:p>
          <w:p w14:paraId="26238A2E" w14:textId="6C641B37" w:rsidR="5ED7FF9C" w:rsidRPr="00412A1F" w:rsidRDefault="009C0B53" w:rsidP="27BF813B">
            <w:pPr>
              <w:spacing w:after="0"/>
              <w:jc w:val="both"/>
              <w:rPr>
                <w:rFonts w:eastAsia="Aptos" w:cs="Aptos"/>
                <w:sz w:val="20"/>
                <w:szCs w:val="20"/>
              </w:rPr>
            </w:pPr>
            <w:r w:rsidRPr="27BF813B">
              <w:rPr>
                <w:rFonts w:eastAsia="Aptos" w:cs="Aptos"/>
                <w:sz w:val="20"/>
                <w:szCs w:val="20"/>
              </w:rPr>
              <w:t>Workspace administrado</w:t>
            </w:r>
            <w:r w:rsidR="57729FFC" w:rsidRPr="27BF813B">
              <w:rPr>
                <w:rFonts w:eastAsia="Aptos" w:cs="Aptos"/>
                <w:sz w:val="20"/>
                <w:szCs w:val="20"/>
              </w:rPr>
              <w:t>*</w:t>
            </w:r>
          </w:p>
        </w:tc>
        <w:tc>
          <w:tcPr>
            <w:tcW w:w="265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73E59A7" w14:textId="07E4823D" w:rsidR="5ED7FF9C" w:rsidRPr="00412A1F" w:rsidRDefault="009C0B53" w:rsidP="00C349BF">
            <w:pPr>
              <w:spacing w:after="0"/>
              <w:jc w:val="both"/>
              <w:rPr>
                <w:rFonts w:eastAsia="Aptos" w:cs="Aptos"/>
                <w:sz w:val="20"/>
                <w:szCs w:val="20"/>
              </w:rPr>
            </w:pPr>
            <w:r w:rsidRPr="27BF813B">
              <w:rPr>
                <w:rFonts w:eastAsia="Aptos" w:cs="Aptos"/>
                <w:sz w:val="20"/>
                <w:szCs w:val="20"/>
              </w:rPr>
              <w:t xml:space="preserve">Colab Enterprise (Gemini Enterprise Agent Platform) </w:t>
            </w:r>
          </w:p>
        </w:tc>
        <w:tc>
          <w:tcPr>
            <w:tcW w:w="372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47BB50F" w14:textId="5F99885D" w:rsidR="5ED7FF9C" w:rsidRPr="009D6839" w:rsidRDefault="009C0B53" w:rsidP="00C349BF">
            <w:pPr>
              <w:spacing w:after="0"/>
              <w:jc w:val="both"/>
              <w:rPr>
                <w:rFonts w:eastAsia="Aptos" w:cs="Aptos"/>
                <w:sz w:val="20"/>
                <w:szCs w:val="20"/>
                <w:lang w:val="es-CO"/>
              </w:rPr>
            </w:pPr>
            <w:r w:rsidRPr="009D6839">
              <w:rPr>
                <w:rFonts w:eastAsia="Aptos" w:cs="Aptos"/>
                <w:sz w:val="20"/>
                <w:szCs w:val="20"/>
                <w:lang w:val="es-CO"/>
              </w:rPr>
              <w:t>Notebooks para investigadores internos con IAM; runtime desde plantilla gobernada; escritura solo a cuarentena</w:t>
            </w:r>
          </w:p>
        </w:tc>
      </w:tr>
      <w:tr w:rsidR="004B0C30" w:rsidRPr="001D362B" w14:paraId="5E5DC8B2" w14:textId="77777777" w:rsidTr="00B765CF">
        <w:trPr>
          <w:trHeight w:val="295"/>
        </w:trPr>
        <w:tc>
          <w:tcPr>
            <w:tcW w:w="186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7490B85" w14:textId="2091CFB3" w:rsidR="2D238650" w:rsidRDefault="2D238650" w:rsidP="27BF813B">
            <w:pPr>
              <w:spacing w:after="0"/>
              <w:jc w:val="both"/>
              <w:rPr>
                <w:rFonts w:eastAsia="Aptos" w:cs="Aptos"/>
                <w:b/>
                <w:bCs/>
                <w:sz w:val="20"/>
                <w:szCs w:val="20"/>
              </w:rPr>
            </w:pPr>
            <w:r w:rsidRPr="27BF813B">
              <w:rPr>
                <w:rFonts w:eastAsia="Aptos" w:cs="Aptos"/>
                <w:b/>
                <w:bCs/>
                <w:sz w:val="20"/>
                <w:szCs w:val="20"/>
              </w:rPr>
              <w:t xml:space="preserve">Opción </w:t>
            </w:r>
            <w:r w:rsidR="604C4EE6" w:rsidRPr="27BF813B">
              <w:rPr>
                <w:rFonts w:eastAsia="Aptos" w:cs="Aptos"/>
                <w:b/>
                <w:bCs/>
                <w:sz w:val="20"/>
                <w:szCs w:val="20"/>
              </w:rPr>
              <w:t>2:</w:t>
            </w:r>
          </w:p>
          <w:p w14:paraId="1CF7849D" w14:textId="27A5288C" w:rsidR="5ED7FF9C" w:rsidRPr="00412A1F" w:rsidRDefault="009C0B53" w:rsidP="00C349BF">
            <w:pPr>
              <w:spacing w:after="0"/>
              <w:jc w:val="both"/>
              <w:rPr>
                <w:rFonts w:eastAsia="Aptos" w:cs="Aptos"/>
                <w:sz w:val="20"/>
                <w:szCs w:val="20"/>
              </w:rPr>
            </w:pPr>
            <w:r w:rsidRPr="27BF813B">
              <w:rPr>
                <w:rFonts w:eastAsia="Aptos" w:cs="Aptos"/>
                <w:sz w:val="20"/>
                <w:szCs w:val="20"/>
              </w:rPr>
              <w:t>Workspace personalizable</w:t>
            </w:r>
            <w:r w:rsidR="043FCC85" w:rsidRPr="27BF813B">
              <w:rPr>
                <w:rFonts w:eastAsia="Aptos" w:cs="Aptos"/>
                <w:sz w:val="20"/>
                <w:szCs w:val="20"/>
              </w:rPr>
              <w:t>*</w:t>
            </w:r>
          </w:p>
        </w:tc>
        <w:tc>
          <w:tcPr>
            <w:tcW w:w="265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A25DF38" w14:textId="78F611ED" w:rsidR="5ED7FF9C" w:rsidRPr="00412A1F" w:rsidRDefault="009C0B53" w:rsidP="00C349BF">
            <w:pPr>
              <w:spacing w:after="0"/>
              <w:jc w:val="both"/>
              <w:rPr>
                <w:rFonts w:eastAsia="Aptos" w:cs="Aptos"/>
                <w:sz w:val="20"/>
                <w:szCs w:val="20"/>
              </w:rPr>
            </w:pPr>
            <w:r w:rsidRPr="27BF813B">
              <w:rPr>
                <w:rFonts w:eastAsia="Aptos" w:cs="Aptos"/>
                <w:sz w:val="20"/>
                <w:szCs w:val="20"/>
              </w:rPr>
              <w:t>JupyterHub en GKE</w:t>
            </w:r>
          </w:p>
        </w:tc>
        <w:tc>
          <w:tcPr>
            <w:tcW w:w="372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5BEFC4D" w14:textId="76E193BA" w:rsidR="5ED7FF9C" w:rsidRPr="009D6839" w:rsidRDefault="009C0B53" w:rsidP="00C349BF">
            <w:pPr>
              <w:spacing w:after="0"/>
              <w:jc w:val="both"/>
              <w:rPr>
                <w:rFonts w:eastAsia="Aptos" w:cs="Aptos"/>
                <w:sz w:val="20"/>
                <w:szCs w:val="20"/>
                <w:lang w:val="es-CO"/>
              </w:rPr>
            </w:pPr>
            <w:r w:rsidRPr="009D6839">
              <w:rPr>
                <w:rFonts w:eastAsia="Aptos" w:cs="Aptos"/>
                <w:sz w:val="20"/>
                <w:szCs w:val="20"/>
                <w:lang w:val="es-CO"/>
              </w:rPr>
              <w:t>Workspace para usuarios B2B o con aislamiento personalizado; protegido por IAP + Identity Platform</w:t>
            </w:r>
          </w:p>
        </w:tc>
      </w:tr>
      <w:tr w:rsidR="004B0C30" w:rsidRPr="00266C86" w14:paraId="64D3F892" w14:textId="77777777" w:rsidTr="00B765CF">
        <w:trPr>
          <w:trHeight w:val="295"/>
        </w:trPr>
        <w:tc>
          <w:tcPr>
            <w:tcW w:w="186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89A3B66" w14:textId="0982D5D4" w:rsidR="5ED7FF9C" w:rsidRPr="00412A1F" w:rsidRDefault="009C0B53" w:rsidP="5ED7FF9C">
            <w:pPr>
              <w:spacing w:after="0"/>
              <w:rPr>
                <w:rFonts w:eastAsia="Aptos" w:cs="Aptos"/>
                <w:sz w:val="20"/>
                <w:szCs w:val="20"/>
              </w:rPr>
            </w:pPr>
            <w:r w:rsidRPr="00412A1F">
              <w:rPr>
                <w:rFonts w:eastAsia="Aptos" w:cs="Aptos"/>
                <w:sz w:val="20"/>
                <w:szCs w:val="20"/>
              </w:rPr>
              <w:t>Pod de sesión analítica</w:t>
            </w:r>
          </w:p>
        </w:tc>
        <w:tc>
          <w:tcPr>
            <w:tcW w:w="265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D9FA1B2" w14:textId="2F1B1305" w:rsidR="5ED7FF9C" w:rsidRPr="00412A1F" w:rsidRDefault="009C0B53" w:rsidP="5ED7FF9C">
            <w:pPr>
              <w:spacing w:after="0"/>
              <w:rPr>
                <w:rFonts w:eastAsia="Aptos" w:cs="Aptos"/>
                <w:sz w:val="20"/>
                <w:szCs w:val="20"/>
                <w:lang w:val="de-DE"/>
              </w:rPr>
            </w:pPr>
            <w:r w:rsidRPr="00412A1F">
              <w:rPr>
                <w:rFonts w:eastAsia="Aptos" w:cs="Aptos"/>
                <w:sz w:val="20"/>
                <w:szCs w:val="20"/>
                <w:lang w:val="de-DE"/>
              </w:rPr>
              <w:t>Pod GKE (IRkernel + HADES + gVisor) (Alternativa 2)</w:t>
            </w:r>
          </w:p>
        </w:tc>
        <w:tc>
          <w:tcPr>
            <w:tcW w:w="372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A7E7EAC" w14:textId="717D4BE1"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Sesión aislada por usuario/estudio; sin IP pública, sin root y con límites de recursos</w:t>
            </w:r>
          </w:p>
        </w:tc>
      </w:tr>
    </w:tbl>
    <w:p w14:paraId="763043EB" w14:textId="7A770B25" w:rsidR="52B8E4CA" w:rsidRPr="000E26DC" w:rsidRDefault="52B8E4CA" w:rsidP="003957B0">
      <w:pPr>
        <w:ind w:left="720"/>
        <w:jc w:val="both"/>
        <w:rPr>
          <w:lang w:val="es-CO"/>
        </w:rPr>
      </w:pPr>
      <w:r w:rsidRPr="000E26DC">
        <w:rPr>
          <w:rFonts w:eastAsia="Aptos" w:cs="Aptos"/>
          <w:sz w:val="20"/>
          <w:szCs w:val="20"/>
          <w:lang w:val="es-CO"/>
        </w:rPr>
        <w:t>*</w:t>
      </w:r>
      <w:r w:rsidR="6D1E6DA9" w:rsidRPr="000E26DC">
        <w:rPr>
          <w:rFonts w:eastAsia="Aptos" w:cs="Aptos"/>
          <w:b/>
          <w:bCs/>
          <w:sz w:val="20"/>
          <w:szCs w:val="20"/>
          <w:lang w:val="es-CO"/>
        </w:rPr>
        <w:t>NOTA</w:t>
      </w:r>
      <w:r w:rsidR="6D1E6DA9" w:rsidRPr="000E26DC">
        <w:rPr>
          <w:rFonts w:eastAsia="Aptos" w:cs="Aptos"/>
          <w:sz w:val="20"/>
          <w:szCs w:val="20"/>
          <w:lang w:val="es-CO"/>
        </w:rPr>
        <w:t xml:space="preserve">: </w:t>
      </w:r>
      <w:r w:rsidR="5CFF9CD2" w:rsidRPr="000E26DC">
        <w:rPr>
          <w:rFonts w:eastAsia="Aptos" w:cs="Aptos"/>
          <w:sz w:val="20"/>
          <w:szCs w:val="20"/>
          <w:lang w:val="es-CO"/>
        </w:rPr>
        <w:t xml:space="preserve">la </w:t>
      </w:r>
      <w:r w:rsidR="3D518497" w:rsidRPr="000E26DC">
        <w:rPr>
          <w:rFonts w:eastAsia="Aptos" w:cs="Aptos"/>
          <w:sz w:val="20"/>
          <w:szCs w:val="20"/>
          <w:lang w:val="es-CO"/>
        </w:rPr>
        <w:t xml:space="preserve">herramienta de </w:t>
      </w:r>
      <w:r w:rsidR="5CFF9CD2" w:rsidRPr="000E26DC">
        <w:rPr>
          <w:rFonts w:eastAsia="Aptos" w:cs="Aptos"/>
          <w:sz w:val="20"/>
          <w:szCs w:val="20"/>
          <w:lang w:val="es-CO"/>
        </w:rPr>
        <w:t>workspace</w:t>
      </w:r>
      <w:r w:rsidR="6AC68CC5" w:rsidRPr="000E26DC">
        <w:rPr>
          <w:rFonts w:eastAsia="Aptos" w:cs="Aptos"/>
          <w:sz w:val="20"/>
          <w:szCs w:val="20"/>
          <w:lang w:val="es-CO"/>
        </w:rPr>
        <w:t xml:space="preserve"> no </w:t>
      </w:r>
      <w:r w:rsidR="7E181AF2" w:rsidRPr="000E26DC">
        <w:rPr>
          <w:rFonts w:eastAsia="Aptos" w:cs="Aptos"/>
          <w:sz w:val="20"/>
          <w:szCs w:val="20"/>
          <w:lang w:val="es-CO"/>
        </w:rPr>
        <w:t>está</w:t>
      </w:r>
      <w:r w:rsidR="6AC68CC5" w:rsidRPr="000E26DC">
        <w:rPr>
          <w:rFonts w:eastAsia="Aptos" w:cs="Aptos"/>
          <w:sz w:val="20"/>
          <w:szCs w:val="20"/>
          <w:lang w:val="es-CO"/>
        </w:rPr>
        <w:t xml:space="preserve"> definida, se presenta en la arquitectura las </w:t>
      </w:r>
      <w:r w:rsidR="53F79AEE" w:rsidRPr="000E26DC">
        <w:rPr>
          <w:rFonts w:eastAsia="Aptos" w:cs="Aptos"/>
          <w:sz w:val="20"/>
          <w:szCs w:val="20"/>
          <w:lang w:val="es-CO"/>
        </w:rPr>
        <w:t xml:space="preserve">opciones </w:t>
      </w:r>
      <w:r w:rsidR="6AC68CC5" w:rsidRPr="000E26DC">
        <w:rPr>
          <w:rFonts w:eastAsia="Aptos" w:cs="Aptos"/>
          <w:sz w:val="20"/>
          <w:szCs w:val="20"/>
          <w:lang w:val="es-CO"/>
        </w:rPr>
        <w:t xml:space="preserve">de Colab y JupyterHub; estas herramientas </w:t>
      </w:r>
      <w:r w:rsidR="6A7879AC" w:rsidRPr="000E26DC">
        <w:rPr>
          <w:rFonts w:eastAsia="Aptos" w:cs="Aptos"/>
          <w:sz w:val="20"/>
          <w:szCs w:val="20"/>
          <w:lang w:val="es-CO"/>
        </w:rPr>
        <w:t>deberán</w:t>
      </w:r>
      <w:r w:rsidR="6AC68CC5" w:rsidRPr="000E26DC">
        <w:rPr>
          <w:rFonts w:eastAsia="Aptos" w:cs="Aptos"/>
          <w:sz w:val="20"/>
          <w:szCs w:val="20"/>
          <w:lang w:val="es-CO"/>
        </w:rPr>
        <w:t xml:space="preserve"> </w:t>
      </w:r>
      <w:r w:rsidR="66AE649A" w:rsidRPr="000E26DC">
        <w:rPr>
          <w:rFonts w:eastAsia="Aptos" w:cs="Aptos"/>
          <w:sz w:val="20"/>
          <w:szCs w:val="20"/>
          <w:lang w:val="es-CO"/>
        </w:rPr>
        <w:t xml:space="preserve">pasar por un proceso </w:t>
      </w:r>
      <w:r w:rsidR="014F2757" w:rsidRPr="000E26DC">
        <w:rPr>
          <w:rFonts w:eastAsia="Aptos" w:cs="Aptos"/>
          <w:sz w:val="20"/>
          <w:szCs w:val="20"/>
          <w:lang w:val="es-CO"/>
        </w:rPr>
        <w:t>evaluación</w:t>
      </w:r>
      <w:r w:rsidR="66AE649A" w:rsidRPr="000E26DC">
        <w:rPr>
          <w:rFonts w:eastAsia="Aptos" w:cs="Aptos"/>
          <w:sz w:val="20"/>
          <w:szCs w:val="20"/>
          <w:lang w:val="es-CO"/>
        </w:rPr>
        <w:t xml:space="preserve"> </w:t>
      </w:r>
      <w:r w:rsidR="2F9B1A30" w:rsidRPr="000E26DC">
        <w:rPr>
          <w:rFonts w:eastAsia="Aptos" w:cs="Aptos"/>
          <w:sz w:val="20"/>
          <w:szCs w:val="20"/>
          <w:lang w:val="es-CO"/>
        </w:rPr>
        <w:t xml:space="preserve">y aprobación </w:t>
      </w:r>
      <w:r w:rsidR="66AE649A" w:rsidRPr="000E26DC">
        <w:rPr>
          <w:rFonts w:eastAsia="Aptos" w:cs="Aptos"/>
          <w:sz w:val="20"/>
          <w:szCs w:val="20"/>
          <w:lang w:val="es-CO"/>
        </w:rPr>
        <w:t>para determinar la alternativa a seguir.</w:t>
      </w:r>
    </w:p>
    <w:p w14:paraId="7A376ECC" w14:textId="0AF1B919" w:rsidR="27BF813B" w:rsidRDefault="27BF813B" w:rsidP="00FD1368">
      <w:pPr>
        <w:rPr>
          <w:rFonts w:eastAsia="Aptos" w:cs="Aptos"/>
          <w:b/>
          <w:bCs/>
          <w:sz w:val="20"/>
          <w:szCs w:val="20"/>
          <w:lang w:val="es-CO"/>
        </w:rPr>
      </w:pPr>
    </w:p>
    <w:p w14:paraId="7EAC5FAF" w14:textId="397B310D" w:rsidR="14B0A350" w:rsidRPr="00412A1F" w:rsidRDefault="009C0B53" w:rsidP="003957B0">
      <w:pPr>
        <w:ind w:left="720"/>
        <w:rPr>
          <w:rFonts w:eastAsia="Aptos" w:cs="Aptos"/>
          <w:b/>
          <w:color w:val="333333"/>
          <w:sz w:val="20"/>
          <w:szCs w:val="20"/>
          <w:lang w:val="es-CO"/>
        </w:rPr>
      </w:pPr>
      <w:r w:rsidRPr="00412A1F">
        <w:rPr>
          <w:rFonts w:eastAsia="Aptos" w:cs="Aptos"/>
          <w:b/>
          <w:sz w:val="20"/>
          <w:szCs w:val="20"/>
          <w:lang w:val="es-CO"/>
        </w:rPr>
        <w:t>BigQuery — warehouse y analítica</w:t>
      </w:r>
    </w:p>
    <w:tbl>
      <w:tblPr>
        <w:tblW w:w="8403" w:type="dxa"/>
        <w:tblInd w:w="436" w:type="dxa"/>
        <w:tblLook w:val="06A0" w:firstRow="1" w:lastRow="0" w:firstColumn="1" w:lastColumn="0" w:noHBand="1" w:noVBand="1"/>
      </w:tblPr>
      <w:tblGrid>
        <w:gridCol w:w="1955"/>
        <w:gridCol w:w="1506"/>
        <w:gridCol w:w="4942"/>
      </w:tblGrid>
      <w:tr w:rsidR="004B0C30" w14:paraId="222229CF" w14:textId="77777777" w:rsidTr="00F4793D">
        <w:trPr>
          <w:trHeight w:val="317"/>
        </w:trPr>
        <w:tc>
          <w:tcPr>
            <w:tcW w:w="1955"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0B185B0B" w14:textId="131CB5AD" w:rsidR="5ED7FF9C" w:rsidRPr="00412A1F" w:rsidRDefault="009C0B53" w:rsidP="5ED7FF9C">
            <w:pPr>
              <w:spacing w:after="0"/>
              <w:jc w:val="center"/>
              <w:rPr>
                <w:rFonts w:eastAsia="Aptos" w:cs="Aptos"/>
                <w:b/>
                <w:sz w:val="20"/>
                <w:szCs w:val="20"/>
              </w:rPr>
            </w:pPr>
            <w:r w:rsidRPr="00412A1F">
              <w:rPr>
                <w:rFonts w:eastAsia="Aptos" w:cs="Aptos"/>
                <w:b/>
                <w:sz w:val="20"/>
                <w:szCs w:val="20"/>
              </w:rPr>
              <w:t>Componente</w:t>
            </w:r>
          </w:p>
        </w:tc>
        <w:tc>
          <w:tcPr>
            <w:tcW w:w="1506"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369A42E9" w14:textId="6C3E8D5B" w:rsidR="5ED7FF9C" w:rsidRPr="00412A1F" w:rsidRDefault="009C0B53" w:rsidP="5ED7FF9C">
            <w:pPr>
              <w:spacing w:after="0"/>
              <w:jc w:val="center"/>
              <w:rPr>
                <w:rFonts w:eastAsia="Aptos" w:cs="Aptos"/>
                <w:b/>
                <w:sz w:val="20"/>
                <w:szCs w:val="20"/>
              </w:rPr>
            </w:pPr>
            <w:r w:rsidRPr="00412A1F">
              <w:rPr>
                <w:rFonts w:eastAsia="Aptos" w:cs="Aptos"/>
                <w:b/>
                <w:sz w:val="20"/>
                <w:szCs w:val="20"/>
              </w:rPr>
              <w:t>Servicio / Tecnología</w:t>
            </w:r>
          </w:p>
        </w:tc>
        <w:tc>
          <w:tcPr>
            <w:tcW w:w="4942"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0336702C" w14:textId="4EFED1DD" w:rsidR="5ED7FF9C" w:rsidRPr="00412A1F" w:rsidRDefault="009C0B53" w:rsidP="5ED7FF9C">
            <w:pPr>
              <w:spacing w:after="0"/>
              <w:jc w:val="center"/>
              <w:rPr>
                <w:rFonts w:eastAsia="Aptos" w:cs="Aptos"/>
                <w:b/>
                <w:sz w:val="20"/>
                <w:szCs w:val="20"/>
              </w:rPr>
            </w:pPr>
            <w:r w:rsidRPr="00412A1F">
              <w:rPr>
                <w:rFonts w:eastAsia="Aptos" w:cs="Aptos"/>
                <w:b/>
                <w:sz w:val="20"/>
                <w:szCs w:val="20"/>
              </w:rPr>
              <w:t>Capacidad</w:t>
            </w:r>
          </w:p>
        </w:tc>
      </w:tr>
      <w:tr w:rsidR="004B0C30" w:rsidRPr="00266C86" w14:paraId="731D3297" w14:textId="77777777" w:rsidTr="00F4793D">
        <w:trPr>
          <w:trHeight w:val="317"/>
        </w:trPr>
        <w:tc>
          <w:tcPr>
            <w:tcW w:w="195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D4B1D3B" w14:textId="0372AAAD" w:rsidR="5ED7FF9C" w:rsidRPr="00412A1F" w:rsidRDefault="009C0B53" w:rsidP="5ED7FF9C">
            <w:pPr>
              <w:spacing w:after="0"/>
              <w:rPr>
                <w:rFonts w:eastAsia="Aptos" w:cs="Aptos"/>
                <w:sz w:val="20"/>
                <w:szCs w:val="20"/>
              </w:rPr>
            </w:pPr>
            <w:r w:rsidRPr="00412A1F">
              <w:rPr>
                <w:rFonts w:eastAsia="Aptos" w:cs="Aptos"/>
                <w:sz w:val="20"/>
                <w:szCs w:val="20"/>
              </w:rPr>
              <w:t>Warehouse analítico federado</w:t>
            </w:r>
          </w:p>
        </w:tc>
        <w:tc>
          <w:tcPr>
            <w:tcW w:w="150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D76768B" w14:textId="78A5D68E" w:rsidR="5ED7FF9C" w:rsidRPr="00412A1F" w:rsidRDefault="009C0B53" w:rsidP="5ED7FF9C">
            <w:pPr>
              <w:spacing w:after="0"/>
              <w:rPr>
                <w:rFonts w:eastAsia="Aptos" w:cs="Aptos"/>
                <w:sz w:val="20"/>
                <w:szCs w:val="20"/>
              </w:rPr>
            </w:pPr>
            <w:r w:rsidRPr="00412A1F">
              <w:rPr>
                <w:rFonts w:eastAsia="Aptos" w:cs="Aptos"/>
                <w:sz w:val="20"/>
                <w:szCs w:val="20"/>
              </w:rPr>
              <w:t>BigQuery</w:t>
            </w:r>
          </w:p>
        </w:tc>
        <w:tc>
          <w:tcPr>
            <w:tcW w:w="4942"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8F5EA94" w14:textId="76AC9BE8"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Almacén de datos OMOP derivados, resultados agregados y features; sin copiar OMOP fuente</w:t>
            </w:r>
          </w:p>
        </w:tc>
      </w:tr>
      <w:tr w:rsidR="004B0C30" w:rsidRPr="00266C86" w14:paraId="58A6A59B" w14:textId="77777777" w:rsidTr="00F4793D">
        <w:trPr>
          <w:trHeight w:val="317"/>
        </w:trPr>
        <w:tc>
          <w:tcPr>
            <w:tcW w:w="195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FF1FDF8" w14:textId="74394605" w:rsidR="5ED7FF9C" w:rsidRPr="00412A1F" w:rsidRDefault="009C0B53" w:rsidP="5ED7FF9C">
            <w:pPr>
              <w:spacing w:after="0"/>
              <w:rPr>
                <w:rFonts w:eastAsia="Aptos" w:cs="Aptos"/>
                <w:sz w:val="20"/>
                <w:szCs w:val="20"/>
              </w:rPr>
            </w:pPr>
            <w:r w:rsidRPr="00412A1F">
              <w:rPr>
                <w:rFonts w:eastAsia="Aptos" w:cs="Aptos"/>
                <w:sz w:val="20"/>
                <w:szCs w:val="20"/>
              </w:rPr>
              <w:lastRenderedPageBreak/>
              <w:t>Scoring y entrenamiento SQL</w:t>
            </w:r>
          </w:p>
        </w:tc>
        <w:tc>
          <w:tcPr>
            <w:tcW w:w="150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1E79779" w14:textId="6E8F5928" w:rsidR="5ED7FF9C" w:rsidRPr="00412A1F" w:rsidRDefault="009C0B53" w:rsidP="5ED7FF9C">
            <w:pPr>
              <w:spacing w:after="0"/>
              <w:rPr>
                <w:rFonts w:eastAsia="Aptos" w:cs="Aptos"/>
                <w:sz w:val="20"/>
                <w:szCs w:val="20"/>
              </w:rPr>
            </w:pPr>
            <w:r w:rsidRPr="00412A1F">
              <w:rPr>
                <w:rFonts w:eastAsia="Aptos" w:cs="Aptos"/>
                <w:sz w:val="20"/>
                <w:szCs w:val="20"/>
              </w:rPr>
              <w:t>BigQuery ML</w:t>
            </w:r>
          </w:p>
        </w:tc>
        <w:tc>
          <w:tcPr>
            <w:tcW w:w="4942"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EEE4D78" w14:textId="3487BB23"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Entrenamiento de modelos sobre OMOP y scoring masivo en batch</w:t>
            </w:r>
          </w:p>
        </w:tc>
      </w:tr>
    </w:tbl>
    <w:p w14:paraId="0DEFFA8E" w14:textId="7C356734" w:rsidR="14B0A350" w:rsidRPr="00AF024D" w:rsidRDefault="009C0B53" w:rsidP="00AF024D">
      <w:pPr>
        <w:pStyle w:val="Ttulo3"/>
      </w:pPr>
      <w:bookmarkStart w:id="259" w:name="_Toc238483090"/>
      <w:bookmarkStart w:id="260" w:name="_Toc238570965"/>
      <w:bookmarkStart w:id="261" w:name="_Toc238651541"/>
      <w:bookmarkStart w:id="262" w:name="_Toc240576083"/>
      <w:r w:rsidRPr="00AF024D">
        <w:t>Gobierno de Plataforma</w:t>
      </w:r>
      <w:bookmarkEnd w:id="259"/>
      <w:bookmarkEnd w:id="260"/>
      <w:bookmarkEnd w:id="261"/>
      <w:bookmarkEnd w:id="262"/>
    </w:p>
    <w:p w14:paraId="022A61BF" w14:textId="2C6B3368" w:rsidR="14B0A350" w:rsidRDefault="009C0B53" w:rsidP="00AB2F00">
      <w:pPr>
        <w:spacing w:before="192" w:after="192"/>
        <w:ind w:left="720"/>
        <w:rPr>
          <w:rFonts w:eastAsia="Aptos" w:cs="Aptos"/>
          <w:color w:val="333333"/>
          <w:sz w:val="20"/>
          <w:szCs w:val="20"/>
          <w:lang w:val="es-CO"/>
        </w:rPr>
      </w:pPr>
      <w:r w:rsidRPr="00412A1F">
        <w:rPr>
          <w:rFonts w:eastAsia="Aptos" w:cs="Aptos"/>
          <w:color w:val="333333"/>
          <w:sz w:val="20"/>
          <w:szCs w:val="20"/>
          <w:lang w:val="es-CO"/>
        </w:rPr>
        <w:t>Controles transversales de seguridad, observabilidad, supply chain y red. Aplican a todos los componentes.</w:t>
      </w:r>
    </w:p>
    <w:p w14:paraId="29F5C649" w14:textId="77777777" w:rsidR="0011615A" w:rsidRPr="00412A1F" w:rsidRDefault="0011615A" w:rsidP="00B765CF">
      <w:pPr>
        <w:spacing w:before="192" w:after="192"/>
        <w:rPr>
          <w:rFonts w:eastAsia="Aptos" w:cs="Aptos"/>
          <w:color w:val="333333"/>
          <w:sz w:val="20"/>
          <w:szCs w:val="20"/>
          <w:lang w:val="es-CO"/>
        </w:rPr>
      </w:pPr>
    </w:p>
    <w:p w14:paraId="0EAC92D1" w14:textId="6E1A6AF0" w:rsidR="14B0A350" w:rsidRPr="00412A1F" w:rsidRDefault="009C0B53" w:rsidP="00AB2F00">
      <w:pPr>
        <w:ind w:left="720"/>
        <w:rPr>
          <w:rFonts w:eastAsia="Aptos" w:cs="Aptos"/>
          <w:b/>
          <w:color w:val="333333"/>
          <w:sz w:val="20"/>
          <w:szCs w:val="20"/>
          <w:lang w:val="es-CO"/>
        </w:rPr>
      </w:pPr>
      <w:r w:rsidRPr="00412A1F">
        <w:rPr>
          <w:rFonts w:eastAsia="Aptos" w:cs="Aptos"/>
          <w:b/>
          <w:sz w:val="20"/>
          <w:szCs w:val="20"/>
          <w:lang w:val="es-CO"/>
        </w:rPr>
        <w:t>Seguridad y controles de datos</w:t>
      </w:r>
    </w:p>
    <w:tbl>
      <w:tblPr>
        <w:tblW w:w="8089" w:type="dxa"/>
        <w:tblInd w:w="743" w:type="dxa"/>
        <w:tblLook w:val="06A0" w:firstRow="1" w:lastRow="0" w:firstColumn="1" w:lastColumn="0" w:noHBand="1" w:noVBand="1"/>
      </w:tblPr>
      <w:tblGrid>
        <w:gridCol w:w="1762"/>
        <w:gridCol w:w="2290"/>
        <w:gridCol w:w="4037"/>
      </w:tblGrid>
      <w:tr w:rsidR="004B0C30" w14:paraId="292F243E" w14:textId="77777777" w:rsidTr="0011615A">
        <w:trPr>
          <w:trHeight w:val="304"/>
        </w:trPr>
        <w:tc>
          <w:tcPr>
            <w:tcW w:w="1762"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5375B11B" w14:textId="7AE59B78" w:rsidR="5ED7FF9C" w:rsidRPr="00412A1F" w:rsidRDefault="009C0B53" w:rsidP="5ED7FF9C">
            <w:pPr>
              <w:spacing w:after="0"/>
              <w:jc w:val="center"/>
              <w:rPr>
                <w:rFonts w:eastAsia="Aptos" w:cs="Aptos"/>
                <w:b/>
                <w:sz w:val="20"/>
                <w:szCs w:val="20"/>
              </w:rPr>
            </w:pPr>
            <w:r w:rsidRPr="00412A1F">
              <w:rPr>
                <w:rFonts w:eastAsia="Aptos" w:cs="Aptos"/>
                <w:b/>
                <w:sz w:val="20"/>
                <w:szCs w:val="20"/>
              </w:rPr>
              <w:t>Componente</w:t>
            </w:r>
          </w:p>
        </w:tc>
        <w:tc>
          <w:tcPr>
            <w:tcW w:w="2290"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3CBE6770" w14:textId="5825A485" w:rsidR="5ED7FF9C" w:rsidRPr="00412A1F" w:rsidRDefault="009C0B53" w:rsidP="5ED7FF9C">
            <w:pPr>
              <w:spacing w:after="0"/>
              <w:jc w:val="center"/>
              <w:rPr>
                <w:rFonts w:eastAsia="Aptos" w:cs="Aptos"/>
                <w:b/>
                <w:sz w:val="20"/>
                <w:szCs w:val="20"/>
              </w:rPr>
            </w:pPr>
            <w:r w:rsidRPr="00412A1F">
              <w:rPr>
                <w:rFonts w:eastAsia="Aptos" w:cs="Aptos"/>
                <w:b/>
                <w:sz w:val="20"/>
                <w:szCs w:val="20"/>
              </w:rPr>
              <w:t>Servicio / Tecnología</w:t>
            </w:r>
          </w:p>
        </w:tc>
        <w:tc>
          <w:tcPr>
            <w:tcW w:w="4037"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2131F1A3" w14:textId="0B4998F9" w:rsidR="5ED7FF9C" w:rsidRPr="00412A1F" w:rsidRDefault="009C0B53" w:rsidP="5ED7FF9C">
            <w:pPr>
              <w:spacing w:after="0"/>
              <w:jc w:val="center"/>
              <w:rPr>
                <w:rFonts w:eastAsia="Aptos" w:cs="Aptos"/>
                <w:b/>
                <w:sz w:val="20"/>
                <w:szCs w:val="20"/>
              </w:rPr>
            </w:pPr>
            <w:r w:rsidRPr="00412A1F">
              <w:rPr>
                <w:rFonts w:eastAsia="Aptos" w:cs="Aptos"/>
                <w:b/>
                <w:sz w:val="20"/>
                <w:szCs w:val="20"/>
              </w:rPr>
              <w:t>Capacidad</w:t>
            </w:r>
          </w:p>
        </w:tc>
      </w:tr>
      <w:tr w:rsidR="004B0C30" w:rsidRPr="00266C86" w14:paraId="333434A5" w14:textId="77777777" w:rsidTr="0011615A">
        <w:trPr>
          <w:trHeight w:val="304"/>
        </w:trPr>
        <w:tc>
          <w:tcPr>
            <w:tcW w:w="1762"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578197B" w14:textId="105FAC59" w:rsidR="5ED7FF9C" w:rsidRPr="00412A1F" w:rsidRDefault="009C0B53" w:rsidP="5ED7FF9C">
            <w:pPr>
              <w:spacing w:after="0"/>
              <w:rPr>
                <w:rFonts w:eastAsia="Aptos" w:cs="Aptos"/>
                <w:sz w:val="20"/>
                <w:szCs w:val="20"/>
              </w:rPr>
            </w:pPr>
            <w:r w:rsidRPr="00412A1F">
              <w:rPr>
                <w:rFonts w:eastAsia="Aptos" w:cs="Aptos"/>
                <w:sz w:val="20"/>
                <w:szCs w:val="20"/>
              </w:rPr>
              <w:t>Perímetro de servicio</w:t>
            </w:r>
          </w:p>
        </w:tc>
        <w:tc>
          <w:tcPr>
            <w:tcW w:w="229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CDD2E9F" w14:textId="35FE9798" w:rsidR="5ED7FF9C" w:rsidRPr="00412A1F" w:rsidRDefault="009C0B53" w:rsidP="5ED7FF9C">
            <w:pPr>
              <w:spacing w:after="0"/>
              <w:rPr>
                <w:rFonts w:eastAsia="Aptos" w:cs="Aptos"/>
                <w:sz w:val="20"/>
                <w:szCs w:val="20"/>
              </w:rPr>
            </w:pPr>
            <w:r w:rsidRPr="00412A1F">
              <w:rPr>
                <w:rFonts w:eastAsia="Aptos" w:cs="Aptos"/>
                <w:sz w:val="20"/>
                <w:szCs w:val="20"/>
              </w:rPr>
              <w:t>VPC Service Controls</w:t>
            </w:r>
          </w:p>
        </w:tc>
        <w:tc>
          <w:tcPr>
            <w:tcW w:w="403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9079ED0" w14:textId="57089466"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Reduce exfiltración desde BigQuery, Storage, Artifact Registry y servicios soportados</w:t>
            </w:r>
          </w:p>
        </w:tc>
      </w:tr>
      <w:tr w:rsidR="004B0C30" w:rsidRPr="00266C86" w14:paraId="67D5B0BA" w14:textId="77777777" w:rsidTr="0011615A">
        <w:trPr>
          <w:trHeight w:val="304"/>
        </w:trPr>
        <w:tc>
          <w:tcPr>
            <w:tcW w:w="1762"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237CD29" w14:textId="554FE15E" w:rsidR="5ED7FF9C" w:rsidRPr="00412A1F" w:rsidRDefault="009C0B53" w:rsidP="5ED7FF9C">
            <w:pPr>
              <w:spacing w:after="0"/>
              <w:rPr>
                <w:rFonts w:eastAsia="Aptos" w:cs="Aptos"/>
                <w:sz w:val="20"/>
                <w:szCs w:val="20"/>
              </w:rPr>
            </w:pPr>
            <w:r w:rsidRPr="00412A1F">
              <w:rPr>
                <w:rFonts w:eastAsia="Aptos" w:cs="Aptos"/>
                <w:sz w:val="20"/>
                <w:szCs w:val="20"/>
              </w:rPr>
              <w:t>Gestión de secretos</w:t>
            </w:r>
          </w:p>
        </w:tc>
        <w:tc>
          <w:tcPr>
            <w:tcW w:w="229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E63F0E1" w14:textId="18CF3690" w:rsidR="5ED7FF9C" w:rsidRPr="00412A1F" w:rsidRDefault="009C0B53" w:rsidP="5ED7FF9C">
            <w:pPr>
              <w:spacing w:after="0"/>
              <w:rPr>
                <w:rFonts w:eastAsia="Aptos" w:cs="Aptos"/>
                <w:sz w:val="20"/>
                <w:szCs w:val="20"/>
              </w:rPr>
            </w:pPr>
            <w:r w:rsidRPr="00412A1F">
              <w:rPr>
                <w:rFonts w:eastAsia="Aptos" w:cs="Aptos"/>
                <w:sz w:val="20"/>
                <w:szCs w:val="20"/>
              </w:rPr>
              <w:t>Secret Manager</w:t>
            </w:r>
          </w:p>
        </w:tc>
        <w:tc>
          <w:tcPr>
            <w:tcW w:w="403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6F95989" w14:textId="6B713B57"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Credenciales y configuración sensible; sin secretos en imágenes ni variables de entorno</w:t>
            </w:r>
          </w:p>
        </w:tc>
      </w:tr>
      <w:tr w:rsidR="004B0C30" w:rsidRPr="00266C86" w14:paraId="630736BC" w14:textId="77777777" w:rsidTr="0011615A">
        <w:trPr>
          <w:trHeight w:val="304"/>
        </w:trPr>
        <w:tc>
          <w:tcPr>
            <w:tcW w:w="1762"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C516FB2" w14:textId="13F2D120" w:rsidR="5ED7FF9C" w:rsidRPr="00412A1F" w:rsidRDefault="009C0B53" w:rsidP="5ED7FF9C">
            <w:pPr>
              <w:spacing w:after="0"/>
              <w:rPr>
                <w:rFonts w:eastAsia="Aptos" w:cs="Aptos"/>
                <w:sz w:val="20"/>
                <w:szCs w:val="20"/>
              </w:rPr>
            </w:pPr>
            <w:r w:rsidRPr="00412A1F">
              <w:rPr>
                <w:rFonts w:eastAsia="Aptos" w:cs="Aptos"/>
                <w:sz w:val="20"/>
                <w:szCs w:val="20"/>
              </w:rPr>
              <w:t>Cifrado administrado por cliente</w:t>
            </w:r>
          </w:p>
        </w:tc>
        <w:tc>
          <w:tcPr>
            <w:tcW w:w="229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8FFA260" w14:textId="4F3BDFD0" w:rsidR="5ED7FF9C" w:rsidRPr="00412A1F" w:rsidRDefault="009C0B53" w:rsidP="5ED7FF9C">
            <w:pPr>
              <w:spacing w:after="0"/>
              <w:rPr>
                <w:rFonts w:eastAsia="Aptos" w:cs="Aptos"/>
                <w:sz w:val="20"/>
                <w:szCs w:val="20"/>
              </w:rPr>
            </w:pPr>
            <w:r w:rsidRPr="00412A1F">
              <w:rPr>
                <w:rFonts w:eastAsia="Aptos" w:cs="Aptos"/>
                <w:sz w:val="20"/>
                <w:szCs w:val="20"/>
              </w:rPr>
              <w:t>Cloud KMS (CMEK)</w:t>
            </w:r>
          </w:p>
        </w:tc>
        <w:tc>
          <w:tcPr>
            <w:tcW w:w="403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03E2DF0" w14:textId="0270424A"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Cifrado en reposo donde el análisis regulatorio lo exija</w:t>
            </w:r>
          </w:p>
        </w:tc>
      </w:tr>
      <w:tr w:rsidR="004B0C30" w:rsidRPr="00266C86" w14:paraId="384E4FAC" w14:textId="77777777" w:rsidTr="0011615A">
        <w:trPr>
          <w:trHeight w:val="304"/>
        </w:trPr>
        <w:tc>
          <w:tcPr>
            <w:tcW w:w="1762"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75651CB" w14:textId="19BC4197" w:rsidR="5ED7FF9C" w:rsidRPr="00412A1F" w:rsidRDefault="009C0B53" w:rsidP="5ED7FF9C">
            <w:pPr>
              <w:spacing w:after="0"/>
              <w:rPr>
                <w:rFonts w:eastAsia="Aptos" w:cs="Aptos"/>
                <w:sz w:val="20"/>
                <w:szCs w:val="20"/>
              </w:rPr>
            </w:pPr>
            <w:r w:rsidRPr="00412A1F">
              <w:rPr>
                <w:rFonts w:eastAsia="Aptos" w:cs="Aptos"/>
                <w:sz w:val="20"/>
                <w:szCs w:val="20"/>
              </w:rPr>
              <w:t>Postura de seguridad</w:t>
            </w:r>
          </w:p>
        </w:tc>
        <w:tc>
          <w:tcPr>
            <w:tcW w:w="229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A4A7ED0" w14:textId="651922E8" w:rsidR="5ED7FF9C" w:rsidRPr="00412A1F" w:rsidRDefault="009C0B53" w:rsidP="5ED7FF9C">
            <w:pPr>
              <w:spacing w:after="0"/>
              <w:rPr>
                <w:rFonts w:eastAsia="Aptos" w:cs="Aptos"/>
                <w:sz w:val="20"/>
                <w:szCs w:val="20"/>
              </w:rPr>
            </w:pPr>
            <w:r w:rsidRPr="00412A1F">
              <w:rPr>
                <w:rFonts w:eastAsia="Aptos" w:cs="Aptos"/>
                <w:sz w:val="20"/>
                <w:szCs w:val="20"/>
              </w:rPr>
              <w:t>Security Command Center</w:t>
            </w:r>
          </w:p>
        </w:tc>
        <w:tc>
          <w:tcPr>
            <w:tcW w:w="403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7A96FA5" w14:textId="15EB39BC"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Hallazgos centralizados; alertas de cambios IAM, denegaciones VPC-SC y anomalías de exportación</w:t>
            </w:r>
          </w:p>
        </w:tc>
      </w:tr>
      <w:tr w:rsidR="004B0C30" w:rsidRPr="00822589" w14:paraId="77782F33" w14:textId="77777777" w:rsidTr="0011615A">
        <w:trPr>
          <w:trHeight w:val="304"/>
        </w:trPr>
        <w:tc>
          <w:tcPr>
            <w:tcW w:w="1762"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58365AF" w14:textId="1D211710" w:rsidR="5ED7FF9C" w:rsidRPr="00412A1F" w:rsidRDefault="009C0B53" w:rsidP="5ED7FF9C">
            <w:pPr>
              <w:spacing w:after="0"/>
              <w:rPr>
                <w:rFonts w:eastAsia="Aptos" w:cs="Aptos"/>
                <w:sz w:val="20"/>
                <w:szCs w:val="20"/>
              </w:rPr>
            </w:pPr>
            <w:r w:rsidRPr="00412A1F">
              <w:rPr>
                <w:rFonts w:eastAsia="Aptos" w:cs="Aptos"/>
                <w:sz w:val="20"/>
                <w:szCs w:val="20"/>
              </w:rPr>
              <w:t>Inspección de datos sensibles</w:t>
            </w:r>
          </w:p>
        </w:tc>
        <w:tc>
          <w:tcPr>
            <w:tcW w:w="229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C53C382" w14:textId="11919944" w:rsidR="5ED7FF9C" w:rsidRPr="00412A1F" w:rsidRDefault="009C0B53" w:rsidP="5ED7FF9C">
            <w:pPr>
              <w:spacing w:after="0"/>
              <w:rPr>
                <w:rFonts w:eastAsia="Aptos" w:cs="Aptos"/>
                <w:sz w:val="20"/>
                <w:szCs w:val="20"/>
              </w:rPr>
            </w:pPr>
            <w:r w:rsidRPr="00412A1F">
              <w:rPr>
                <w:rFonts w:eastAsia="Aptos" w:cs="Aptos"/>
                <w:sz w:val="20"/>
                <w:szCs w:val="20"/>
              </w:rPr>
              <w:t>Sensitive Data Protection (Cloud DLP)</w:t>
            </w:r>
          </w:p>
        </w:tc>
        <w:tc>
          <w:tcPr>
            <w:tcW w:w="403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0717E45" w14:textId="631A2668" w:rsidR="5ED7FF9C" w:rsidRPr="009D6839" w:rsidRDefault="009C0B53" w:rsidP="5ED7FF9C">
            <w:pPr>
              <w:spacing w:after="0"/>
              <w:rPr>
                <w:rFonts w:eastAsia="Aptos" w:cs="Aptos"/>
                <w:sz w:val="20"/>
                <w:szCs w:val="20"/>
                <w:lang w:val="es-CO"/>
              </w:rPr>
            </w:pPr>
            <w:r w:rsidRPr="009D6839">
              <w:rPr>
                <w:rFonts w:eastAsia="Aptos" w:cs="Aptos"/>
                <w:sz w:val="20"/>
                <w:szCs w:val="20"/>
                <w:lang w:val="es-CO"/>
              </w:rPr>
              <w:t>Escaneo de outputs del gate; detección de datos identificados antes de aprobar resultados</w:t>
            </w:r>
          </w:p>
        </w:tc>
      </w:tr>
      <w:tr w:rsidR="004B0C30" w:rsidRPr="00266C86" w14:paraId="650695D4" w14:textId="77777777" w:rsidTr="0011615A">
        <w:trPr>
          <w:trHeight w:val="304"/>
        </w:trPr>
        <w:tc>
          <w:tcPr>
            <w:tcW w:w="1762"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19A3C10" w14:textId="5D37A313" w:rsidR="5ED7FF9C" w:rsidRPr="00412A1F" w:rsidRDefault="009C0B53" w:rsidP="5ED7FF9C">
            <w:pPr>
              <w:spacing w:after="0"/>
              <w:rPr>
                <w:rFonts w:eastAsia="Aptos" w:cs="Aptos"/>
                <w:sz w:val="20"/>
                <w:szCs w:val="20"/>
              </w:rPr>
            </w:pPr>
            <w:r w:rsidRPr="00412A1F">
              <w:rPr>
                <w:rFonts w:eastAsia="Aptos" w:cs="Aptos"/>
                <w:sz w:val="20"/>
                <w:szCs w:val="20"/>
              </w:rPr>
              <w:t>Clasificación de datos</w:t>
            </w:r>
          </w:p>
        </w:tc>
        <w:tc>
          <w:tcPr>
            <w:tcW w:w="229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0674116" w14:textId="455DBF81" w:rsidR="5ED7FF9C" w:rsidRPr="00412A1F" w:rsidRDefault="009C0B53" w:rsidP="5ED7FF9C">
            <w:pPr>
              <w:spacing w:after="0"/>
              <w:rPr>
                <w:rFonts w:eastAsia="Aptos" w:cs="Aptos"/>
                <w:sz w:val="20"/>
                <w:szCs w:val="20"/>
              </w:rPr>
            </w:pPr>
            <w:r w:rsidRPr="00412A1F">
              <w:rPr>
                <w:rFonts w:eastAsia="Aptos" w:cs="Aptos"/>
                <w:sz w:val="20"/>
                <w:szCs w:val="20"/>
              </w:rPr>
              <w:t>Policy tags + BigQuery column-level security + RLS</w:t>
            </w:r>
          </w:p>
        </w:tc>
        <w:tc>
          <w:tcPr>
            <w:tcW w:w="403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EB497A3" w14:textId="5C23B2FE"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Clasificación por sensibilidad; control de acceso a columnas y filas como defensa adicional</w:t>
            </w:r>
          </w:p>
        </w:tc>
      </w:tr>
    </w:tbl>
    <w:p w14:paraId="3001ECFD" w14:textId="77777777" w:rsidR="00B27B0F" w:rsidRDefault="00B27B0F" w:rsidP="00AB2F00">
      <w:pPr>
        <w:ind w:left="720"/>
        <w:rPr>
          <w:rFonts w:eastAsia="Aptos" w:cs="Aptos"/>
          <w:b/>
          <w:bCs/>
          <w:sz w:val="20"/>
          <w:szCs w:val="20"/>
          <w:lang w:val="es-CO"/>
        </w:rPr>
      </w:pPr>
    </w:p>
    <w:p w14:paraId="1CE6F2DC" w14:textId="77777777" w:rsidR="00AC7A64" w:rsidRPr="00412A1F" w:rsidRDefault="00AC7A64" w:rsidP="00AB2F00">
      <w:pPr>
        <w:ind w:left="720"/>
        <w:rPr>
          <w:rFonts w:eastAsia="Aptos" w:cs="Aptos"/>
          <w:b/>
          <w:bCs/>
          <w:sz w:val="20"/>
          <w:szCs w:val="20"/>
          <w:lang w:val="es-CO"/>
        </w:rPr>
      </w:pPr>
    </w:p>
    <w:p w14:paraId="4C50D01B" w14:textId="3FA0227C" w:rsidR="14B0A350" w:rsidRPr="009D6839" w:rsidRDefault="009C0B53" w:rsidP="00AB2F00">
      <w:pPr>
        <w:ind w:left="720"/>
        <w:rPr>
          <w:rFonts w:eastAsia="Aptos" w:cs="Aptos"/>
          <w:b/>
          <w:color w:val="333333"/>
          <w:sz w:val="20"/>
          <w:szCs w:val="20"/>
        </w:rPr>
      </w:pPr>
      <w:r w:rsidRPr="009D6839">
        <w:rPr>
          <w:rFonts w:eastAsia="Aptos" w:cs="Aptos"/>
          <w:b/>
          <w:sz w:val="20"/>
          <w:szCs w:val="20"/>
        </w:rPr>
        <w:t>DevOps y supply chain de software</w:t>
      </w:r>
    </w:p>
    <w:tbl>
      <w:tblPr>
        <w:tblW w:w="0" w:type="auto"/>
        <w:jc w:val="right"/>
        <w:tblLook w:val="06A0" w:firstRow="1" w:lastRow="0" w:firstColumn="1" w:lastColumn="0" w:noHBand="1" w:noVBand="1"/>
      </w:tblPr>
      <w:tblGrid>
        <w:gridCol w:w="1686"/>
        <w:gridCol w:w="4108"/>
        <w:gridCol w:w="3028"/>
      </w:tblGrid>
      <w:tr w:rsidR="004B0C30" w14:paraId="334D3A43" w14:textId="77777777" w:rsidTr="007C0144">
        <w:trPr>
          <w:trHeight w:val="302"/>
          <w:jc w:val="right"/>
        </w:trPr>
        <w:tc>
          <w:tcPr>
            <w:tcW w:w="1646"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75AD6D4E" w14:textId="6DC1FD87" w:rsidR="5ED7FF9C" w:rsidRPr="00412A1F" w:rsidRDefault="009C0B53" w:rsidP="5ED7FF9C">
            <w:pPr>
              <w:spacing w:after="0"/>
              <w:jc w:val="center"/>
              <w:rPr>
                <w:rFonts w:eastAsia="Aptos" w:cs="Aptos"/>
                <w:b/>
                <w:sz w:val="20"/>
                <w:szCs w:val="20"/>
              </w:rPr>
            </w:pPr>
            <w:r w:rsidRPr="00412A1F">
              <w:rPr>
                <w:rFonts w:eastAsia="Aptos" w:cs="Aptos"/>
                <w:b/>
                <w:sz w:val="20"/>
                <w:szCs w:val="20"/>
              </w:rPr>
              <w:t>Componente</w:t>
            </w:r>
          </w:p>
        </w:tc>
        <w:tc>
          <w:tcPr>
            <w:tcW w:w="1805"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50D05E51" w14:textId="5A11C32A" w:rsidR="5ED7FF9C" w:rsidRPr="00412A1F" w:rsidRDefault="009C0B53" w:rsidP="5ED7FF9C">
            <w:pPr>
              <w:spacing w:after="0"/>
              <w:jc w:val="center"/>
              <w:rPr>
                <w:rFonts w:eastAsia="Aptos" w:cs="Aptos"/>
                <w:b/>
                <w:sz w:val="20"/>
                <w:szCs w:val="20"/>
              </w:rPr>
            </w:pPr>
            <w:r w:rsidRPr="00412A1F">
              <w:rPr>
                <w:rFonts w:eastAsia="Aptos" w:cs="Aptos"/>
                <w:b/>
                <w:sz w:val="20"/>
                <w:szCs w:val="20"/>
              </w:rPr>
              <w:t>Servicio / Tecnología</w:t>
            </w:r>
          </w:p>
        </w:tc>
        <w:tc>
          <w:tcPr>
            <w:tcW w:w="4472"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0A1FAB5A" w14:textId="713CDDC3" w:rsidR="5ED7FF9C" w:rsidRPr="00412A1F" w:rsidRDefault="009C0B53" w:rsidP="5ED7FF9C">
            <w:pPr>
              <w:spacing w:after="0"/>
              <w:jc w:val="center"/>
              <w:rPr>
                <w:rFonts w:eastAsia="Aptos" w:cs="Aptos"/>
                <w:b/>
                <w:sz w:val="20"/>
                <w:szCs w:val="20"/>
              </w:rPr>
            </w:pPr>
            <w:r w:rsidRPr="00412A1F">
              <w:rPr>
                <w:rFonts w:eastAsia="Aptos" w:cs="Aptos"/>
                <w:b/>
                <w:sz w:val="20"/>
                <w:szCs w:val="20"/>
              </w:rPr>
              <w:t>Capacidad</w:t>
            </w:r>
          </w:p>
        </w:tc>
      </w:tr>
      <w:tr w:rsidR="004B0C30" w:rsidRPr="00BC58F7" w14:paraId="35A11E5B" w14:textId="77777777" w:rsidTr="007C0144">
        <w:trPr>
          <w:trHeight w:val="302"/>
          <w:jc w:val="right"/>
        </w:trPr>
        <w:tc>
          <w:tcPr>
            <w:tcW w:w="164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8ACE9D7" w14:textId="704EB888" w:rsidR="5ED7FF9C" w:rsidRPr="00412A1F" w:rsidRDefault="009C0B53" w:rsidP="5ED7FF9C">
            <w:pPr>
              <w:spacing w:after="0"/>
              <w:rPr>
                <w:rFonts w:eastAsia="Aptos" w:cs="Aptos"/>
                <w:sz w:val="20"/>
                <w:szCs w:val="20"/>
              </w:rPr>
            </w:pPr>
            <w:commentRangeStart w:id="263"/>
            <w:commentRangeStart w:id="264"/>
            <w:r w:rsidRPr="00412A1F">
              <w:rPr>
                <w:rFonts w:eastAsia="Aptos" w:cs="Aptos"/>
                <w:sz w:val="20"/>
                <w:szCs w:val="20"/>
              </w:rPr>
              <w:lastRenderedPageBreak/>
              <w:t>Pipelines CI/CD</w:t>
            </w:r>
          </w:p>
        </w:tc>
        <w:tc>
          <w:tcPr>
            <w:tcW w:w="180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00F87B6" w14:textId="2C3F89FB" w:rsidR="5ED7FF9C" w:rsidRPr="00412A1F" w:rsidRDefault="5E511644" w:rsidP="5ED7FF9C">
            <w:pPr>
              <w:spacing w:after="0"/>
            </w:pPr>
            <w:r w:rsidRPr="2562ECD0">
              <w:rPr>
                <w:rFonts w:eastAsia="Aptos" w:cs="Aptos"/>
                <w:sz w:val="20"/>
                <w:szCs w:val="20"/>
              </w:rPr>
              <w:t>Azure DevOps</w:t>
            </w:r>
          </w:p>
        </w:tc>
        <w:tc>
          <w:tcPr>
            <w:tcW w:w="4472"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9E0CF35" w14:textId="77777777" w:rsidR="5ED7FF9C" w:rsidRDefault="009C0B53" w:rsidP="5ED7FF9C">
            <w:pPr>
              <w:spacing w:after="0"/>
              <w:rPr>
                <w:rFonts w:eastAsia="Aptos" w:cs="Aptos"/>
                <w:sz w:val="20"/>
                <w:szCs w:val="20"/>
                <w:lang w:val="es-CO"/>
              </w:rPr>
            </w:pPr>
            <w:r w:rsidRPr="00412A1F">
              <w:rPr>
                <w:rFonts w:eastAsia="Aptos" w:cs="Aptos"/>
                <w:sz w:val="20"/>
                <w:szCs w:val="20"/>
                <w:lang w:val="es-CO"/>
              </w:rPr>
              <w:t>Build, pruebas, escaneo y despliegue por ambiente; aprobación para producción y rollback</w:t>
            </w:r>
            <w:commentRangeEnd w:id="263"/>
            <w:r w:rsidR="007C0144">
              <w:rPr>
                <w:rStyle w:val="Refdecomentario"/>
                <w:rFonts w:eastAsia="Aptos" w:cs="Aptos"/>
                <w:sz w:val="20"/>
                <w:szCs w:val="20"/>
                <w:lang w:val="es-CO"/>
              </w:rPr>
              <w:commentReference w:id="263"/>
            </w:r>
            <w:commentRangeEnd w:id="264"/>
            <w:r>
              <w:rPr>
                <w:rStyle w:val="Refdecomentario"/>
                <w:rFonts w:eastAsia="Aptos" w:cs="Aptos"/>
                <w:sz w:val="20"/>
                <w:szCs w:val="20"/>
                <w:lang w:val="es-CO"/>
              </w:rPr>
              <w:commentReference w:id="264"/>
            </w:r>
          </w:p>
          <w:p w14:paraId="42EBA327" w14:textId="0678973A" w:rsidR="5ED7FF9C" w:rsidRPr="00412A1F" w:rsidRDefault="00153535" w:rsidP="5ED7FF9C">
            <w:pPr>
              <w:spacing w:after="0"/>
              <w:rPr>
                <w:rFonts w:eastAsia="Aptos" w:cs="Aptos"/>
                <w:sz w:val="20"/>
                <w:szCs w:val="20"/>
                <w:lang w:val="es-CO"/>
              </w:rPr>
            </w:pPr>
            <w:r>
              <w:rPr>
                <w:rFonts w:eastAsia="Aptos" w:cs="Aptos"/>
                <w:sz w:val="20"/>
                <w:szCs w:val="20"/>
                <w:lang w:val="es-CO"/>
              </w:rPr>
              <w:t xml:space="preserve">Casos de dataflow: </w:t>
            </w:r>
            <w:r w:rsidRPr="00153535">
              <w:rPr>
                <w:rFonts w:eastAsia="Aptos" w:cs="Aptos"/>
                <w:sz w:val="20"/>
                <w:szCs w:val="20"/>
                <w:lang w:val="es-CO"/>
              </w:rPr>
              <w:t>Azure Repos para versionamiento, Azure Pipelines para CI/CD, Dataflow Flex Templates para despliegue</w:t>
            </w:r>
          </w:p>
        </w:tc>
      </w:tr>
      <w:tr w:rsidR="004B0C30" w:rsidRPr="00822589" w14:paraId="61927BAA" w14:textId="77777777" w:rsidTr="007C0144">
        <w:trPr>
          <w:trHeight w:val="302"/>
          <w:jc w:val="right"/>
        </w:trPr>
        <w:tc>
          <w:tcPr>
            <w:tcW w:w="164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27CC049" w14:textId="3E2A6AD4" w:rsidR="5ED7FF9C" w:rsidRPr="00412A1F" w:rsidRDefault="009C0B53" w:rsidP="5ED7FF9C">
            <w:pPr>
              <w:spacing w:after="0"/>
              <w:rPr>
                <w:rFonts w:eastAsia="Aptos" w:cs="Aptos"/>
                <w:sz w:val="20"/>
                <w:szCs w:val="20"/>
              </w:rPr>
            </w:pPr>
            <w:r w:rsidRPr="00412A1F">
              <w:rPr>
                <w:rFonts w:eastAsia="Aptos" w:cs="Aptos"/>
                <w:sz w:val="20"/>
                <w:szCs w:val="20"/>
              </w:rPr>
              <w:t>Registro de artefactos</w:t>
            </w:r>
          </w:p>
        </w:tc>
        <w:tc>
          <w:tcPr>
            <w:tcW w:w="180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A328EC9" w14:textId="3D6B4E32" w:rsidR="5ED7FF9C" w:rsidRPr="00412A1F" w:rsidRDefault="009C0B53" w:rsidP="5ED7FF9C">
            <w:pPr>
              <w:spacing w:after="0"/>
              <w:rPr>
                <w:rFonts w:eastAsia="Aptos" w:cs="Aptos"/>
                <w:sz w:val="20"/>
                <w:szCs w:val="20"/>
              </w:rPr>
            </w:pPr>
            <w:r w:rsidRPr="00412A1F">
              <w:rPr>
                <w:rFonts w:eastAsia="Aptos" w:cs="Aptos"/>
                <w:sz w:val="20"/>
                <w:szCs w:val="20"/>
              </w:rPr>
              <w:t>Artifact Registry</w:t>
            </w:r>
          </w:p>
        </w:tc>
        <w:tc>
          <w:tcPr>
            <w:tcW w:w="4472"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4D6BACC" w14:textId="6D6DE12F" w:rsidR="5ED7FF9C" w:rsidRPr="009D6839" w:rsidRDefault="009C0B53" w:rsidP="5ED7FF9C">
            <w:pPr>
              <w:spacing w:after="0"/>
              <w:rPr>
                <w:rFonts w:eastAsia="Aptos" w:cs="Aptos"/>
                <w:sz w:val="20"/>
                <w:szCs w:val="20"/>
                <w:lang w:val="es-CO"/>
              </w:rPr>
            </w:pPr>
            <w:r w:rsidRPr="009D6839">
              <w:rPr>
                <w:rFonts w:eastAsia="Aptos" w:cs="Aptos"/>
                <w:sz w:val="20"/>
                <w:szCs w:val="20"/>
                <w:lang w:val="es-CO"/>
              </w:rPr>
              <w:t>Repositorio de imágenes de contenedores; escaneo de vulnerabilidades habilitado</w:t>
            </w:r>
          </w:p>
        </w:tc>
      </w:tr>
      <w:tr w:rsidR="004B0C30" w:rsidRPr="00266C86" w14:paraId="3F400CB8" w14:textId="77777777" w:rsidTr="007C0144">
        <w:trPr>
          <w:trHeight w:val="302"/>
          <w:jc w:val="right"/>
        </w:trPr>
        <w:tc>
          <w:tcPr>
            <w:tcW w:w="164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F1ED533" w14:textId="64BC4714" w:rsidR="5ED7FF9C" w:rsidRPr="00412A1F" w:rsidRDefault="009C0B53" w:rsidP="5ED7FF9C">
            <w:pPr>
              <w:spacing w:after="0"/>
              <w:rPr>
                <w:rFonts w:eastAsia="Aptos" w:cs="Aptos"/>
                <w:sz w:val="20"/>
                <w:szCs w:val="20"/>
              </w:rPr>
            </w:pPr>
            <w:r w:rsidRPr="00412A1F">
              <w:rPr>
                <w:rFonts w:eastAsia="Aptos" w:cs="Aptos"/>
                <w:sz w:val="20"/>
                <w:szCs w:val="20"/>
              </w:rPr>
              <w:t>Control de imágenes</w:t>
            </w:r>
          </w:p>
        </w:tc>
        <w:tc>
          <w:tcPr>
            <w:tcW w:w="180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791411C" w14:textId="48D99017" w:rsidR="5ED7FF9C" w:rsidRPr="00412A1F" w:rsidRDefault="009C0B53" w:rsidP="5ED7FF9C">
            <w:pPr>
              <w:spacing w:after="0"/>
              <w:rPr>
                <w:rFonts w:eastAsia="Aptos" w:cs="Aptos"/>
                <w:sz w:val="20"/>
                <w:szCs w:val="20"/>
              </w:rPr>
            </w:pPr>
            <w:r w:rsidRPr="00412A1F">
              <w:rPr>
                <w:rFonts w:eastAsia="Aptos" w:cs="Aptos"/>
                <w:sz w:val="20"/>
                <w:szCs w:val="20"/>
              </w:rPr>
              <w:t>Binary Authorization</w:t>
            </w:r>
          </w:p>
        </w:tc>
        <w:tc>
          <w:tcPr>
            <w:tcW w:w="4472"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726E78B" w14:textId="407D4A4D"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Solo imágenes firmadas y aprobadas pueden desplegarse en GKE</w:t>
            </w:r>
          </w:p>
        </w:tc>
      </w:tr>
      <w:tr w:rsidR="004B0C30" w:rsidRPr="00822589" w14:paraId="0AC3EEF5" w14:textId="77777777" w:rsidTr="007C0144">
        <w:trPr>
          <w:trHeight w:val="302"/>
          <w:jc w:val="right"/>
        </w:trPr>
        <w:tc>
          <w:tcPr>
            <w:tcW w:w="164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D78E754" w14:textId="7783ED32" w:rsidR="5ED7FF9C" w:rsidRPr="00412A1F" w:rsidRDefault="009C0B53" w:rsidP="5ED7FF9C">
            <w:pPr>
              <w:spacing w:after="0"/>
              <w:rPr>
                <w:rFonts w:eastAsia="Aptos" w:cs="Aptos"/>
                <w:sz w:val="20"/>
                <w:szCs w:val="20"/>
              </w:rPr>
            </w:pPr>
            <w:r w:rsidRPr="00412A1F">
              <w:rPr>
                <w:rFonts w:eastAsia="Aptos" w:cs="Aptos"/>
                <w:sz w:val="20"/>
                <w:szCs w:val="20"/>
              </w:rPr>
              <w:t>Trazabilidad de artefactos</w:t>
            </w:r>
          </w:p>
        </w:tc>
        <w:tc>
          <w:tcPr>
            <w:tcW w:w="180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E8AA310" w14:textId="15CC7C3B" w:rsidR="5ED7FF9C" w:rsidRPr="00412A1F" w:rsidRDefault="009C0B53" w:rsidP="5ED7FF9C">
            <w:pPr>
              <w:spacing w:after="0"/>
              <w:rPr>
                <w:rFonts w:eastAsia="Aptos" w:cs="Aptos"/>
                <w:sz w:val="20"/>
                <w:szCs w:val="20"/>
              </w:rPr>
            </w:pPr>
            <w:r w:rsidRPr="00412A1F">
              <w:rPr>
                <w:rFonts w:eastAsia="Aptos" w:cs="Aptos"/>
                <w:sz w:val="20"/>
                <w:szCs w:val="20"/>
              </w:rPr>
              <w:t>SBOM + provenance + attestations</w:t>
            </w:r>
          </w:p>
        </w:tc>
        <w:tc>
          <w:tcPr>
            <w:tcW w:w="4472"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F61E1CF" w14:textId="1D840B3B" w:rsidR="5ED7FF9C" w:rsidRPr="009D6839" w:rsidRDefault="009C0B53" w:rsidP="5ED7FF9C">
            <w:pPr>
              <w:spacing w:after="0"/>
              <w:rPr>
                <w:rFonts w:eastAsia="Aptos" w:cs="Aptos"/>
                <w:sz w:val="20"/>
                <w:szCs w:val="20"/>
                <w:lang w:val="es-CO"/>
              </w:rPr>
            </w:pPr>
            <w:r w:rsidRPr="009D6839">
              <w:rPr>
                <w:rFonts w:eastAsia="Aptos" w:cs="Aptos"/>
                <w:sz w:val="20"/>
                <w:szCs w:val="20"/>
                <w:lang w:val="es-CO"/>
              </w:rPr>
              <w:t>Inventario de dependencias; cadena de custodia de imágenes, incluyendo componentes OHDSI, R, Python y frontend</w:t>
            </w:r>
          </w:p>
        </w:tc>
      </w:tr>
      <w:tr w:rsidR="004B0C30" w:rsidRPr="00266C86" w14:paraId="77A9AE95" w14:textId="77777777" w:rsidTr="007C0144">
        <w:trPr>
          <w:trHeight w:val="302"/>
          <w:jc w:val="right"/>
        </w:trPr>
        <w:tc>
          <w:tcPr>
            <w:tcW w:w="164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18C0E44" w14:textId="72E93FFC" w:rsidR="5ED7FF9C" w:rsidRPr="00412A1F" w:rsidRDefault="009C0B53" w:rsidP="5ED7FF9C">
            <w:pPr>
              <w:spacing w:after="0"/>
              <w:rPr>
                <w:rFonts w:eastAsia="Aptos" w:cs="Aptos"/>
                <w:sz w:val="20"/>
                <w:szCs w:val="20"/>
              </w:rPr>
            </w:pPr>
            <w:r w:rsidRPr="00412A1F">
              <w:rPr>
                <w:rFonts w:eastAsia="Aptos" w:cs="Aptos"/>
                <w:sz w:val="20"/>
                <w:szCs w:val="20"/>
              </w:rPr>
              <w:t>Infraestructura como código</w:t>
            </w:r>
          </w:p>
        </w:tc>
        <w:tc>
          <w:tcPr>
            <w:tcW w:w="180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4A201D8" w14:textId="0BEC09FC" w:rsidR="5ED7FF9C" w:rsidRPr="00412A1F" w:rsidRDefault="009C0B53" w:rsidP="5ED7FF9C">
            <w:pPr>
              <w:spacing w:after="0"/>
              <w:rPr>
                <w:rFonts w:eastAsia="Aptos" w:cs="Aptos"/>
                <w:sz w:val="20"/>
                <w:szCs w:val="20"/>
              </w:rPr>
            </w:pPr>
            <w:r w:rsidRPr="00412A1F">
              <w:rPr>
                <w:rFonts w:eastAsia="Aptos" w:cs="Aptos"/>
                <w:sz w:val="20"/>
                <w:szCs w:val="20"/>
              </w:rPr>
              <w:t>IaC (Terraform o equivalente)</w:t>
            </w:r>
          </w:p>
        </w:tc>
        <w:tc>
          <w:tcPr>
            <w:tcW w:w="4472"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C0C956A" w14:textId="21AD7D94"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Aprovisionamiento versionado y desplegable por pipeline; sin cambios manuales sin trazabilidad</w:t>
            </w:r>
          </w:p>
        </w:tc>
      </w:tr>
      <w:tr w:rsidR="004B0C30" w:rsidRPr="00266C86" w14:paraId="5F885DF9" w14:textId="77777777" w:rsidTr="007C0144">
        <w:trPr>
          <w:trHeight w:val="302"/>
          <w:jc w:val="right"/>
        </w:trPr>
        <w:tc>
          <w:tcPr>
            <w:tcW w:w="164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CB3287A" w14:textId="51F9C0B3" w:rsidR="5ED7FF9C" w:rsidRPr="00412A1F" w:rsidRDefault="00ED634E" w:rsidP="5ED7FF9C">
            <w:pPr>
              <w:spacing w:after="0"/>
              <w:rPr>
                <w:rFonts w:eastAsia="Aptos" w:cs="Aptos"/>
                <w:sz w:val="20"/>
                <w:szCs w:val="20"/>
                <w:lang w:val="es-CO"/>
              </w:rPr>
            </w:pPr>
            <w:r>
              <w:rPr>
                <w:rFonts w:eastAsia="Aptos" w:cs="Aptos"/>
                <w:sz w:val="20"/>
                <w:szCs w:val="20"/>
                <w:lang w:val="es-CO"/>
              </w:rPr>
              <w:t>Promociones</w:t>
            </w:r>
            <w:r w:rsidR="009C0B53" w:rsidRPr="00412A1F">
              <w:rPr>
                <w:rFonts w:eastAsia="Aptos" w:cs="Aptos"/>
                <w:sz w:val="20"/>
                <w:szCs w:val="20"/>
                <w:lang w:val="es-CO"/>
              </w:rPr>
              <w:t xml:space="preserve"> de </w:t>
            </w:r>
            <w:r>
              <w:rPr>
                <w:rFonts w:eastAsia="Aptos" w:cs="Aptos"/>
                <w:sz w:val="20"/>
                <w:szCs w:val="20"/>
                <w:lang w:val="es-CO"/>
              </w:rPr>
              <w:t xml:space="preserve">cambios en </w:t>
            </w:r>
            <w:r w:rsidR="009C0B53" w:rsidRPr="00412A1F">
              <w:rPr>
                <w:rFonts w:eastAsia="Aptos" w:cs="Aptos"/>
                <w:sz w:val="20"/>
                <w:szCs w:val="20"/>
                <w:lang w:val="es-CO"/>
              </w:rPr>
              <w:t>base de datos</w:t>
            </w:r>
          </w:p>
        </w:tc>
        <w:tc>
          <w:tcPr>
            <w:tcW w:w="180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AB02D96" w14:textId="77777777" w:rsidR="5ED7FF9C" w:rsidRDefault="009C0B53" w:rsidP="5ED7FF9C">
            <w:pPr>
              <w:spacing w:after="0"/>
              <w:rPr>
                <w:rFonts w:eastAsia="Aptos" w:cs="Aptos"/>
                <w:sz w:val="20"/>
                <w:szCs w:val="20"/>
                <w:lang w:val="es-CO"/>
              </w:rPr>
            </w:pPr>
            <w:commentRangeStart w:id="265"/>
            <w:commentRangeStart w:id="266"/>
            <w:commentRangeStart w:id="267"/>
            <w:commentRangeStart w:id="268"/>
            <w:r w:rsidRPr="05CB61A8">
              <w:rPr>
                <w:rFonts w:eastAsia="Aptos" w:cs="Aptos"/>
                <w:sz w:val="20"/>
                <w:szCs w:val="20"/>
                <w:lang w:val="es-CO"/>
              </w:rPr>
              <w:t xml:space="preserve">Pipeline de </w:t>
            </w:r>
            <w:r w:rsidR="00C81602" w:rsidRPr="05CB61A8">
              <w:rPr>
                <w:rFonts w:eastAsia="Aptos" w:cs="Aptos"/>
                <w:sz w:val="20"/>
                <w:szCs w:val="20"/>
                <w:lang w:val="es-CO"/>
              </w:rPr>
              <w:t>promociones de data</w:t>
            </w:r>
            <w:r w:rsidRPr="05CB61A8">
              <w:rPr>
                <w:rFonts w:eastAsia="Aptos" w:cs="Aptos"/>
                <w:sz w:val="20"/>
                <w:szCs w:val="20"/>
                <w:lang w:val="es-CO"/>
              </w:rPr>
              <w:t xml:space="preserve"> versionadas</w:t>
            </w:r>
            <w:commentRangeEnd w:id="265"/>
            <w:r w:rsidR="007C0144">
              <w:rPr>
                <w:rStyle w:val="Refdecomentario"/>
                <w:rFonts w:eastAsia="Aptos" w:cs="Aptos"/>
                <w:sz w:val="20"/>
                <w:szCs w:val="20"/>
                <w:lang w:val="es-CO"/>
              </w:rPr>
              <w:commentReference w:id="265"/>
            </w:r>
            <w:commentRangeEnd w:id="266"/>
            <w:r>
              <w:rPr>
                <w:rStyle w:val="Refdecomentario"/>
                <w:rFonts w:eastAsia="Aptos" w:cs="Aptos"/>
                <w:sz w:val="20"/>
                <w:szCs w:val="20"/>
                <w:lang w:val="es-CO"/>
              </w:rPr>
              <w:commentReference w:id="266"/>
            </w:r>
            <w:commentRangeEnd w:id="267"/>
            <w:r>
              <w:rPr>
                <w:rStyle w:val="Refdecomentario"/>
                <w:rFonts w:eastAsia="Aptos" w:cs="Aptos"/>
                <w:sz w:val="20"/>
                <w:szCs w:val="20"/>
                <w:lang w:val="es-CO"/>
              </w:rPr>
              <w:commentReference w:id="267"/>
            </w:r>
            <w:commentRangeEnd w:id="268"/>
            <w:r>
              <w:rPr>
                <w:rStyle w:val="Refdecomentario"/>
                <w:rFonts w:eastAsia="Aptos" w:cs="Aptos"/>
                <w:sz w:val="20"/>
                <w:szCs w:val="20"/>
                <w:lang w:val="es-CO"/>
              </w:rPr>
              <w:commentReference w:id="268"/>
            </w:r>
          </w:p>
          <w:p w14:paraId="0D20EDF0" w14:textId="0BD23F32" w:rsidR="5ED7FF9C" w:rsidRPr="001D362B" w:rsidRDefault="00D866E3" w:rsidP="5ED7FF9C">
            <w:pPr>
              <w:spacing w:after="0"/>
              <w:rPr>
                <w:rFonts w:eastAsia="Aptos" w:cs="Aptos"/>
                <w:sz w:val="20"/>
                <w:szCs w:val="20"/>
                <w:lang w:val="es-CO"/>
                <w:rPrChange w:id="269" w:author="Juan Pablo Restrepo Urrea" w:date="2026-09-09T10:39:00Z" w16du:dateUtc="2026-09-09T15:39:00Z">
                  <w:rPr>
                    <w:rFonts w:eastAsia="Aptos" w:cs="Aptos"/>
                    <w:sz w:val="20"/>
                    <w:szCs w:val="20"/>
                  </w:rPr>
                </w:rPrChange>
              </w:rPr>
            </w:pPr>
            <w:r>
              <w:rPr>
                <w:rFonts w:eastAsia="Aptos" w:cs="Aptos"/>
                <w:sz w:val="20"/>
                <w:szCs w:val="20"/>
                <w:lang w:val="es-CO"/>
              </w:rPr>
              <w:t>(Azure devops)</w:t>
            </w:r>
          </w:p>
        </w:tc>
        <w:tc>
          <w:tcPr>
            <w:tcW w:w="4472"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E6B8DDF" w14:textId="6BB6C04C" w:rsidR="5ED7FF9C" w:rsidRPr="00412A1F" w:rsidRDefault="00C81602" w:rsidP="5ED7FF9C">
            <w:pPr>
              <w:spacing w:after="0"/>
              <w:rPr>
                <w:rFonts w:eastAsia="Aptos" w:cs="Aptos"/>
                <w:sz w:val="20"/>
                <w:szCs w:val="20"/>
                <w:lang w:val="es-CO"/>
              </w:rPr>
            </w:pPr>
            <w:r>
              <w:rPr>
                <w:rFonts w:eastAsia="Aptos" w:cs="Aptos"/>
                <w:sz w:val="20"/>
                <w:szCs w:val="20"/>
                <w:lang w:val="es-CO"/>
              </w:rPr>
              <w:t xml:space="preserve">Para data transaccional el mecanismo usado es mediante </w:t>
            </w:r>
            <w:r w:rsidR="00960743">
              <w:rPr>
                <w:rFonts w:eastAsia="Aptos" w:cs="Aptos"/>
                <w:sz w:val="20"/>
                <w:szCs w:val="20"/>
                <w:lang w:val="es-CO"/>
              </w:rPr>
              <w:t>frameworks de ORM.</w:t>
            </w:r>
            <w:r w:rsidR="00327AAE">
              <w:rPr>
                <w:rFonts w:eastAsia="Aptos" w:cs="Aptos"/>
                <w:sz w:val="20"/>
                <w:szCs w:val="20"/>
                <w:lang w:val="es-CO"/>
              </w:rPr>
              <w:br/>
              <w:t xml:space="preserve">Para </w:t>
            </w:r>
            <w:r w:rsidR="003F0067">
              <w:rPr>
                <w:rFonts w:eastAsia="Aptos" w:cs="Aptos"/>
                <w:sz w:val="20"/>
                <w:szCs w:val="20"/>
                <w:lang w:val="es-CO"/>
              </w:rPr>
              <w:t>capa analítica en Bigquery, se realiza con g</w:t>
            </w:r>
            <w:r w:rsidR="003F0067" w:rsidRPr="003F0067">
              <w:rPr>
                <w:rFonts w:eastAsia="Aptos" w:cs="Aptos"/>
                <w:sz w:val="20"/>
                <w:szCs w:val="20"/>
                <w:lang w:val="es-CO"/>
              </w:rPr>
              <w:t>estión Data-as-Code mediante Dataform + Git para versionar y desplegar estructuras y transformaciones de BigQuery</w:t>
            </w:r>
            <w:r w:rsidR="003F0067">
              <w:rPr>
                <w:rFonts w:eastAsia="Aptos" w:cs="Aptos"/>
                <w:sz w:val="20"/>
                <w:szCs w:val="20"/>
                <w:lang w:val="es-CO"/>
              </w:rPr>
              <w:t>.</w:t>
            </w:r>
          </w:p>
        </w:tc>
      </w:tr>
    </w:tbl>
    <w:p w14:paraId="58F1A4CB" w14:textId="0DA59FE5" w:rsidR="2B65E022" w:rsidRDefault="2B65E022" w:rsidP="007C0144">
      <w:pPr>
        <w:rPr>
          <w:rFonts w:eastAsia="Aptos" w:cs="Aptos"/>
          <w:b/>
          <w:bCs/>
          <w:sz w:val="20"/>
          <w:szCs w:val="20"/>
          <w:lang w:val="es-CO"/>
        </w:rPr>
      </w:pPr>
    </w:p>
    <w:p w14:paraId="7C4B0A9B" w14:textId="62278F42" w:rsidR="14B0A350" w:rsidRPr="00412A1F" w:rsidRDefault="009C0B53" w:rsidP="00AB2F00">
      <w:pPr>
        <w:ind w:left="720"/>
        <w:rPr>
          <w:rFonts w:eastAsia="Aptos" w:cs="Aptos"/>
          <w:b/>
          <w:color w:val="333333"/>
          <w:sz w:val="20"/>
          <w:szCs w:val="20"/>
          <w:lang w:val="es-CO"/>
        </w:rPr>
      </w:pPr>
      <w:commentRangeStart w:id="270"/>
      <w:commentRangeStart w:id="271"/>
      <w:r w:rsidRPr="00412A1F">
        <w:rPr>
          <w:rFonts w:eastAsia="Aptos" w:cs="Aptos"/>
          <w:b/>
          <w:sz w:val="20"/>
          <w:szCs w:val="20"/>
          <w:lang w:val="es-CO"/>
        </w:rPr>
        <w:t>Observabilidad y FinOps</w:t>
      </w:r>
      <w:commentRangeEnd w:id="270"/>
      <w:r w:rsidR="00EE7331" w:rsidRPr="00412A1F">
        <w:rPr>
          <w:rStyle w:val="Refdecomentario"/>
          <w:rFonts w:eastAsia="Aptos" w:cs="Aptos"/>
          <w:b/>
          <w:color w:val="333333"/>
          <w:sz w:val="20"/>
          <w:szCs w:val="20"/>
          <w:lang w:val="es-CO"/>
        </w:rPr>
        <w:commentReference w:id="270"/>
      </w:r>
      <w:commentRangeEnd w:id="271"/>
      <w:r w:rsidRPr="00412A1F">
        <w:rPr>
          <w:rStyle w:val="Refdecomentario"/>
          <w:rFonts w:eastAsia="Aptos" w:cs="Aptos"/>
          <w:b/>
          <w:color w:val="333333"/>
          <w:sz w:val="20"/>
          <w:szCs w:val="20"/>
          <w:lang w:val="es-CO"/>
        </w:rPr>
        <w:commentReference w:id="271"/>
      </w:r>
    </w:p>
    <w:tbl>
      <w:tblPr>
        <w:tblW w:w="8033" w:type="dxa"/>
        <w:tblInd w:w="861" w:type="dxa"/>
        <w:tblLook w:val="06A0" w:firstRow="1" w:lastRow="0" w:firstColumn="1" w:lastColumn="0" w:noHBand="1" w:noVBand="1"/>
      </w:tblPr>
      <w:tblGrid>
        <w:gridCol w:w="1581"/>
        <w:gridCol w:w="2240"/>
        <w:gridCol w:w="4212"/>
      </w:tblGrid>
      <w:tr w:rsidR="004B0C30" w14:paraId="3E56296F" w14:textId="77777777" w:rsidTr="007C0144">
        <w:trPr>
          <w:trHeight w:val="298"/>
        </w:trPr>
        <w:tc>
          <w:tcPr>
            <w:tcW w:w="1574"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3C4BCFBB" w14:textId="0327504D" w:rsidR="5ED7FF9C" w:rsidRPr="00412A1F" w:rsidRDefault="009C0B53" w:rsidP="29AC77D9">
            <w:pPr>
              <w:rPr>
                <w:rFonts w:eastAsia="Aptos" w:cs="Aptos"/>
                <w:b/>
                <w:sz w:val="20"/>
                <w:szCs w:val="20"/>
              </w:rPr>
            </w:pPr>
            <w:r w:rsidRPr="00412A1F">
              <w:rPr>
                <w:rFonts w:eastAsia="Aptos" w:cs="Aptos"/>
                <w:b/>
                <w:sz w:val="20"/>
                <w:szCs w:val="20"/>
              </w:rPr>
              <w:t>Componente</w:t>
            </w:r>
          </w:p>
        </w:tc>
        <w:tc>
          <w:tcPr>
            <w:tcW w:w="2241"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7AA17136" w14:textId="16DA949A" w:rsidR="5ED7FF9C" w:rsidRPr="00412A1F" w:rsidRDefault="009C0B53" w:rsidP="29AC77D9">
            <w:pPr>
              <w:rPr>
                <w:rFonts w:eastAsia="Aptos" w:cs="Aptos"/>
                <w:b/>
                <w:sz w:val="20"/>
                <w:szCs w:val="20"/>
              </w:rPr>
            </w:pPr>
            <w:r w:rsidRPr="00412A1F">
              <w:rPr>
                <w:rFonts w:eastAsia="Aptos" w:cs="Aptos"/>
                <w:b/>
                <w:sz w:val="20"/>
                <w:szCs w:val="20"/>
              </w:rPr>
              <w:t>Servicio / Tecnología</w:t>
            </w:r>
          </w:p>
        </w:tc>
        <w:tc>
          <w:tcPr>
            <w:tcW w:w="4218"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3DE60126" w14:textId="5B5FE819" w:rsidR="5ED7FF9C" w:rsidRPr="00412A1F" w:rsidRDefault="009C0B53" w:rsidP="29AC77D9">
            <w:pPr>
              <w:rPr>
                <w:rFonts w:eastAsia="Aptos" w:cs="Aptos"/>
                <w:b/>
                <w:sz w:val="20"/>
                <w:szCs w:val="20"/>
              </w:rPr>
            </w:pPr>
            <w:r w:rsidRPr="00412A1F">
              <w:rPr>
                <w:rFonts w:eastAsia="Aptos" w:cs="Aptos"/>
                <w:b/>
                <w:sz w:val="20"/>
                <w:szCs w:val="20"/>
              </w:rPr>
              <w:t>Capacidad</w:t>
            </w:r>
          </w:p>
        </w:tc>
      </w:tr>
      <w:tr w:rsidR="004B0C30" w:rsidRPr="00266C86" w14:paraId="3D41BD24" w14:textId="77777777" w:rsidTr="007C0144">
        <w:trPr>
          <w:trHeight w:val="298"/>
        </w:trPr>
        <w:tc>
          <w:tcPr>
            <w:tcW w:w="157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0F95786" w14:textId="60DE3A37" w:rsidR="5ED7FF9C" w:rsidRPr="00412A1F" w:rsidRDefault="009C0B53" w:rsidP="5ED7FF9C">
            <w:pPr>
              <w:spacing w:after="0"/>
              <w:rPr>
                <w:rFonts w:eastAsia="Aptos" w:cs="Aptos"/>
                <w:sz w:val="20"/>
                <w:szCs w:val="20"/>
              </w:rPr>
            </w:pPr>
            <w:r w:rsidRPr="00412A1F">
              <w:rPr>
                <w:rFonts w:eastAsia="Aptos" w:cs="Aptos"/>
                <w:sz w:val="20"/>
                <w:szCs w:val="20"/>
              </w:rPr>
              <w:t>Logs centralizados</w:t>
            </w:r>
          </w:p>
        </w:tc>
        <w:tc>
          <w:tcPr>
            <w:tcW w:w="224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F203019" w14:textId="31372821" w:rsidR="5ED7FF9C" w:rsidRPr="00412A1F" w:rsidRDefault="009C0B53" w:rsidP="5ED7FF9C">
            <w:pPr>
              <w:spacing w:after="0"/>
              <w:rPr>
                <w:rFonts w:eastAsia="Aptos" w:cs="Aptos"/>
                <w:sz w:val="20"/>
                <w:szCs w:val="20"/>
              </w:rPr>
            </w:pPr>
            <w:r w:rsidRPr="00412A1F">
              <w:rPr>
                <w:rFonts w:eastAsia="Aptos" w:cs="Aptos"/>
                <w:sz w:val="20"/>
                <w:szCs w:val="20"/>
              </w:rPr>
              <w:t>Cloud Logging + sink inmutable</w:t>
            </w:r>
          </w:p>
        </w:tc>
        <w:tc>
          <w:tcPr>
            <w:tcW w:w="4218"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7AC93E5" w14:textId="2CF92F96"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Logs de plataforma, APIs y microservicios sin payload clínico; retención definida</w:t>
            </w:r>
          </w:p>
        </w:tc>
      </w:tr>
      <w:tr w:rsidR="004B0C30" w:rsidRPr="00266C86" w14:paraId="36633FF3" w14:textId="77777777" w:rsidTr="007C0144">
        <w:trPr>
          <w:trHeight w:val="298"/>
        </w:trPr>
        <w:tc>
          <w:tcPr>
            <w:tcW w:w="157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58E2058" w14:textId="69A41A35" w:rsidR="5ED7FF9C" w:rsidRPr="00412A1F" w:rsidRDefault="009C0B53" w:rsidP="5ED7FF9C">
            <w:pPr>
              <w:spacing w:after="0"/>
              <w:rPr>
                <w:rFonts w:eastAsia="Aptos" w:cs="Aptos"/>
                <w:sz w:val="20"/>
                <w:szCs w:val="20"/>
              </w:rPr>
            </w:pPr>
            <w:r w:rsidRPr="00412A1F">
              <w:rPr>
                <w:rFonts w:eastAsia="Aptos" w:cs="Aptos"/>
                <w:sz w:val="20"/>
                <w:szCs w:val="20"/>
              </w:rPr>
              <w:t>Métricas y alertas</w:t>
            </w:r>
          </w:p>
        </w:tc>
        <w:tc>
          <w:tcPr>
            <w:tcW w:w="2241"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9C6060C" w14:textId="78E27769" w:rsidR="5ED7FF9C" w:rsidRPr="00412A1F" w:rsidRDefault="009C0B53" w:rsidP="5ED7FF9C">
            <w:pPr>
              <w:spacing w:after="0"/>
              <w:rPr>
                <w:rFonts w:eastAsia="Aptos" w:cs="Aptos"/>
                <w:sz w:val="20"/>
                <w:szCs w:val="20"/>
              </w:rPr>
            </w:pPr>
            <w:r w:rsidRPr="00412A1F">
              <w:rPr>
                <w:rFonts w:eastAsia="Aptos" w:cs="Aptos"/>
                <w:sz w:val="20"/>
                <w:szCs w:val="20"/>
              </w:rPr>
              <w:t>Cloud Monitoring</w:t>
            </w:r>
          </w:p>
        </w:tc>
        <w:tc>
          <w:tcPr>
            <w:tcW w:w="4218"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D381626" w14:textId="68C4A66E"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SLO 99.9 % para APIs; alertas de latencia, disponibilidad y anomalías</w:t>
            </w:r>
          </w:p>
        </w:tc>
      </w:tr>
      <w:tr w:rsidR="004B0C30" w:rsidRPr="00266C86" w14:paraId="5711A349" w14:textId="77777777" w:rsidTr="007C0144">
        <w:trPr>
          <w:trHeight w:val="298"/>
        </w:trPr>
        <w:tc>
          <w:tcPr>
            <w:tcW w:w="157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31F1CCE" w14:textId="22EBA8B2" w:rsidR="5ED7FF9C" w:rsidRPr="00412A1F" w:rsidRDefault="009C0B53" w:rsidP="5ED7FF9C">
            <w:pPr>
              <w:spacing w:after="0"/>
              <w:rPr>
                <w:rFonts w:eastAsia="Aptos" w:cs="Aptos"/>
                <w:sz w:val="20"/>
                <w:szCs w:val="20"/>
              </w:rPr>
            </w:pPr>
            <w:r w:rsidRPr="00412A1F">
              <w:rPr>
                <w:rFonts w:eastAsia="Aptos" w:cs="Aptos"/>
                <w:sz w:val="20"/>
                <w:szCs w:val="20"/>
              </w:rPr>
              <w:t>Trazas distribuidas</w:t>
            </w:r>
          </w:p>
        </w:tc>
        <w:tc>
          <w:tcPr>
            <w:tcW w:w="224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EE5E8C8" w14:textId="32990E4D" w:rsidR="5ED7FF9C" w:rsidRPr="00412A1F" w:rsidRDefault="009C0B53" w:rsidP="5ED7FF9C">
            <w:pPr>
              <w:spacing w:after="0"/>
              <w:rPr>
                <w:rFonts w:eastAsia="Aptos" w:cs="Aptos"/>
                <w:sz w:val="20"/>
                <w:szCs w:val="20"/>
              </w:rPr>
            </w:pPr>
            <w:r w:rsidRPr="00412A1F">
              <w:rPr>
                <w:rFonts w:eastAsia="Aptos" w:cs="Aptos"/>
                <w:sz w:val="20"/>
                <w:szCs w:val="20"/>
              </w:rPr>
              <w:t>Cloud Trace + OpenTelemetry</w:t>
            </w:r>
          </w:p>
        </w:tc>
        <w:tc>
          <w:tcPr>
            <w:tcW w:w="4218"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7E0A8AB" w14:textId="780D359A"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Correlación con trace_id, tenant_id, study_id, job_id; sin identificadores de paciente</w:t>
            </w:r>
          </w:p>
        </w:tc>
      </w:tr>
      <w:tr w:rsidR="004B0C30" w:rsidRPr="00266C86" w14:paraId="253827BE" w14:textId="77777777" w:rsidTr="007C0144">
        <w:trPr>
          <w:trHeight w:val="298"/>
        </w:trPr>
        <w:tc>
          <w:tcPr>
            <w:tcW w:w="157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C73B0E9" w14:textId="625A77E1" w:rsidR="5ED7FF9C" w:rsidRPr="00412A1F" w:rsidRDefault="009C0B53" w:rsidP="5ED7FF9C">
            <w:pPr>
              <w:spacing w:after="0"/>
              <w:rPr>
                <w:rFonts w:eastAsia="Aptos" w:cs="Aptos"/>
                <w:sz w:val="20"/>
                <w:szCs w:val="20"/>
              </w:rPr>
            </w:pPr>
            <w:r w:rsidRPr="00412A1F">
              <w:rPr>
                <w:rFonts w:eastAsia="Aptos" w:cs="Aptos"/>
                <w:sz w:val="20"/>
                <w:szCs w:val="20"/>
              </w:rPr>
              <w:t>Auditoría GCP</w:t>
            </w:r>
          </w:p>
        </w:tc>
        <w:tc>
          <w:tcPr>
            <w:tcW w:w="2241"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F632989" w14:textId="1B766F8D" w:rsidR="5ED7FF9C" w:rsidRPr="00412A1F" w:rsidRDefault="009C0B53" w:rsidP="5ED7FF9C">
            <w:pPr>
              <w:spacing w:after="0"/>
              <w:rPr>
                <w:rFonts w:eastAsia="Aptos" w:cs="Aptos"/>
                <w:sz w:val="20"/>
                <w:szCs w:val="20"/>
              </w:rPr>
            </w:pPr>
            <w:r w:rsidRPr="00412A1F">
              <w:rPr>
                <w:rFonts w:eastAsia="Aptos" w:cs="Aptos"/>
                <w:sz w:val="20"/>
                <w:szCs w:val="20"/>
              </w:rPr>
              <w:t>Cloud Audit Logs</w:t>
            </w:r>
          </w:p>
        </w:tc>
        <w:tc>
          <w:tcPr>
            <w:tcW w:w="4218"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38AFCAB" w14:textId="1DE57067"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Registro inmutable de acciones administrativas y de datos</w:t>
            </w:r>
          </w:p>
        </w:tc>
      </w:tr>
      <w:tr w:rsidR="004B0C30" w:rsidRPr="00266C86" w14:paraId="630B3EE2" w14:textId="77777777" w:rsidTr="007C0144">
        <w:trPr>
          <w:trHeight w:val="298"/>
        </w:trPr>
        <w:tc>
          <w:tcPr>
            <w:tcW w:w="157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89ACD6A" w14:textId="310B33A4" w:rsidR="5ED7FF9C" w:rsidRPr="00412A1F" w:rsidRDefault="009C0B53" w:rsidP="5ED7FF9C">
            <w:pPr>
              <w:spacing w:after="0"/>
              <w:rPr>
                <w:rFonts w:eastAsia="Aptos" w:cs="Aptos"/>
                <w:sz w:val="20"/>
                <w:szCs w:val="20"/>
              </w:rPr>
            </w:pPr>
            <w:r w:rsidRPr="00412A1F">
              <w:rPr>
                <w:rFonts w:eastAsia="Aptos" w:cs="Aptos"/>
                <w:sz w:val="20"/>
                <w:szCs w:val="20"/>
              </w:rPr>
              <w:lastRenderedPageBreak/>
              <w:t>Informe de errores</w:t>
            </w:r>
          </w:p>
        </w:tc>
        <w:tc>
          <w:tcPr>
            <w:tcW w:w="224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220016B" w14:textId="6ABBEDC5" w:rsidR="5ED7FF9C" w:rsidRPr="00412A1F" w:rsidRDefault="009C0B53" w:rsidP="5ED7FF9C">
            <w:pPr>
              <w:spacing w:after="0"/>
              <w:rPr>
                <w:rFonts w:eastAsia="Aptos" w:cs="Aptos"/>
                <w:sz w:val="20"/>
                <w:szCs w:val="20"/>
              </w:rPr>
            </w:pPr>
            <w:r w:rsidRPr="00412A1F">
              <w:rPr>
                <w:rFonts w:eastAsia="Aptos" w:cs="Aptos"/>
                <w:sz w:val="20"/>
                <w:szCs w:val="20"/>
              </w:rPr>
              <w:t>Error Reporting</w:t>
            </w:r>
          </w:p>
        </w:tc>
        <w:tc>
          <w:tcPr>
            <w:tcW w:w="4218"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C07BE44" w14:textId="67F7D9D6"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Agrupación y alertas de errores de aplicación</w:t>
            </w:r>
          </w:p>
        </w:tc>
      </w:tr>
      <w:tr w:rsidR="004B0C30" w:rsidRPr="00266C86" w14:paraId="1D0CBAAD" w14:textId="77777777" w:rsidTr="007C0144">
        <w:trPr>
          <w:trHeight w:val="298"/>
        </w:trPr>
        <w:tc>
          <w:tcPr>
            <w:tcW w:w="157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7BCDDF3" w14:textId="52D94CDC"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Control de costos y SLO</w:t>
            </w:r>
          </w:p>
        </w:tc>
        <w:tc>
          <w:tcPr>
            <w:tcW w:w="2241"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C45B391" w14:textId="3DB00997"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Presupuestos GCP + cuotas Apigee + labels BigQuery</w:t>
            </w:r>
          </w:p>
        </w:tc>
        <w:tc>
          <w:tcPr>
            <w:tcW w:w="4218"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4E0330F" w14:textId="1356DE02"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Labels product/tenant/study obligatorios; presupuestos y alertas de consumo por proyecto</w:t>
            </w:r>
          </w:p>
        </w:tc>
      </w:tr>
    </w:tbl>
    <w:p w14:paraId="0C8BE9B3" w14:textId="77777777" w:rsidR="007C0144" w:rsidRDefault="007C0144" w:rsidP="00AA7272">
      <w:pPr>
        <w:rPr>
          <w:del w:id="272" w:author="Alex Mauricio Castillo Castillo" w:date="2026-09-16T16:07:00Z" w16du:dateUtc="2026-09-16T16:07:28Z"/>
          <w:rFonts w:eastAsia="Aptos" w:cs="Aptos"/>
          <w:b/>
          <w:bCs/>
          <w:sz w:val="20"/>
          <w:szCs w:val="20"/>
          <w:lang w:val="es-CO"/>
        </w:rPr>
      </w:pPr>
    </w:p>
    <w:p w14:paraId="52ACCD99" w14:textId="3EC6739B" w:rsidR="67956237" w:rsidRPr="000E26DC" w:rsidRDefault="67956237" w:rsidP="00AB2F00">
      <w:pPr>
        <w:ind w:left="720"/>
        <w:rPr>
          <w:rFonts w:eastAsia="Aptos" w:cs="Aptos"/>
          <w:b/>
          <w:bCs/>
          <w:sz w:val="20"/>
          <w:szCs w:val="20"/>
          <w:lang w:val="es-CO"/>
        </w:rPr>
      </w:pPr>
      <w:r w:rsidRPr="000E26DC">
        <w:rPr>
          <w:rFonts w:eastAsia="Aptos" w:cs="Aptos"/>
          <w:b/>
          <w:bCs/>
          <w:sz w:val="20"/>
          <w:szCs w:val="20"/>
          <w:lang w:val="es-CO"/>
        </w:rPr>
        <w:t>Integración con plataforma de observabilidad corporativa</w:t>
      </w:r>
    </w:p>
    <w:p w14:paraId="6607A434" w14:textId="5B32C2C9" w:rsidR="67956237" w:rsidRPr="000E26DC" w:rsidRDefault="67956237" w:rsidP="00AB2F00">
      <w:pPr>
        <w:ind w:left="720"/>
        <w:jc w:val="both"/>
        <w:rPr>
          <w:lang w:val="es-CO"/>
        </w:rPr>
      </w:pPr>
      <w:r w:rsidRPr="000E26DC">
        <w:rPr>
          <w:rFonts w:eastAsia="Aptos" w:cs="Aptos"/>
          <w:sz w:val="20"/>
          <w:szCs w:val="20"/>
          <w:lang w:val="es-CO"/>
        </w:rPr>
        <w:t xml:space="preserve">SURA opera actualmente Dynatrace como plataforma de observabilidad corporativa.  Previo al go-live de AlejandrIA, deberá realizarse una evaluación de integración que determine cómo las capacidades de observabilidad desplegadas en GCP: logs, métricas, trazas, auditoría y reporte de errores, se articulan con Dynatrace para responder a los mínimos requeridos de mantenimiento operativo de la plataforma. </w:t>
      </w:r>
    </w:p>
    <w:p w14:paraId="0A4610CB" w14:textId="33DB55E9" w:rsidR="67956237" w:rsidRPr="000E26DC" w:rsidRDefault="67956237" w:rsidP="00AB2F00">
      <w:pPr>
        <w:ind w:left="720"/>
        <w:jc w:val="both"/>
        <w:rPr>
          <w:lang w:val="es-CO"/>
        </w:rPr>
      </w:pPr>
      <w:r w:rsidRPr="000E26DC">
        <w:rPr>
          <w:rFonts w:eastAsia="Aptos" w:cs="Aptos"/>
          <w:sz w:val="20"/>
          <w:szCs w:val="20"/>
          <w:lang w:val="es-CO"/>
        </w:rPr>
        <w:t>Esta evaluación deberá cubrir al menos: los mecanismos de ingesta disponibles desde GCP hacia Dynatrace, las capacidades que se gestionan de forma nativa en cada herramienta sin duplicación, los tableros y alertas operacionales que deben unificarse para el equipo de operaciones de SURA, y los acuerdos de retención y acceso que aplican según la clasificación del dato de telemetría. El resultado de esta evaluación se documentará como un ADR de observabilidad que defina la arquitectura de monitoreo operacional definitiva para la plataforma.</w:t>
      </w:r>
    </w:p>
    <w:p w14:paraId="72D3DCAC" w14:textId="453E3CE9" w:rsidR="27BF813B" w:rsidRDefault="27BF813B" w:rsidP="00AB2F00">
      <w:pPr>
        <w:ind w:left="720"/>
        <w:rPr>
          <w:rFonts w:eastAsia="Aptos" w:cs="Aptos"/>
          <w:sz w:val="20"/>
          <w:szCs w:val="20"/>
          <w:lang w:val="es-CO"/>
        </w:rPr>
      </w:pPr>
    </w:p>
    <w:p w14:paraId="7E0C3F49" w14:textId="51BF58BE" w:rsidR="14B0A350" w:rsidRPr="00412A1F" w:rsidRDefault="009C0B53" w:rsidP="00AB2F00">
      <w:pPr>
        <w:ind w:left="720"/>
        <w:rPr>
          <w:rFonts w:eastAsia="Aptos" w:cs="Aptos"/>
          <w:b/>
          <w:color w:val="333333"/>
          <w:sz w:val="20"/>
          <w:szCs w:val="20"/>
          <w:lang w:val="es-CO"/>
        </w:rPr>
      </w:pPr>
      <w:r w:rsidRPr="00412A1F">
        <w:rPr>
          <w:rFonts w:eastAsia="Aptos" w:cs="Aptos"/>
          <w:b/>
          <w:sz w:val="20"/>
          <w:szCs w:val="20"/>
          <w:lang w:val="es-CO"/>
        </w:rPr>
        <w:t>Red y perímetro</w:t>
      </w:r>
    </w:p>
    <w:tbl>
      <w:tblPr>
        <w:tblW w:w="7946" w:type="dxa"/>
        <w:tblInd w:w="816" w:type="dxa"/>
        <w:tblLook w:val="06A0" w:firstRow="1" w:lastRow="0" w:firstColumn="1" w:lastColumn="0" w:noHBand="1" w:noVBand="1"/>
      </w:tblPr>
      <w:tblGrid>
        <w:gridCol w:w="1730"/>
        <w:gridCol w:w="2609"/>
        <w:gridCol w:w="3607"/>
      </w:tblGrid>
      <w:tr w:rsidR="004B0C30" w14:paraId="2EE4B1F9" w14:textId="77777777" w:rsidTr="007C0144">
        <w:trPr>
          <w:trHeight w:val="316"/>
        </w:trPr>
        <w:tc>
          <w:tcPr>
            <w:tcW w:w="1730"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7DA693A6" w14:textId="0BE14EDD" w:rsidR="5ED7FF9C" w:rsidRPr="00412A1F" w:rsidRDefault="009C0B53" w:rsidP="5ED7FF9C">
            <w:pPr>
              <w:spacing w:after="0"/>
              <w:jc w:val="center"/>
              <w:rPr>
                <w:rFonts w:eastAsia="Aptos" w:cs="Aptos"/>
                <w:b/>
                <w:sz w:val="20"/>
                <w:szCs w:val="20"/>
              </w:rPr>
            </w:pPr>
            <w:r w:rsidRPr="00412A1F">
              <w:rPr>
                <w:rFonts w:eastAsia="Aptos" w:cs="Aptos"/>
                <w:b/>
                <w:sz w:val="20"/>
                <w:szCs w:val="20"/>
              </w:rPr>
              <w:t>Componente</w:t>
            </w:r>
          </w:p>
        </w:tc>
        <w:tc>
          <w:tcPr>
            <w:tcW w:w="2609"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1714A290" w14:textId="760F12DC" w:rsidR="5ED7FF9C" w:rsidRPr="00412A1F" w:rsidRDefault="009C0B53" w:rsidP="5ED7FF9C">
            <w:pPr>
              <w:spacing w:after="0"/>
              <w:jc w:val="center"/>
              <w:rPr>
                <w:rFonts w:eastAsia="Aptos" w:cs="Aptos"/>
                <w:b/>
                <w:sz w:val="20"/>
                <w:szCs w:val="20"/>
              </w:rPr>
            </w:pPr>
            <w:r w:rsidRPr="00412A1F">
              <w:rPr>
                <w:rFonts w:eastAsia="Aptos" w:cs="Aptos"/>
                <w:b/>
                <w:sz w:val="20"/>
                <w:szCs w:val="20"/>
              </w:rPr>
              <w:t>Servicio / Tecnología</w:t>
            </w:r>
          </w:p>
        </w:tc>
        <w:tc>
          <w:tcPr>
            <w:tcW w:w="3607"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1ACBAE68" w14:textId="1849F70C" w:rsidR="5ED7FF9C" w:rsidRPr="00412A1F" w:rsidRDefault="009C0B53" w:rsidP="5ED7FF9C">
            <w:pPr>
              <w:spacing w:after="0"/>
              <w:jc w:val="center"/>
              <w:rPr>
                <w:rFonts w:eastAsia="Aptos" w:cs="Aptos"/>
                <w:b/>
                <w:sz w:val="20"/>
                <w:szCs w:val="20"/>
              </w:rPr>
            </w:pPr>
            <w:r w:rsidRPr="00412A1F">
              <w:rPr>
                <w:rFonts w:eastAsia="Aptos" w:cs="Aptos"/>
                <w:b/>
                <w:sz w:val="20"/>
                <w:szCs w:val="20"/>
              </w:rPr>
              <w:t>Capacidad</w:t>
            </w:r>
          </w:p>
        </w:tc>
      </w:tr>
      <w:tr w:rsidR="004B0C30" w:rsidRPr="00266C86" w14:paraId="3C4B0D55" w14:textId="77777777" w:rsidTr="007C0144">
        <w:trPr>
          <w:trHeight w:val="316"/>
        </w:trPr>
        <w:tc>
          <w:tcPr>
            <w:tcW w:w="173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DE37463" w14:textId="5A5C917C" w:rsidR="5ED7FF9C" w:rsidRPr="00412A1F" w:rsidRDefault="009C0B53" w:rsidP="5ED7FF9C">
            <w:pPr>
              <w:spacing w:after="0"/>
              <w:rPr>
                <w:rFonts w:eastAsia="Aptos" w:cs="Aptos"/>
                <w:sz w:val="20"/>
                <w:szCs w:val="20"/>
              </w:rPr>
            </w:pPr>
            <w:r w:rsidRPr="00412A1F">
              <w:rPr>
                <w:rFonts w:eastAsia="Aptos" w:cs="Aptos"/>
                <w:sz w:val="20"/>
                <w:szCs w:val="20"/>
              </w:rPr>
              <w:t>Red privada</w:t>
            </w:r>
          </w:p>
        </w:tc>
        <w:tc>
          <w:tcPr>
            <w:tcW w:w="260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393FE67" w14:textId="39AAF0D9" w:rsidR="5ED7FF9C" w:rsidRPr="00412A1F" w:rsidRDefault="009C0B53" w:rsidP="5ED7FF9C">
            <w:pPr>
              <w:spacing w:after="0"/>
              <w:rPr>
                <w:rFonts w:eastAsia="Aptos" w:cs="Aptos"/>
                <w:sz w:val="20"/>
                <w:szCs w:val="20"/>
              </w:rPr>
            </w:pPr>
            <w:r w:rsidRPr="00412A1F">
              <w:rPr>
                <w:rFonts w:eastAsia="Aptos" w:cs="Aptos"/>
                <w:sz w:val="20"/>
                <w:szCs w:val="20"/>
              </w:rPr>
              <w:t>VPC + subredes privadas</w:t>
            </w:r>
          </w:p>
        </w:tc>
        <w:tc>
          <w:tcPr>
            <w:tcW w:w="360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E930647" w14:textId="21971E1F"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Aislamiento de red; sin IP pública en nodos GKE, pods ni workloads internos</w:t>
            </w:r>
          </w:p>
        </w:tc>
      </w:tr>
      <w:tr w:rsidR="004B0C30" w:rsidRPr="00266C86" w14:paraId="11D55FE8" w14:textId="77777777" w:rsidTr="007C0144">
        <w:trPr>
          <w:trHeight w:val="316"/>
        </w:trPr>
        <w:tc>
          <w:tcPr>
            <w:tcW w:w="173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82CC424" w14:textId="54FB94E8" w:rsidR="5ED7FF9C" w:rsidRPr="00412A1F" w:rsidRDefault="009C0B53" w:rsidP="5ED7FF9C">
            <w:pPr>
              <w:spacing w:after="0"/>
              <w:rPr>
                <w:rFonts w:eastAsia="Aptos" w:cs="Aptos"/>
                <w:sz w:val="20"/>
                <w:szCs w:val="20"/>
              </w:rPr>
            </w:pPr>
            <w:r w:rsidRPr="00412A1F">
              <w:rPr>
                <w:rFonts w:eastAsia="Aptos" w:cs="Aptos"/>
                <w:sz w:val="20"/>
                <w:szCs w:val="20"/>
              </w:rPr>
              <w:t>DNS privado</w:t>
            </w:r>
          </w:p>
        </w:tc>
        <w:tc>
          <w:tcPr>
            <w:tcW w:w="260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B1ACC23" w14:textId="74DB154F" w:rsidR="5ED7FF9C" w:rsidRPr="00412A1F" w:rsidRDefault="009C0B53" w:rsidP="5ED7FF9C">
            <w:pPr>
              <w:spacing w:after="0"/>
              <w:rPr>
                <w:rFonts w:eastAsia="Aptos" w:cs="Aptos"/>
                <w:sz w:val="20"/>
                <w:szCs w:val="20"/>
              </w:rPr>
            </w:pPr>
            <w:r w:rsidRPr="00412A1F">
              <w:rPr>
                <w:rFonts w:eastAsia="Aptos" w:cs="Aptos"/>
                <w:sz w:val="20"/>
                <w:szCs w:val="20"/>
              </w:rPr>
              <w:t>Cloud DNS</w:t>
            </w:r>
          </w:p>
        </w:tc>
        <w:tc>
          <w:tcPr>
            <w:tcW w:w="360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DC65D19" w14:textId="03EAE4C2"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Resolución interna de servicios; sin fuga de nombres al exterior</w:t>
            </w:r>
          </w:p>
        </w:tc>
      </w:tr>
      <w:tr w:rsidR="004B0C30" w:rsidRPr="00822589" w14:paraId="7EEDABD1" w14:textId="77777777" w:rsidTr="007C0144">
        <w:trPr>
          <w:trHeight w:val="316"/>
        </w:trPr>
        <w:tc>
          <w:tcPr>
            <w:tcW w:w="173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2AE4063" w14:textId="383D049A" w:rsidR="5ED7FF9C" w:rsidRPr="00376D39" w:rsidRDefault="009C0B53" w:rsidP="5ED7FF9C">
            <w:pPr>
              <w:spacing w:after="0"/>
              <w:rPr>
                <w:rFonts w:eastAsia="Aptos" w:cs="Aptos"/>
                <w:sz w:val="20"/>
                <w:szCs w:val="20"/>
                <w:lang w:val="es-ES"/>
              </w:rPr>
            </w:pPr>
            <w:r w:rsidRPr="00376D39">
              <w:rPr>
                <w:rFonts w:eastAsia="Aptos" w:cs="Aptos"/>
                <w:sz w:val="20"/>
                <w:szCs w:val="20"/>
                <w:lang w:val="es-ES"/>
              </w:rPr>
              <w:t>Acceso privado a APIs Google</w:t>
            </w:r>
          </w:p>
        </w:tc>
        <w:tc>
          <w:tcPr>
            <w:tcW w:w="260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879D2F6" w14:textId="0AB79ACF" w:rsidR="5ED7FF9C" w:rsidRPr="00412A1F" w:rsidRDefault="009C0B53" w:rsidP="5ED7FF9C">
            <w:pPr>
              <w:spacing w:after="0"/>
              <w:rPr>
                <w:rFonts w:eastAsia="Aptos" w:cs="Aptos"/>
                <w:sz w:val="20"/>
                <w:szCs w:val="20"/>
              </w:rPr>
            </w:pPr>
            <w:r w:rsidRPr="00412A1F">
              <w:rPr>
                <w:rFonts w:eastAsia="Aptos" w:cs="Aptos"/>
                <w:sz w:val="20"/>
                <w:szCs w:val="20"/>
              </w:rPr>
              <w:t>Restricted VIP / Private Google Access</w:t>
            </w:r>
          </w:p>
        </w:tc>
        <w:tc>
          <w:tcPr>
            <w:tcW w:w="360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D2CBB89" w14:textId="2A94A276" w:rsidR="5ED7FF9C" w:rsidRPr="00376D39" w:rsidRDefault="009C0B53" w:rsidP="5ED7FF9C">
            <w:pPr>
              <w:spacing w:after="0"/>
              <w:rPr>
                <w:rFonts w:eastAsia="Aptos" w:cs="Aptos"/>
                <w:sz w:val="20"/>
                <w:szCs w:val="20"/>
                <w:lang w:val="es-ES"/>
              </w:rPr>
            </w:pPr>
            <w:r w:rsidRPr="00376D39">
              <w:rPr>
                <w:rFonts w:eastAsia="Aptos" w:cs="Aptos"/>
                <w:sz w:val="20"/>
                <w:szCs w:val="20"/>
                <w:lang w:val="es-ES"/>
              </w:rPr>
              <w:t>Tráfico a APIs GCP sin salida a internet</w:t>
            </w:r>
          </w:p>
        </w:tc>
      </w:tr>
      <w:tr w:rsidR="004B0C30" w:rsidRPr="00266C86" w14:paraId="79401E5C" w14:textId="77777777" w:rsidTr="007C0144">
        <w:trPr>
          <w:trHeight w:val="316"/>
        </w:trPr>
        <w:tc>
          <w:tcPr>
            <w:tcW w:w="173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6480989" w14:textId="373EDA5E"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Políticas de red en GKE</w:t>
            </w:r>
          </w:p>
        </w:tc>
        <w:tc>
          <w:tcPr>
            <w:tcW w:w="260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0C95F8A" w14:textId="00055044" w:rsidR="5ED7FF9C" w:rsidRPr="00412A1F" w:rsidRDefault="009C0B53" w:rsidP="5ED7FF9C">
            <w:pPr>
              <w:spacing w:after="0"/>
              <w:rPr>
                <w:rFonts w:eastAsia="Aptos" w:cs="Aptos"/>
                <w:sz w:val="20"/>
                <w:szCs w:val="20"/>
              </w:rPr>
            </w:pPr>
            <w:r w:rsidRPr="00412A1F">
              <w:rPr>
                <w:rFonts w:eastAsia="Aptos" w:cs="Aptos"/>
                <w:sz w:val="20"/>
                <w:szCs w:val="20"/>
              </w:rPr>
              <w:t>NetworkPolicy (deny-by-default entre namespaces)</w:t>
            </w:r>
          </w:p>
        </w:tc>
        <w:tc>
          <w:tcPr>
            <w:tcW w:w="360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083873C" w14:textId="14EB9E64"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Control explícito de comunicación entre namespaces de la plataforma</w:t>
            </w:r>
          </w:p>
        </w:tc>
      </w:tr>
    </w:tbl>
    <w:p w14:paraId="081C4476" w14:textId="77777777" w:rsidR="00AA7272" w:rsidRDefault="00AA7272" w:rsidP="00AA7272">
      <w:pPr>
        <w:pStyle w:val="Ttulo3"/>
        <w:numPr>
          <w:ilvl w:val="0"/>
          <w:numId w:val="0"/>
        </w:numPr>
        <w:ind w:left="720"/>
        <w:rPr>
          <w:rFonts w:ascii="Aptos" w:hAnsi="Aptos"/>
          <w:sz w:val="20"/>
          <w:szCs w:val="20"/>
          <w:lang w:val="es-CO"/>
        </w:rPr>
      </w:pPr>
      <w:bookmarkStart w:id="273" w:name="_Toc238483091"/>
      <w:bookmarkStart w:id="274" w:name="_Toc238570966"/>
      <w:bookmarkStart w:id="275" w:name="_Toc238651542"/>
      <w:bookmarkStart w:id="276" w:name="_Toc240576084"/>
    </w:p>
    <w:p w14:paraId="1F2CF571" w14:textId="2EA842ED" w:rsidR="14B0A350" w:rsidRPr="00D33D69" w:rsidRDefault="009C0B53" w:rsidP="00D33D69">
      <w:pPr>
        <w:pStyle w:val="Ttulo3"/>
        <w:rPr>
          <w:rFonts w:ascii="Aptos" w:hAnsi="Aptos"/>
          <w:sz w:val="20"/>
          <w:szCs w:val="20"/>
          <w:lang w:val="es-CO"/>
        </w:rPr>
      </w:pPr>
      <w:r w:rsidRPr="00D33D69">
        <w:rPr>
          <w:rFonts w:ascii="Aptos" w:hAnsi="Aptos"/>
          <w:sz w:val="20"/>
          <w:szCs w:val="20"/>
          <w:lang w:val="es-CO"/>
        </w:rPr>
        <w:t>Modelos Analíticos</w:t>
      </w:r>
      <w:bookmarkEnd w:id="273"/>
      <w:bookmarkEnd w:id="274"/>
      <w:bookmarkEnd w:id="275"/>
      <w:bookmarkEnd w:id="276"/>
    </w:p>
    <w:p w14:paraId="666DEF29" w14:textId="5D91DFB3" w:rsidR="14B0A350" w:rsidRPr="00A24DF1" w:rsidRDefault="009C0B53" w:rsidP="00AB2F00">
      <w:pPr>
        <w:spacing w:before="192" w:after="192"/>
        <w:ind w:left="720"/>
        <w:jc w:val="both"/>
        <w:rPr>
          <w:rFonts w:eastAsia="Aptos" w:cs="Aptos"/>
          <w:color w:val="333333"/>
          <w:sz w:val="20"/>
          <w:szCs w:val="20"/>
          <w:lang w:val="es-CO"/>
        </w:rPr>
      </w:pPr>
      <w:commentRangeStart w:id="277"/>
      <w:commentRangeStart w:id="278"/>
      <w:r w:rsidRPr="00A24DF1">
        <w:rPr>
          <w:rFonts w:eastAsia="Aptos" w:cs="Aptos"/>
          <w:color w:val="333333"/>
          <w:sz w:val="20"/>
          <w:szCs w:val="20"/>
          <w:lang w:val="es-CO"/>
        </w:rPr>
        <w:t xml:space="preserve">Ciclo de vida completo de modelos de IA/ML sobre </w:t>
      </w:r>
      <w:r w:rsidRPr="00A24DF1">
        <w:rPr>
          <w:rFonts w:eastAsia="Aptos" w:cs="Aptos"/>
          <w:b/>
          <w:color w:val="333333"/>
          <w:sz w:val="20"/>
          <w:szCs w:val="20"/>
          <w:lang w:val="es-CO"/>
        </w:rPr>
        <w:t>Gemini Enterprise Agent Platform</w:t>
      </w:r>
      <w:r w:rsidRPr="00A24DF1">
        <w:rPr>
          <w:rFonts w:eastAsia="Aptos" w:cs="Aptos"/>
          <w:color w:val="333333"/>
          <w:sz w:val="20"/>
          <w:szCs w:val="20"/>
          <w:lang w:val="es-CO"/>
        </w:rPr>
        <w:t xml:space="preserve"> </w:t>
      </w:r>
      <w:commentRangeEnd w:id="277"/>
      <w:r w:rsidR="00ED4E70" w:rsidRPr="00A24DF1">
        <w:rPr>
          <w:rStyle w:val="Refdecomentario"/>
          <w:rFonts w:eastAsia="Aptos" w:cs="Aptos"/>
          <w:color w:val="333333"/>
          <w:sz w:val="20"/>
          <w:szCs w:val="20"/>
          <w:lang w:val="es-CO"/>
        </w:rPr>
        <w:commentReference w:id="277"/>
      </w:r>
      <w:commentRangeEnd w:id="278"/>
      <w:r w:rsidRPr="00A24DF1">
        <w:rPr>
          <w:rStyle w:val="Refdecomentario"/>
          <w:rFonts w:eastAsia="Aptos" w:cs="Aptos"/>
          <w:color w:val="333333"/>
          <w:sz w:val="20"/>
          <w:szCs w:val="20"/>
          <w:lang w:val="es-CO"/>
        </w:rPr>
        <w:commentReference w:id="278"/>
      </w:r>
      <w:r w:rsidRPr="00A24DF1">
        <w:rPr>
          <w:rFonts w:eastAsia="Aptos" w:cs="Aptos"/>
          <w:color w:val="333333"/>
          <w:sz w:val="20"/>
          <w:szCs w:val="20"/>
          <w:lang w:val="es-CO"/>
        </w:rPr>
        <w:t>(evolución de Vertex AI desde julio 2026).</w:t>
      </w:r>
    </w:p>
    <w:p w14:paraId="6E4F57CE" w14:textId="0005C7C5" w:rsidR="00FA623E" w:rsidRPr="00A24DF1" w:rsidRDefault="00FA623E" w:rsidP="00AB2F00">
      <w:pPr>
        <w:spacing w:before="192" w:after="192"/>
        <w:ind w:left="720"/>
        <w:jc w:val="both"/>
        <w:rPr>
          <w:rFonts w:eastAsia="Aptos" w:cs="Aptos"/>
          <w:sz w:val="20"/>
          <w:szCs w:val="20"/>
          <w:lang w:val="es-CO"/>
        </w:rPr>
      </w:pPr>
      <w:r w:rsidRPr="00A24DF1">
        <w:rPr>
          <w:rFonts w:eastAsia="Aptos" w:cs="Aptos"/>
          <w:sz w:val="20"/>
          <w:szCs w:val="20"/>
          <w:lang w:val="es-CO"/>
        </w:rPr>
        <w:t>Los modelos analíticos, componentes de Machine Learning y activos de Inteligencia Artificial implementados para AlejandrIA serán gestionados durante todo su ciclo de vida bajo los lineamientos del marco corporativo MLOps/LLMOps de SURA, buscando asegurar reproducibilidad, trazabilidad, control de versiones, evaluación, promoción gobernada, observabilidad y evolución controlada.</w:t>
      </w:r>
    </w:p>
    <w:p w14:paraId="52F99D21" w14:textId="77777777" w:rsidR="007C0144" w:rsidRDefault="00FA623E" w:rsidP="00AB2F00">
      <w:pPr>
        <w:spacing w:before="192" w:after="192"/>
        <w:ind w:left="720"/>
        <w:jc w:val="both"/>
        <w:rPr>
          <w:rFonts w:eastAsia="Aptos" w:cs="Aptos"/>
          <w:sz w:val="20"/>
          <w:szCs w:val="20"/>
          <w:lang w:val="es-CO"/>
        </w:rPr>
      </w:pPr>
      <w:r w:rsidRPr="00A24DF1">
        <w:rPr>
          <w:rFonts w:eastAsia="Aptos" w:cs="Aptos"/>
          <w:sz w:val="20"/>
          <w:szCs w:val="20"/>
          <w:lang w:val="es-CO"/>
        </w:rPr>
        <w:t xml:space="preserve">Para el Release 1 se establece como objetivo mínimo alcanzar el Nivel 1 de madurez MLOps/LLMOps definido por SURA para los componentes incluidos en el alcance. Durante la </w:t>
      </w:r>
    </w:p>
    <w:p w14:paraId="26B61A2C" w14:textId="77777777" w:rsidR="007C0144" w:rsidRDefault="007C0144" w:rsidP="00AB2F00">
      <w:pPr>
        <w:spacing w:before="192" w:after="192"/>
        <w:ind w:left="720"/>
        <w:jc w:val="both"/>
        <w:rPr>
          <w:rFonts w:eastAsia="Aptos" w:cs="Aptos"/>
          <w:sz w:val="20"/>
          <w:szCs w:val="20"/>
          <w:lang w:val="es-CO"/>
        </w:rPr>
      </w:pPr>
    </w:p>
    <w:p w14:paraId="74E86CD9" w14:textId="4D0DD520" w:rsidR="00FA623E" w:rsidRPr="00A24DF1" w:rsidRDefault="00FA623E" w:rsidP="00AB2F00">
      <w:pPr>
        <w:spacing w:before="192" w:after="192"/>
        <w:ind w:left="720"/>
        <w:jc w:val="both"/>
        <w:rPr>
          <w:rFonts w:eastAsia="Aptos" w:cs="Aptos"/>
          <w:sz w:val="20"/>
          <w:szCs w:val="20"/>
          <w:lang w:val="es-CO"/>
        </w:rPr>
      </w:pPr>
      <w:r w:rsidRPr="00A24DF1">
        <w:rPr>
          <w:rFonts w:eastAsia="Aptos" w:cs="Aptos"/>
          <w:sz w:val="20"/>
          <w:szCs w:val="20"/>
          <w:lang w:val="es-CO"/>
        </w:rPr>
        <w:t>etapa de arquitectura y discovery se realizará una validación de las capacidades implementadas frente al modelo de madurez corporativo y se identificarán las brechas para evolucionar hacia el Nivel 2, considerado como nivel deseable para esta primera etapa.</w:t>
      </w:r>
    </w:p>
    <w:p w14:paraId="13A4C888" w14:textId="77777777" w:rsidR="00FA623E" w:rsidRPr="00A24DF1" w:rsidRDefault="00FA623E" w:rsidP="00AB2F00">
      <w:pPr>
        <w:spacing w:before="192" w:after="192"/>
        <w:ind w:left="720"/>
        <w:jc w:val="both"/>
        <w:rPr>
          <w:rFonts w:eastAsia="Aptos" w:cs="Aptos"/>
          <w:sz w:val="20"/>
          <w:szCs w:val="20"/>
          <w:lang w:val="es-CO"/>
        </w:rPr>
      </w:pPr>
      <w:r w:rsidRPr="00A24DF1">
        <w:rPr>
          <w:rFonts w:eastAsia="Aptos" w:cs="Aptos"/>
          <w:sz w:val="20"/>
          <w:szCs w:val="20"/>
          <w:lang w:val="es-CO"/>
        </w:rPr>
        <w:t xml:space="preserve"> </w:t>
      </w:r>
    </w:p>
    <w:p w14:paraId="5FD628C3" w14:textId="33ADBB16" w:rsidR="00FA623E" w:rsidRPr="00A24DF1" w:rsidRDefault="00FA623E" w:rsidP="00AB2F00">
      <w:pPr>
        <w:spacing w:before="192" w:after="192"/>
        <w:ind w:left="720"/>
        <w:jc w:val="both"/>
        <w:rPr>
          <w:rFonts w:eastAsia="Aptos" w:cs="Aptos"/>
          <w:sz w:val="20"/>
          <w:szCs w:val="20"/>
          <w:lang w:val="es-CO"/>
        </w:rPr>
      </w:pPr>
      <w:r w:rsidRPr="00A24DF1">
        <w:rPr>
          <w:rFonts w:eastAsia="Aptos" w:cs="Aptos"/>
          <w:sz w:val="20"/>
          <w:szCs w:val="20"/>
          <w:lang w:val="es-CO"/>
        </w:rPr>
        <w:t>El cumplimiento del nivel de madurez será evaluado utilizando los criterios oficiales proporcionados por SURA. En caso de que alguna capacidad requerida para Nivel 2 implique nuevas herramientas, licencias, integraciones corporativas o actividades no contempladas en el alcance inicial, dichas dependencias serán documentadas y gestionadas de acuerdo con el modelo de gobierno y control de cambios del proyecto.</w:t>
      </w:r>
    </w:p>
    <w:tbl>
      <w:tblPr>
        <w:tblW w:w="0" w:type="auto"/>
        <w:jc w:val="right"/>
        <w:tblLook w:val="06A0" w:firstRow="1" w:lastRow="0" w:firstColumn="1" w:lastColumn="0" w:noHBand="1" w:noVBand="1"/>
      </w:tblPr>
      <w:tblGrid>
        <w:gridCol w:w="1853"/>
        <w:gridCol w:w="2716"/>
        <w:gridCol w:w="3787"/>
      </w:tblGrid>
      <w:tr w:rsidR="004B0C30" w14:paraId="1DB5357B" w14:textId="77777777" w:rsidTr="00C34C19">
        <w:trPr>
          <w:trHeight w:val="304"/>
          <w:jc w:val="right"/>
        </w:trPr>
        <w:tc>
          <w:tcPr>
            <w:tcW w:w="1713"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42A545C3" w14:textId="58A34C88" w:rsidR="5ED7FF9C" w:rsidRPr="00412A1F" w:rsidRDefault="009C0B53" w:rsidP="007C0144">
            <w:pPr>
              <w:spacing w:after="0"/>
              <w:jc w:val="right"/>
              <w:rPr>
                <w:rFonts w:eastAsia="Aptos" w:cs="Aptos"/>
                <w:b/>
                <w:sz w:val="20"/>
                <w:szCs w:val="20"/>
              </w:rPr>
            </w:pPr>
            <w:r w:rsidRPr="00412A1F">
              <w:rPr>
                <w:rFonts w:eastAsia="Aptos" w:cs="Aptos"/>
                <w:b/>
                <w:sz w:val="20"/>
                <w:szCs w:val="20"/>
              </w:rPr>
              <w:t>Componente</w:t>
            </w:r>
          </w:p>
        </w:tc>
        <w:tc>
          <w:tcPr>
            <w:tcW w:w="2716"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4B0AD8FE" w14:textId="046F70BD" w:rsidR="5ED7FF9C" w:rsidRPr="00412A1F" w:rsidRDefault="009C0B53" w:rsidP="5ED7FF9C">
            <w:pPr>
              <w:spacing w:after="0"/>
              <w:jc w:val="center"/>
              <w:rPr>
                <w:rFonts w:eastAsia="Aptos" w:cs="Aptos"/>
                <w:b/>
                <w:sz w:val="20"/>
                <w:szCs w:val="20"/>
              </w:rPr>
            </w:pPr>
            <w:r w:rsidRPr="00412A1F">
              <w:rPr>
                <w:rFonts w:eastAsia="Aptos" w:cs="Aptos"/>
                <w:b/>
                <w:sz w:val="20"/>
                <w:szCs w:val="20"/>
              </w:rPr>
              <w:t>Servicio / Tecnología</w:t>
            </w:r>
          </w:p>
        </w:tc>
        <w:tc>
          <w:tcPr>
            <w:tcW w:w="3727"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46F91A43" w14:textId="27710A71" w:rsidR="5ED7FF9C" w:rsidRPr="00412A1F" w:rsidRDefault="009C0B53" w:rsidP="5ED7FF9C">
            <w:pPr>
              <w:spacing w:after="0"/>
              <w:jc w:val="center"/>
              <w:rPr>
                <w:rFonts w:eastAsia="Aptos" w:cs="Aptos"/>
                <w:b/>
                <w:sz w:val="20"/>
                <w:szCs w:val="20"/>
              </w:rPr>
            </w:pPr>
            <w:r w:rsidRPr="00412A1F">
              <w:rPr>
                <w:rFonts w:eastAsia="Aptos" w:cs="Aptos"/>
                <w:b/>
                <w:sz w:val="20"/>
                <w:szCs w:val="20"/>
              </w:rPr>
              <w:t>Capacidad</w:t>
            </w:r>
          </w:p>
        </w:tc>
      </w:tr>
      <w:tr w:rsidR="004B0C30" w14:paraId="29E3BB12" w14:textId="77777777" w:rsidTr="00C34C19">
        <w:trPr>
          <w:trHeight w:val="304"/>
          <w:jc w:val="right"/>
        </w:trPr>
        <w:tc>
          <w:tcPr>
            <w:tcW w:w="1713"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32FB3B9" w14:textId="684C547C" w:rsidR="5ED7FF9C" w:rsidRPr="00412A1F" w:rsidRDefault="009C0B53" w:rsidP="5ED7FF9C">
            <w:pPr>
              <w:spacing w:after="0"/>
              <w:rPr>
                <w:rFonts w:eastAsia="Aptos" w:cs="Aptos"/>
                <w:sz w:val="20"/>
                <w:szCs w:val="20"/>
              </w:rPr>
            </w:pPr>
            <w:r w:rsidRPr="00412A1F">
              <w:rPr>
                <w:rFonts w:eastAsia="Aptos" w:cs="Aptos"/>
                <w:sz w:val="20"/>
                <w:szCs w:val="20"/>
              </w:rPr>
              <w:t>Features de modelos</w:t>
            </w:r>
          </w:p>
        </w:tc>
        <w:tc>
          <w:tcPr>
            <w:tcW w:w="271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B609252" w14:textId="1F61BE74" w:rsidR="5ED7FF9C" w:rsidRPr="00412A1F" w:rsidRDefault="009C0B53" w:rsidP="5ED7FF9C">
            <w:pPr>
              <w:spacing w:after="0"/>
              <w:rPr>
                <w:rFonts w:eastAsia="Aptos" w:cs="Aptos"/>
                <w:sz w:val="20"/>
                <w:szCs w:val="20"/>
              </w:rPr>
            </w:pPr>
            <w:r w:rsidRPr="00412A1F">
              <w:rPr>
                <w:rFonts w:eastAsia="Aptos" w:cs="Aptos"/>
                <w:sz w:val="20"/>
                <w:szCs w:val="20"/>
              </w:rPr>
              <w:t>BigQuery feature views · Feature Store (opcional)</w:t>
            </w:r>
          </w:p>
        </w:tc>
        <w:tc>
          <w:tcPr>
            <w:tcW w:w="372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5611B5F" w14:textId="3DFDFEA8" w:rsidR="5ED7FF9C" w:rsidRPr="00412A1F" w:rsidRDefault="009C0B53" w:rsidP="5ED7FF9C">
            <w:pPr>
              <w:spacing w:after="0"/>
              <w:rPr>
                <w:rFonts w:eastAsia="Aptos" w:cs="Aptos"/>
                <w:sz w:val="20"/>
                <w:szCs w:val="20"/>
              </w:rPr>
            </w:pPr>
            <w:r w:rsidRPr="00412A1F">
              <w:rPr>
                <w:rFonts w:eastAsia="Aptos" w:cs="Aptos"/>
                <w:sz w:val="20"/>
                <w:szCs w:val="20"/>
              </w:rPr>
              <w:t>Features versionadas sobre BigQuery; Feature Store solo si se requiere serving online de baja latencia</w:t>
            </w:r>
          </w:p>
        </w:tc>
      </w:tr>
      <w:tr w:rsidR="004B0C30" w:rsidRPr="00266C86" w14:paraId="42798697" w14:textId="77777777" w:rsidTr="00C34C19">
        <w:trPr>
          <w:trHeight w:val="304"/>
          <w:jc w:val="right"/>
        </w:trPr>
        <w:tc>
          <w:tcPr>
            <w:tcW w:w="17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311E4D0" w14:textId="0CD6CAB9" w:rsidR="5ED7FF9C" w:rsidRPr="00412A1F" w:rsidRDefault="009C0B53" w:rsidP="5ED7FF9C">
            <w:pPr>
              <w:spacing w:after="0"/>
              <w:rPr>
                <w:rFonts w:eastAsia="Aptos" w:cs="Aptos"/>
                <w:sz w:val="20"/>
                <w:szCs w:val="20"/>
              </w:rPr>
            </w:pPr>
            <w:r w:rsidRPr="00412A1F">
              <w:rPr>
                <w:rFonts w:eastAsia="Aptos" w:cs="Aptos"/>
                <w:sz w:val="20"/>
                <w:szCs w:val="20"/>
              </w:rPr>
              <w:t>Experimentación gobernada</w:t>
            </w:r>
          </w:p>
        </w:tc>
        <w:tc>
          <w:tcPr>
            <w:tcW w:w="271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226BA39" w14:textId="55E738AD" w:rsidR="5ED7FF9C" w:rsidRPr="00412A1F" w:rsidRDefault="009C0B53" w:rsidP="5ED7FF9C">
            <w:pPr>
              <w:spacing w:after="0"/>
              <w:rPr>
                <w:rFonts w:eastAsia="Aptos" w:cs="Aptos"/>
                <w:sz w:val="20"/>
                <w:szCs w:val="20"/>
              </w:rPr>
            </w:pPr>
            <w:r w:rsidRPr="00412A1F">
              <w:rPr>
                <w:rFonts w:eastAsia="Aptos" w:cs="Aptos"/>
                <w:sz w:val="20"/>
                <w:szCs w:val="20"/>
              </w:rPr>
              <w:t>Colab Enterprise / JupyterHub</w:t>
            </w:r>
          </w:p>
        </w:tc>
        <w:tc>
          <w:tcPr>
            <w:tcW w:w="372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B02812D" w14:textId="3FE0601D"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Desarrollo y prueba de modelos con datos autorizados; transfiere solo código, pipeline y referencias</w:t>
            </w:r>
          </w:p>
        </w:tc>
      </w:tr>
      <w:tr w:rsidR="004B0C30" w:rsidRPr="00266C86" w14:paraId="0ECC154E" w14:textId="77777777" w:rsidTr="00C34C19">
        <w:trPr>
          <w:trHeight w:val="304"/>
          <w:jc w:val="right"/>
        </w:trPr>
        <w:tc>
          <w:tcPr>
            <w:tcW w:w="1713"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BD8A7BB" w14:textId="3810B8AA" w:rsidR="5ED7FF9C" w:rsidRPr="00412A1F" w:rsidRDefault="009C0B53" w:rsidP="5ED7FF9C">
            <w:pPr>
              <w:spacing w:after="0"/>
              <w:rPr>
                <w:rFonts w:eastAsia="Aptos" w:cs="Aptos"/>
                <w:sz w:val="20"/>
                <w:szCs w:val="20"/>
              </w:rPr>
            </w:pPr>
            <w:r w:rsidRPr="00412A1F">
              <w:rPr>
                <w:rFonts w:eastAsia="Aptos" w:cs="Aptos"/>
                <w:sz w:val="20"/>
                <w:szCs w:val="20"/>
              </w:rPr>
              <w:t>Pipelines de entrenamiento</w:t>
            </w:r>
          </w:p>
        </w:tc>
        <w:tc>
          <w:tcPr>
            <w:tcW w:w="271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FE287A8" w14:textId="6DE46AB4" w:rsidR="5ED7FF9C" w:rsidRPr="00412A1F" w:rsidRDefault="009C0B53" w:rsidP="5ED7FF9C">
            <w:pPr>
              <w:spacing w:after="0"/>
              <w:rPr>
                <w:rFonts w:eastAsia="Aptos" w:cs="Aptos"/>
                <w:sz w:val="20"/>
                <w:szCs w:val="20"/>
              </w:rPr>
            </w:pPr>
            <w:r w:rsidRPr="00412A1F">
              <w:rPr>
                <w:rFonts w:eastAsia="Aptos" w:cs="Aptos"/>
                <w:sz w:val="20"/>
                <w:szCs w:val="20"/>
              </w:rPr>
              <w:t>Agent Platform Pipelines</w:t>
            </w:r>
          </w:p>
        </w:tc>
        <w:tc>
          <w:tcPr>
            <w:tcW w:w="372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6BD380E" w14:textId="1B5D504A"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Orquestación reproducible: datos → features → entrenamiento → evaluación → registro</w:t>
            </w:r>
          </w:p>
        </w:tc>
      </w:tr>
      <w:tr w:rsidR="004B0C30" w:rsidRPr="00266C86" w14:paraId="20E6DDD6" w14:textId="77777777" w:rsidTr="00C34C19">
        <w:trPr>
          <w:trHeight w:val="304"/>
          <w:jc w:val="right"/>
        </w:trPr>
        <w:tc>
          <w:tcPr>
            <w:tcW w:w="17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5AFA7CD" w14:textId="4D7B6638" w:rsidR="5ED7FF9C" w:rsidRPr="00412A1F" w:rsidRDefault="009C0B53" w:rsidP="5ED7FF9C">
            <w:pPr>
              <w:spacing w:after="0"/>
              <w:rPr>
                <w:rFonts w:eastAsia="Aptos" w:cs="Aptos"/>
                <w:sz w:val="20"/>
                <w:szCs w:val="20"/>
              </w:rPr>
            </w:pPr>
            <w:r w:rsidRPr="00412A1F">
              <w:rPr>
                <w:rFonts w:eastAsia="Aptos" w:cs="Aptos"/>
                <w:sz w:val="20"/>
                <w:szCs w:val="20"/>
              </w:rPr>
              <w:t>Entrenamiento y evaluación</w:t>
            </w:r>
          </w:p>
        </w:tc>
        <w:tc>
          <w:tcPr>
            <w:tcW w:w="271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269371E" w14:textId="057BAF2D" w:rsidR="5ED7FF9C" w:rsidRPr="00412A1F" w:rsidRDefault="009C0B53" w:rsidP="5ED7FF9C">
            <w:pPr>
              <w:spacing w:after="0"/>
              <w:rPr>
                <w:rFonts w:eastAsia="Aptos" w:cs="Aptos"/>
                <w:sz w:val="20"/>
                <w:szCs w:val="20"/>
              </w:rPr>
            </w:pPr>
            <w:r w:rsidRPr="00412A1F">
              <w:rPr>
                <w:rFonts w:eastAsia="Aptos" w:cs="Aptos"/>
                <w:sz w:val="20"/>
                <w:szCs w:val="20"/>
              </w:rPr>
              <w:t>Agent Platform Managed Training + BigQuery ML</w:t>
            </w:r>
          </w:p>
        </w:tc>
        <w:tc>
          <w:tcPr>
            <w:tcW w:w="372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B4DD5E3" w14:textId="7790BA9E"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 xml:space="preserve">Entrenamiento de modelos PHM/RWE; </w:t>
            </w:r>
            <w:commentRangeStart w:id="279"/>
            <w:commentRangeStart w:id="280"/>
            <w:commentRangeStart w:id="281"/>
            <w:commentRangeStart w:id="282"/>
            <w:r w:rsidRPr="00412A1F">
              <w:rPr>
                <w:rFonts w:eastAsia="Aptos" w:cs="Aptos"/>
                <w:sz w:val="20"/>
                <w:szCs w:val="20"/>
                <w:lang w:val="es-CO"/>
              </w:rPr>
              <w:t>evaluación de métricas técnicas, privacidad y equidad</w:t>
            </w:r>
            <w:commentRangeEnd w:id="279"/>
            <w:r w:rsidR="00ED4E70">
              <w:rPr>
                <w:rStyle w:val="Refdecomentario"/>
                <w:rFonts w:eastAsia="Aptos" w:cs="Aptos"/>
                <w:sz w:val="20"/>
                <w:szCs w:val="20"/>
                <w:lang w:val="es-CO"/>
              </w:rPr>
              <w:commentReference w:id="279"/>
            </w:r>
            <w:commentRangeEnd w:id="280"/>
            <w:r>
              <w:rPr>
                <w:rStyle w:val="Refdecomentario"/>
                <w:rFonts w:eastAsia="Aptos" w:cs="Aptos"/>
                <w:sz w:val="20"/>
                <w:szCs w:val="20"/>
                <w:lang w:val="es-CO"/>
              </w:rPr>
              <w:commentReference w:id="280"/>
            </w:r>
            <w:commentRangeEnd w:id="281"/>
            <w:r>
              <w:rPr>
                <w:rStyle w:val="Refdecomentario"/>
                <w:rFonts w:eastAsia="Aptos" w:cs="Aptos"/>
                <w:sz w:val="20"/>
                <w:szCs w:val="20"/>
                <w:lang w:val="es-CO"/>
              </w:rPr>
              <w:commentReference w:id="281"/>
            </w:r>
            <w:commentRangeEnd w:id="282"/>
            <w:r>
              <w:rPr>
                <w:rStyle w:val="Refdecomentario"/>
                <w:rFonts w:eastAsia="Aptos" w:cs="Aptos"/>
                <w:sz w:val="20"/>
                <w:szCs w:val="20"/>
                <w:lang w:val="es-CO"/>
              </w:rPr>
              <w:commentReference w:id="282"/>
            </w:r>
            <w:r w:rsidR="00F551AF">
              <w:rPr>
                <w:rFonts w:eastAsia="Aptos" w:cs="Aptos"/>
                <w:sz w:val="20"/>
                <w:szCs w:val="20"/>
                <w:lang w:val="es-CO"/>
              </w:rPr>
              <w:t xml:space="preserve"> </w:t>
            </w:r>
            <w:r w:rsidR="00F551AF" w:rsidRPr="00F551AF">
              <w:rPr>
                <w:rFonts w:eastAsia="Aptos" w:cs="Aptos"/>
                <w:sz w:val="20"/>
                <w:szCs w:val="20"/>
                <w:lang w:val="es-CO"/>
              </w:rPr>
              <w:t xml:space="preserve">y riesgos bajo los lineamientos de IA Responsable de SURA; ejecución de la matriz de </w:t>
            </w:r>
            <w:r w:rsidR="00F551AF" w:rsidRPr="00F551AF">
              <w:rPr>
                <w:rFonts w:eastAsia="Aptos" w:cs="Aptos"/>
                <w:sz w:val="20"/>
                <w:szCs w:val="20"/>
                <w:lang w:val="es-CO"/>
              </w:rPr>
              <w:lastRenderedPageBreak/>
              <w:t>riesgos</w:t>
            </w:r>
            <w:r w:rsidR="00F551AF">
              <w:rPr>
                <w:rFonts w:eastAsia="Aptos" w:cs="Aptos"/>
                <w:sz w:val="20"/>
                <w:szCs w:val="20"/>
                <w:lang w:val="es-CO"/>
              </w:rPr>
              <w:t xml:space="preserve">. </w:t>
            </w:r>
            <w:r w:rsidR="00F551AF" w:rsidRPr="00F551AF">
              <w:rPr>
                <w:rFonts w:eastAsia="Aptos" w:cs="Aptos"/>
                <w:sz w:val="20"/>
                <w:szCs w:val="20"/>
                <w:lang w:val="es-CO"/>
              </w:rPr>
              <w:t>La promoción a producción estará condicionada al cumplimiento de los Quality Gates y umbrales definidos</w:t>
            </w:r>
            <w:r w:rsidR="00F751D8">
              <w:rPr>
                <w:rFonts w:eastAsia="Aptos" w:cs="Aptos"/>
                <w:sz w:val="20"/>
                <w:szCs w:val="20"/>
                <w:lang w:val="es-CO"/>
              </w:rPr>
              <w:t xml:space="preserve"> (punto </w:t>
            </w:r>
            <w:r w:rsidR="00F751D8" w:rsidRPr="00F751D8">
              <w:rPr>
                <w:rFonts w:eastAsia="Aptos" w:cs="Aptos"/>
                <w:sz w:val="20"/>
                <w:szCs w:val="20"/>
                <w:lang w:val="es-CO"/>
              </w:rPr>
              <w:t>3.2.13</w:t>
            </w:r>
            <w:r w:rsidR="00F751D8">
              <w:rPr>
                <w:rFonts w:eastAsia="Aptos" w:cs="Aptos"/>
                <w:sz w:val="20"/>
                <w:szCs w:val="20"/>
                <w:lang w:val="es-CO"/>
              </w:rPr>
              <w:t>)</w:t>
            </w:r>
            <w:r w:rsidR="00F551AF" w:rsidRPr="00F551AF">
              <w:rPr>
                <w:rFonts w:eastAsia="Aptos" w:cs="Aptos"/>
                <w:sz w:val="20"/>
                <w:szCs w:val="20"/>
                <w:lang w:val="es-CO"/>
              </w:rPr>
              <w:t>, ausencia de hallazgos críticos abiertos y aprobación formal por los responsables designados por SURA.</w:t>
            </w:r>
          </w:p>
        </w:tc>
      </w:tr>
      <w:tr w:rsidR="004B0C30" w:rsidRPr="00266C86" w14:paraId="298F487D" w14:textId="77777777" w:rsidTr="00C34C19">
        <w:trPr>
          <w:trHeight w:val="304"/>
          <w:jc w:val="right"/>
        </w:trPr>
        <w:tc>
          <w:tcPr>
            <w:tcW w:w="1713"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EF590FA" w14:textId="74827DB0"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lastRenderedPageBreak/>
              <w:t>Registro y linaje de modelos</w:t>
            </w:r>
          </w:p>
        </w:tc>
        <w:tc>
          <w:tcPr>
            <w:tcW w:w="271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111000D" w14:textId="064DAC9E" w:rsidR="5ED7FF9C" w:rsidRPr="00412A1F" w:rsidRDefault="009C0B53" w:rsidP="5ED7FF9C">
            <w:pPr>
              <w:spacing w:after="0"/>
              <w:rPr>
                <w:rFonts w:eastAsia="Aptos" w:cs="Aptos"/>
                <w:sz w:val="20"/>
                <w:szCs w:val="20"/>
              </w:rPr>
            </w:pPr>
            <w:r w:rsidRPr="00412A1F">
              <w:rPr>
                <w:rFonts w:eastAsia="Aptos" w:cs="Aptos"/>
                <w:sz w:val="20"/>
                <w:szCs w:val="20"/>
              </w:rPr>
              <w:t>Model Registry en Agent Platform + Vertex ML Metadata + Knowledge Catalog</w:t>
            </w:r>
          </w:p>
        </w:tc>
        <w:tc>
          <w:tcPr>
            <w:tcW w:w="372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D6D8C56" w14:textId="1556CDB6"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Versiones, linaje, métricas, aprobaciones y aliases; trazabilidad hasta datos, corte y pipeline</w:t>
            </w:r>
          </w:p>
        </w:tc>
      </w:tr>
      <w:tr w:rsidR="004B0C30" w:rsidRPr="00266C86" w14:paraId="539CD458" w14:textId="77777777" w:rsidTr="00C34C19">
        <w:trPr>
          <w:trHeight w:val="304"/>
          <w:jc w:val="right"/>
        </w:trPr>
        <w:tc>
          <w:tcPr>
            <w:tcW w:w="17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2CD34A3" w14:textId="2AA25815" w:rsidR="5ED7FF9C" w:rsidRPr="00412A1F" w:rsidRDefault="009C0B53" w:rsidP="5ED7FF9C">
            <w:pPr>
              <w:spacing w:after="0"/>
              <w:rPr>
                <w:rFonts w:eastAsia="Aptos" w:cs="Aptos"/>
                <w:sz w:val="20"/>
                <w:szCs w:val="20"/>
              </w:rPr>
            </w:pPr>
            <w:r w:rsidRPr="00412A1F">
              <w:rPr>
                <w:rFonts w:eastAsia="Aptos" w:cs="Aptos"/>
                <w:sz w:val="20"/>
                <w:szCs w:val="20"/>
              </w:rPr>
              <w:t>Gobierno y promoción</w:t>
            </w:r>
          </w:p>
        </w:tc>
        <w:tc>
          <w:tcPr>
            <w:tcW w:w="271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C068451" w14:textId="46D67930"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Workflows + Model Registry aliases + servicio de aprobación</w:t>
            </w:r>
          </w:p>
        </w:tc>
        <w:tc>
          <w:tcPr>
            <w:tcW w:w="372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8BE2623" w14:textId="1E88F4BE"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Validaciones técnicas, de privacidad y clínicas antes de promover; champion/challenger y rollback</w:t>
            </w:r>
          </w:p>
        </w:tc>
      </w:tr>
      <w:tr w:rsidR="004B0C30" w14:paraId="747DCCE6" w14:textId="77777777" w:rsidTr="00C34C19">
        <w:trPr>
          <w:trHeight w:val="304"/>
          <w:jc w:val="right"/>
        </w:trPr>
        <w:tc>
          <w:tcPr>
            <w:tcW w:w="1713"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58A4062" w14:textId="7AD9BB8B" w:rsidR="5ED7FF9C" w:rsidRPr="00412A1F" w:rsidRDefault="009C0B53" w:rsidP="5ED7FF9C">
            <w:pPr>
              <w:spacing w:after="0"/>
              <w:rPr>
                <w:rFonts w:eastAsia="Aptos" w:cs="Aptos"/>
                <w:sz w:val="20"/>
                <w:szCs w:val="20"/>
              </w:rPr>
            </w:pPr>
            <w:r w:rsidRPr="00412A1F">
              <w:rPr>
                <w:rFonts w:eastAsia="Aptos" w:cs="Aptos"/>
                <w:sz w:val="20"/>
                <w:szCs w:val="20"/>
              </w:rPr>
              <w:t>Serving de modelos</w:t>
            </w:r>
          </w:p>
        </w:tc>
        <w:tc>
          <w:tcPr>
            <w:tcW w:w="271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AC879EC" w14:textId="1855D9FB" w:rsidR="5ED7FF9C" w:rsidRPr="00412A1F" w:rsidRDefault="009C0B53" w:rsidP="5ED7FF9C">
            <w:pPr>
              <w:spacing w:after="0"/>
              <w:rPr>
                <w:rFonts w:eastAsia="Aptos" w:cs="Aptos"/>
                <w:sz w:val="20"/>
                <w:szCs w:val="20"/>
              </w:rPr>
            </w:pPr>
            <w:r w:rsidRPr="00412A1F">
              <w:rPr>
                <w:rFonts w:eastAsia="Aptos" w:cs="Aptos"/>
                <w:sz w:val="20"/>
                <w:szCs w:val="20"/>
              </w:rPr>
              <w:t>Agent Platform Endpoints · GKE · BigQuery ML batch</w:t>
            </w:r>
          </w:p>
        </w:tc>
        <w:tc>
          <w:tcPr>
            <w:tcW w:w="372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523D444" w14:textId="35CF2A09" w:rsidR="5ED7FF9C" w:rsidRPr="00412A1F" w:rsidRDefault="009C0B53" w:rsidP="5ED7FF9C">
            <w:pPr>
              <w:spacing w:after="0"/>
              <w:rPr>
                <w:rFonts w:eastAsia="Aptos" w:cs="Aptos"/>
                <w:sz w:val="20"/>
                <w:szCs w:val="20"/>
              </w:rPr>
            </w:pPr>
            <w:r w:rsidRPr="00412A1F">
              <w:rPr>
                <w:rFonts w:eastAsia="Aptos" w:cs="Aptos"/>
                <w:sz w:val="20"/>
                <w:szCs w:val="20"/>
              </w:rPr>
              <w:t>Scoring online para PHM/NBA y scoring masivo en batch</w:t>
            </w:r>
          </w:p>
        </w:tc>
      </w:tr>
      <w:tr w:rsidR="004B0C30" w:rsidRPr="00266C86" w14:paraId="5CABD58D" w14:textId="77777777" w:rsidTr="00C34C19">
        <w:trPr>
          <w:trHeight w:val="304"/>
          <w:jc w:val="right"/>
        </w:trPr>
        <w:tc>
          <w:tcPr>
            <w:tcW w:w="17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C02C8A5" w14:textId="3A5F3BFD" w:rsidR="5ED7FF9C" w:rsidRPr="00412A1F" w:rsidRDefault="009C0B53" w:rsidP="5ED7FF9C">
            <w:pPr>
              <w:spacing w:after="0"/>
              <w:rPr>
                <w:rFonts w:eastAsia="Aptos" w:cs="Aptos"/>
                <w:sz w:val="20"/>
                <w:szCs w:val="20"/>
              </w:rPr>
            </w:pPr>
            <w:r w:rsidRPr="00412A1F">
              <w:rPr>
                <w:rFonts w:eastAsia="Aptos" w:cs="Aptos"/>
                <w:sz w:val="20"/>
                <w:szCs w:val="20"/>
              </w:rPr>
              <w:t>Monitoreo de modelos</w:t>
            </w:r>
          </w:p>
        </w:tc>
        <w:tc>
          <w:tcPr>
            <w:tcW w:w="271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A5DC39D" w14:textId="4201C610" w:rsidR="5ED7FF9C" w:rsidRPr="00412A1F" w:rsidRDefault="009C0B53" w:rsidP="5ED7FF9C">
            <w:pPr>
              <w:spacing w:after="0"/>
              <w:rPr>
                <w:rFonts w:eastAsia="Aptos" w:cs="Aptos"/>
                <w:sz w:val="20"/>
                <w:szCs w:val="20"/>
              </w:rPr>
            </w:pPr>
            <w:r w:rsidRPr="00412A1F">
              <w:rPr>
                <w:rFonts w:eastAsia="Aptos" w:cs="Aptos"/>
                <w:sz w:val="20"/>
                <w:szCs w:val="20"/>
              </w:rPr>
              <w:t>Agent Platform Model Monitoring + Cloud Monitoring</w:t>
            </w:r>
          </w:p>
        </w:tc>
        <w:tc>
          <w:tcPr>
            <w:tcW w:w="372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7C0B8F9" w14:textId="4DFA7255"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Drift, skew, desempeño, equidad y alertas clínicas; retroalimentación a pipelines</w:t>
            </w:r>
          </w:p>
        </w:tc>
      </w:tr>
    </w:tbl>
    <w:p w14:paraId="45DFA38D" w14:textId="724A97BA" w:rsidR="14B0A350" w:rsidRPr="00FA4C11" w:rsidRDefault="009C0B53" w:rsidP="00FA4C11">
      <w:pPr>
        <w:pStyle w:val="Ttulo3"/>
        <w:rPr>
          <w:rFonts w:ascii="Aptos" w:hAnsi="Aptos"/>
          <w:sz w:val="20"/>
          <w:szCs w:val="20"/>
          <w:lang w:val="es-CO"/>
        </w:rPr>
      </w:pPr>
      <w:bookmarkStart w:id="283" w:name="_Toc238483092"/>
      <w:bookmarkStart w:id="284" w:name="_Toc238570967"/>
      <w:bookmarkStart w:id="285" w:name="_Toc238651543"/>
      <w:bookmarkStart w:id="286" w:name="_Toc240576085"/>
      <w:r w:rsidRPr="00FA4C11">
        <w:rPr>
          <w:rFonts w:ascii="Aptos" w:hAnsi="Aptos"/>
          <w:sz w:val="20"/>
          <w:szCs w:val="20"/>
          <w:lang w:val="es-CO"/>
        </w:rPr>
        <w:t>Agentes Inteligentes</w:t>
      </w:r>
      <w:bookmarkEnd w:id="283"/>
      <w:bookmarkEnd w:id="284"/>
      <w:bookmarkEnd w:id="285"/>
      <w:bookmarkEnd w:id="286"/>
    </w:p>
    <w:p w14:paraId="59130ABE" w14:textId="79538D5E" w:rsidR="14B0A350" w:rsidRPr="00412A1F" w:rsidRDefault="009C0B53" w:rsidP="00AB2F00">
      <w:pPr>
        <w:spacing w:before="192" w:after="192"/>
        <w:ind w:left="720"/>
        <w:jc w:val="both"/>
        <w:rPr>
          <w:rFonts w:eastAsia="Aptos" w:cs="Aptos"/>
          <w:sz w:val="20"/>
          <w:szCs w:val="20"/>
          <w:lang w:val="es-CO"/>
        </w:rPr>
      </w:pPr>
      <w:r w:rsidRPr="00412A1F">
        <w:rPr>
          <w:rFonts w:eastAsia="Aptos" w:cs="Aptos"/>
          <w:color w:val="333333"/>
          <w:sz w:val="20"/>
          <w:szCs w:val="20"/>
          <w:lang w:val="es-CO"/>
        </w:rPr>
        <w:t>Asistencia conversacional para flujos PHM y RWE. El agente produce objetos tipados y selecciona herramientas de una allowlist; no posee acceso amplio a datos ni genera SQL libre.</w:t>
      </w:r>
    </w:p>
    <w:tbl>
      <w:tblPr>
        <w:tblW w:w="8358" w:type="dxa"/>
        <w:tblInd w:w="477" w:type="dxa"/>
        <w:tblLook w:val="06A0" w:firstRow="1" w:lastRow="0" w:firstColumn="1" w:lastColumn="0" w:noHBand="1" w:noVBand="1"/>
      </w:tblPr>
      <w:tblGrid>
        <w:gridCol w:w="1936"/>
        <w:gridCol w:w="2225"/>
        <w:gridCol w:w="4197"/>
      </w:tblGrid>
      <w:tr w:rsidR="004B0C30" w14:paraId="1ABD7EA3" w14:textId="77777777" w:rsidTr="00D90195">
        <w:trPr>
          <w:trHeight w:val="299"/>
        </w:trPr>
        <w:tc>
          <w:tcPr>
            <w:tcW w:w="1639"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4ED0B755" w14:textId="2BB0F8B2" w:rsidR="5ED7FF9C" w:rsidRPr="00412A1F" w:rsidRDefault="009C0B53" w:rsidP="0056202E">
            <w:pPr>
              <w:spacing w:after="0"/>
              <w:rPr>
                <w:rFonts w:eastAsia="Aptos" w:cs="Aptos"/>
                <w:b/>
                <w:sz w:val="20"/>
                <w:szCs w:val="20"/>
              </w:rPr>
            </w:pPr>
            <w:r w:rsidRPr="00412A1F">
              <w:rPr>
                <w:rFonts w:eastAsia="Aptos" w:cs="Aptos"/>
                <w:b/>
                <w:sz w:val="20"/>
                <w:szCs w:val="20"/>
              </w:rPr>
              <w:t>Componente</w:t>
            </w:r>
          </w:p>
        </w:tc>
        <w:tc>
          <w:tcPr>
            <w:tcW w:w="2300"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0C157210" w14:textId="6E43AEF5" w:rsidR="5ED7FF9C" w:rsidRPr="00412A1F" w:rsidRDefault="009C0B53" w:rsidP="5ED7FF9C">
            <w:pPr>
              <w:spacing w:after="0"/>
              <w:jc w:val="center"/>
              <w:rPr>
                <w:rFonts w:eastAsia="Aptos" w:cs="Aptos"/>
                <w:b/>
                <w:sz w:val="20"/>
                <w:szCs w:val="20"/>
              </w:rPr>
            </w:pPr>
            <w:r w:rsidRPr="00412A1F">
              <w:rPr>
                <w:rFonts w:eastAsia="Aptos" w:cs="Aptos"/>
                <w:b/>
                <w:sz w:val="20"/>
                <w:szCs w:val="20"/>
              </w:rPr>
              <w:t>Servicio / Tecnología</w:t>
            </w:r>
          </w:p>
        </w:tc>
        <w:tc>
          <w:tcPr>
            <w:tcW w:w="4419"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47AF1BEC" w14:textId="7EF59028" w:rsidR="5ED7FF9C" w:rsidRPr="00412A1F" w:rsidRDefault="009C0B53" w:rsidP="5ED7FF9C">
            <w:pPr>
              <w:spacing w:after="0"/>
              <w:jc w:val="center"/>
              <w:rPr>
                <w:rFonts w:eastAsia="Aptos" w:cs="Aptos"/>
                <w:b/>
                <w:sz w:val="20"/>
                <w:szCs w:val="20"/>
              </w:rPr>
            </w:pPr>
            <w:r w:rsidRPr="00412A1F">
              <w:rPr>
                <w:rFonts w:eastAsia="Aptos" w:cs="Aptos"/>
                <w:b/>
                <w:sz w:val="20"/>
                <w:szCs w:val="20"/>
              </w:rPr>
              <w:t>Capacidad</w:t>
            </w:r>
          </w:p>
        </w:tc>
      </w:tr>
      <w:tr w:rsidR="004B0C30" w:rsidRPr="00266C86" w14:paraId="4E995FF1" w14:textId="77777777" w:rsidTr="00D90195">
        <w:trPr>
          <w:trHeight w:val="299"/>
        </w:trPr>
        <w:tc>
          <w:tcPr>
            <w:tcW w:w="163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C3BD7C7" w14:textId="39943725" w:rsidR="5ED7FF9C" w:rsidRPr="00412A1F" w:rsidRDefault="009C0B53" w:rsidP="5ED7FF9C">
            <w:pPr>
              <w:spacing w:after="0"/>
              <w:rPr>
                <w:rFonts w:eastAsia="Aptos" w:cs="Aptos"/>
                <w:sz w:val="20"/>
                <w:szCs w:val="20"/>
              </w:rPr>
            </w:pPr>
            <w:r w:rsidRPr="00412A1F">
              <w:rPr>
                <w:rFonts w:eastAsia="Aptos" w:cs="Aptos"/>
                <w:sz w:val="20"/>
                <w:szCs w:val="20"/>
              </w:rPr>
              <w:t>Agente PHM/RWE</w:t>
            </w:r>
          </w:p>
        </w:tc>
        <w:tc>
          <w:tcPr>
            <w:tcW w:w="230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966DBC0" w14:textId="3830AD69" w:rsidR="5ED7FF9C" w:rsidRPr="00412A1F" w:rsidRDefault="009C0B53" w:rsidP="5ED7FF9C">
            <w:pPr>
              <w:spacing w:after="0"/>
              <w:rPr>
                <w:rFonts w:eastAsia="Aptos" w:cs="Aptos"/>
                <w:sz w:val="20"/>
                <w:szCs w:val="20"/>
              </w:rPr>
            </w:pPr>
            <w:r w:rsidRPr="00412A1F">
              <w:rPr>
                <w:rFonts w:eastAsia="Aptos" w:cs="Aptos"/>
                <w:sz w:val="20"/>
                <w:szCs w:val="20"/>
              </w:rPr>
              <w:t>Agent Runtime en Gemini Enterprise Agent Platform</w:t>
            </w:r>
          </w:p>
        </w:tc>
        <w:tc>
          <w:tcPr>
            <w:tcW w:w="441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4B85966" w14:textId="71CDA385"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Propone definiciones Circe JSON, selecciona métodos analíticos registrados y explica resultados aprobados</w:t>
            </w:r>
          </w:p>
        </w:tc>
      </w:tr>
      <w:tr w:rsidR="004B0C30" w:rsidRPr="00266C86" w14:paraId="02BA10F9" w14:textId="77777777" w:rsidTr="00D90195">
        <w:trPr>
          <w:trHeight w:val="299"/>
        </w:trPr>
        <w:tc>
          <w:tcPr>
            <w:tcW w:w="163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1AEFA68" w14:textId="7571BC7E" w:rsidR="5ED7FF9C" w:rsidRPr="00412A1F" w:rsidRDefault="009C0B53" w:rsidP="5ED7FF9C">
            <w:pPr>
              <w:spacing w:after="0"/>
              <w:rPr>
                <w:rFonts w:eastAsia="Aptos" w:cs="Aptos"/>
                <w:sz w:val="20"/>
                <w:szCs w:val="20"/>
              </w:rPr>
            </w:pPr>
            <w:commentRangeStart w:id="287"/>
            <w:commentRangeStart w:id="288"/>
            <w:r w:rsidRPr="00412A1F">
              <w:rPr>
                <w:rFonts w:eastAsia="Aptos" w:cs="Aptos"/>
                <w:sz w:val="20"/>
                <w:szCs w:val="20"/>
              </w:rPr>
              <w:t>Guardrails de IA</w:t>
            </w:r>
            <w:commentRangeEnd w:id="287"/>
            <w:r w:rsidR="00ED4E70" w:rsidRPr="00412A1F">
              <w:rPr>
                <w:rStyle w:val="Refdecomentario"/>
                <w:rFonts w:eastAsia="Aptos" w:cs="Aptos"/>
                <w:sz w:val="20"/>
                <w:szCs w:val="20"/>
              </w:rPr>
              <w:commentReference w:id="287"/>
            </w:r>
            <w:commentRangeEnd w:id="288"/>
            <w:r w:rsidRPr="00412A1F">
              <w:rPr>
                <w:rStyle w:val="Refdecomentario"/>
                <w:rFonts w:eastAsia="Aptos" w:cs="Aptos"/>
                <w:sz w:val="20"/>
                <w:szCs w:val="20"/>
              </w:rPr>
              <w:commentReference w:id="288"/>
            </w:r>
          </w:p>
        </w:tc>
        <w:tc>
          <w:tcPr>
            <w:tcW w:w="230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4086280" w14:textId="3CD249B0" w:rsidR="5ED7FF9C" w:rsidRPr="00412A1F" w:rsidRDefault="009C0B53" w:rsidP="5ED7FF9C">
            <w:pPr>
              <w:spacing w:after="0"/>
              <w:rPr>
                <w:rFonts w:eastAsia="Aptos" w:cs="Aptos"/>
                <w:sz w:val="20"/>
                <w:szCs w:val="20"/>
              </w:rPr>
            </w:pPr>
            <w:r w:rsidRPr="00412A1F">
              <w:rPr>
                <w:rFonts w:eastAsia="Aptos" w:cs="Aptos"/>
                <w:sz w:val="20"/>
                <w:szCs w:val="20"/>
              </w:rPr>
              <w:t>Model Armor + validación de schema JSON + Sensitive Data Protection</w:t>
            </w:r>
          </w:p>
        </w:tc>
        <w:tc>
          <w:tcPr>
            <w:tcW w:w="441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2F23E9D" w14:textId="63D4C643"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Inspección de entrada/salida; structured output con JSON Schema; bloqueo de prompt injection y de filas de pacientes en contexto</w:t>
            </w:r>
          </w:p>
        </w:tc>
      </w:tr>
    </w:tbl>
    <w:p w14:paraId="68003560" w14:textId="77777777" w:rsidR="008A405D" w:rsidRDefault="008A405D" w:rsidP="00AB2F00">
      <w:pPr>
        <w:ind w:left="720"/>
        <w:rPr>
          <w:rFonts w:eastAsia="Aptos" w:cs="Aptos"/>
          <w:b/>
          <w:sz w:val="20"/>
          <w:szCs w:val="20"/>
          <w:lang w:val="es-CO"/>
        </w:rPr>
      </w:pPr>
    </w:p>
    <w:p w14:paraId="1FB373A6" w14:textId="77777777" w:rsidR="00D4660A" w:rsidRDefault="00D4660A" w:rsidP="00AB2F00">
      <w:pPr>
        <w:ind w:left="720"/>
        <w:rPr>
          <w:rFonts w:eastAsia="Aptos" w:cs="Aptos"/>
          <w:b/>
          <w:sz w:val="20"/>
          <w:szCs w:val="20"/>
          <w:lang w:val="es-CO"/>
        </w:rPr>
      </w:pPr>
    </w:p>
    <w:p w14:paraId="3CD089E4" w14:textId="77777777" w:rsidR="00D4660A" w:rsidRDefault="00D4660A" w:rsidP="00AB2F00">
      <w:pPr>
        <w:ind w:left="720"/>
        <w:rPr>
          <w:rFonts w:eastAsia="Aptos" w:cs="Aptos"/>
          <w:b/>
          <w:sz w:val="20"/>
          <w:szCs w:val="20"/>
          <w:lang w:val="es-CO"/>
        </w:rPr>
      </w:pPr>
    </w:p>
    <w:p w14:paraId="20D44C66" w14:textId="77777777" w:rsidR="00D4660A" w:rsidRPr="00412A1F" w:rsidRDefault="00D4660A" w:rsidP="00AB2F00">
      <w:pPr>
        <w:ind w:left="720"/>
        <w:rPr>
          <w:rFonts w:eastAsia="Aptos" w:cs="Aptos"/>
          <w:b/>
          <w:sz w:val="20"/>
          <w:szCs w:val="20"/>
          <w:lang w:val="es-CO"/>
        </w:rPr>
      </w:pPr>
    </w:p>
    <w:p w14:paraId="2077F8D6" w14:textId="4DA61D94" w:rsidR="14B0A350" w:rsidRPr="0053319B" w:rsidRDefault="009C0B53" w:rsidP="0053319B">
      <w:pPr>
        <w:pStyle w:val="Ttulo3"/>
        <w:rPr>
          <w:rFonts w:ascii="Aptos" w:hAnsi="Aptos"/>
          <w:sz w:val="20"/>
          <w:szCs w:val="20"/>
          <w:lang w:val="es-CO"/>
        </w:rPr>
      </w:pPr>
      <w:bookmarkStart w:id="289" w:name="_Toc240576086"/>
      <w:r w:rsidRPr="0053319B">
        <w:rPr>
          <w:rFonts w:ascii="Aptos" w:hAnsi="Aptos"/>
          <w:sz w:val="20"/>
          <w:szCs w:val="20"/>
          <w:lang w:val="es-CO"/>
        </w:rPr>
        <w:lastRenderedPageBreak/>
        <w:t>Herramientas</w:t>
      </w:r>
      <w:bookmarkEnd w:id="289"/>
    </w:p>
    <w:p w14:paraId="68F2C5F2" w14:textId="77777777" w:rsidR="008A405D" w:rsidRPr="00412A1F" w:rsidRDefault="008A405D" w:rsidP="00AB2F00">
      <w:pPr>
        <w:ind w:left="720"/>
        <w:rPr>
          <w:sz w:val="20"/>
          <w:szCs w:val="20"/>
        </w:rPr>
      </w:pPr>
    </w:p>
    <w:tbl>
      <w:tblPr>
        <w:tblW w:w="8320" w:type="dxa"/>
        <w:jc w:val="right"/>
        <w:tblLook w:val="06A0" w:firstRow="1" w:lastRow="0" w:firstColumn="1" w:lastColumn="0" w:noHBand="1" w:noVBand="1"/>
      </w:tblPr>
      <w:tblGrid>
        <w:gridCol w:w="2993"/>
        <w:gridCol w:w="5327"/>
      </w:tblGrid>
      <w:tr w:rsidR="004B0C30" w14:paraId="25A32614" w14:textId="77777777" w:rsidTr="006C7E6A">
        <w:trPr>
          <w:trHeight w:val="283"/>
          <w:jc w:val="right"/>
        </w:trPr>
        <w:tc>
          <w:tcPr>
            <w:tcW w:w="2993"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408281FF" w14:textId="377BFF37" w:rsidR="5ED7FF9C" w:rsidRPr="00412A1F" w:rsidRDefault="009C0B53" w:rsidP="5ED7FF9C">
            <w:pPr>
              <w:spacing w:after="0"/>
              <w:jc w:val="center"/>
              <w:rPr>
                <w:rFonts w:eastAsia="Aptos" w:cs="Aptos"/>
                <w:b/>
                <w:sz w:val="20"/>
                <w:szCs w:val="20"/>
              </w:rPr>
            </w:pPr>
            <w:r w:rsidRPr="00412A1F">
              <w:rPr>
                <w:rFonts w:eastAsia="Aptos" w:cs="Aptos"/>
                <w:b/>
                <w:sz w:val="20"/>
                <w:szCs w:val="20"/>
              </w:rPr>
              <w:t>Herramienta</w:t>
            </w:r>
          </w:p>
        </w:tc>
        <w:tc>
          <w:tcPr>
            <w:tcW w:w="5327"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71429C0B" w14:textId="74029481" w:rsidR="5ED7FF9C" w:rsidRPr="00412A1F" w:rsidRDefault="009C0B53" w:rsidP="5ED7FF9C">
            <w:pPr>
              <w:spacing w:after="0"/>
              <w:jc w:val="center"/>
              <w:rPr>
                <w:rFonts w:eastAsia="Aptos" w:cs="Aptos"/>
                <w:b/>
                <w:sz w:val="20"/>
                <w:szCs w:val="20"/>
              </w:rPr>
            </w:pPr>
            <w:r w:rsidRPr="00412A1F">
              <w:rPr>
                <w:rFonts w:eastAsia="Aptos" w:cs="Aptos"/>
                <w:b/>
                <w:sz w:val="20"/>
                <w:szCs w:val="20"/>
              </w:rPr>
              <w:t>Capacidad</w:t>
            </w:r>
          </w:p>
        </w:tc>
      </w:tr>
      <w:tr w:rsidR="004B0C30" w:rsidRPr="00822589" w14:paraId="5D38F0A4" w14:textId="77777777" w:rsidTr="006C7E6A">
        <w:trPr>
          <w:trHeight w:val="283"/>
          <w:jc w:val="right"/>
        </w:trPr>
        <w:tc>
          <w:tcPr>
            <w:tcW w:w="2993"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EB93542" w14:textId="75B33227" w:rsidR="5ED7FF9C" w:rsidRPr="00412A1F" w:rsidRDefault="009C0B53" w:rsidP="5ED7FF9C">
            <w:pPr>
              <w:spacing w:after="0"/>
              <w:rPr>
                <w:rFonts w:eastAsia="Aptos" w:cs="Aptos"/>
                <w:sz w:val="20"/>
                <w:szCs w:val="20"/>
              </w:rPr>
            </w:pPr>
            <w:r w:rsidRPr="00412A1F">
              <w:rPr>
                <w:rFonts w:eastAsia="Aptos" w:cs="Aptos"/>
                <w:sz w:val="20"/>
                <w:szCs w:val="20"/>
              </w:rPr>
              <w:t>Búsqueda de conceptos OMOP</w:t>
            </w:r>
          </w:p>
        </w:tc>
        <w:tc>
          <w:tcPr>
            <w:tcW w:w="532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E1EF33F" w14:textId="16398455" w:rsidR="5ED7FF9C" w:rsidRPr="00376D39" w:rsidRDefault="009C0B53" w:rsidP="5ED7FF9C">
            <w:pPr>
              <w:spacing w:after="0"/>
              <w:rPr>
                <w:rFonts w:eastAsia="Aptos" w:cs="Aptos"/>
                <w:sz w:val="20"/>
                <w:szCs w:val="20"/>
                <w:lang w:val="es-ES"/>
              </w:rPr>
            </w:pPr>
            <w:r w:rsidRPr="00376D39">
              <w:rPr>
                <w:rFonts w:eastAsia="Aptos" w:cs="Aptos"/>
                <w:sz w:val="20"/>
                <w:szCs w:val="20"/>
                <w:lang w:val="es-ES"/>
              </w:rPr>
              <w:t>Consulta al servidor terminológico para validar y expandir conceptos</w:t>
            </w:r>
          </w:p>
        </w:tc>
      </w:tr>
      <w:tr w:rsidR="004B0C30" w:rsidRPr="00822589" w14:paraId="24F7CB88" w14:textId="77777777" w:rsidTr="006C7E6A">
        <w:trPr>
          <w:trHeight w:val="283"/>
          <w:jc w:val="right"/>
        </w:trPr>
        <w:tc>
          <w:tcPr>
            <w:tcW w:w="299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8CE307E" w14:textId="68C04A06" w:rsidR="5ED7FF9C" w:rsidRPr="00412A1F" w:rsidRDefault="009C0B53" w:rsidP="5ED7FF9C">
            <w:pPr>
              <w:spacing w:after="0"/>
              <w:rPr>
                <w:rFonts w:eastAsia="Aptos" w:cs="Aptos"/>
                <w:sz w:val="20"/>
                <w:szCs w:val="20"/>
              </w:rPr>
            </w:pPr>
            <w:r w:rsidRPr="00412A1F">
              <w:rPr>
                <w:rFonts w:eastAsia="Aptos" w:cs="Aptos"/>
                <w:sz w:val="20"/>
                <w:szCs w:val="20"/>
              </w:rPr>
              <w:t>Lectura de metadatos curados</w:t>
            </w:r>
          </w:p>
        </w:tc>
        <w:tc>
          <w:tcPr>
            <w:tcW w:w="532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D7F3B43" w14:textId="2678A99E" w:rsidR="5ED7FF9C" w:rsidRPr="00376D39" w:rsidRDefault="009C0B53" w:rsidP="5ED7FF9C">
            <w:pPr>
              <w:spacing w:after="0"/>
              <w:rPr>
                <w:rFonts w:eastAsia="Aptos" w:cs="Aptos"/>
                <w:sz w:val="20"/>
                <w:szCs w:val="20"/>
                <w:lang w:val="es-ES"/>
              </w:rPr>
            </w:pPr>
            <w:r w:rsidRPr="00376D39">
              <w:rPr>
                <w:rFonts w:eastAsia="Aptos" w:cs="Aptos"/>
                <w:sz w:val="20"/>
                <w:szCs w:val="20"/>
                <w:lang w:val="es-ES"/>
              </w:rPr>
              <w:t>Contexto de data partners, datasets y estudios disponibles</w:t>
            </w:r>
          </w:p>
        </w:tc>
      </w:tr>
      <w:tr w:rsidR="004B0C30" w:rsidRPr="00266C86" w14:paraId="1D51DC37" w14:textId="77777777" w:rsidTr="006C7E6A">
        <w:trPr>
          <w:trHeight w:val="283"/>
          <w:jc w:val="right"/>
        </w:trPr>
        <w:tc>
          <w:tcPr>
            <w:tcW w:w="2993"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9A92FBF" w14:textId="6BF57DC0"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Creación / validación de Circe JSON</w:t>
            </w:r>
          </w:p>
        </w:tc>
        <w:tc>
          <w:tcPr>
            <w:tcW w:w="532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5E2FF76" w14:textId="1274948B"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Genera y valida definición de cohorte</w:t>
            </w:r>
          </w:p>
        </w:tc>
      </w:tr>
      <w:tr w:rsidR="004B0C30" w:rsidRPr="00266C86" w14:paraId="6DB1F28F" w14:textId="77777777" w:rsidTr="006C7E6A">
        <w:trPr>
          <w:trHeight w:val="283"/>
          <w:jc w:val="right"/>
        </w:trPr>
        <w:tc>
          <w:tcPr>
            <w:tcW w:w="299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70183FC" w14:textId="4C9F66AD" w:rsidR="5ED7FF9C" w:rsidRPr="00412A1F" w:rsidRDefault="009C0B53" w:rsidP="5ED7FF9C">
            <w:pPr>
              <w:spacing w:after="0"/>
              <w:rPr>
                <w:rFonts w:eastAsia="Aptos" w:cs="Aptos"/>
                <w:sz w:val="20"/>
                <w:szCs w:val="20"/>
              </w:rPr>
            </w:pPr>
            <w:r w:rsidRPr="00412A1F">
              <w:rPr>
                <w:rFonts w:eastAsia="Aptos" w:cs="Aptos"/>
                <w:sz w:val="20"/>
                <w:szCs w:val="20"/>
              </w:rPr>
              <w:t>Estimación de feasibility / conteo</w:t>
            </w:r>
          </w:p>
        </w:tc>
        <w:tc>
          <w:tcPr>
            <w:tcW w:w="532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08577BF" w14:textId="0784C309"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Consulta a BigQuery con límite de bytes y sin dato paciente-nivel</w:t>
            </w:r>
          </w:p>
        </w:tc>
      </w:tr>
      <w:tr w:rsidR="004B0C30" w:rsidRPr="00266C86" w14:paraId="6CBBC2A4" w14:textId="77777777" w:rsidTr="006C7E6A">
        <w:trPr>
          <w:trHeight w:val="283"/>
          <w:jc w:val="right"/>
        </w:trPr>
        <w:tc>
          <w:tcPr>
            <w:tcW w:w="2993"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6939D74" w14:textId="6C1356E1" w:rsidR="5ED7FF9C" w:rsidRPr="00412A1F" w:rsidRDefault="009C0B53" w:rsidP="5ED7FF9C">
            <w:pPr>
              <w:spacing w:after="0"/>
              <w:rPr>
                <w:rFonts w:eastAsia="Aptos" w:cs="Aptos"/>
                <w:sz w:val="20"/>
                <w:szCs w:val="20"/>
              </w:rPr>
            </w:pPr>
            <w:r w:rsidRPr="00412A1F">
              <w:rPr>
                <w:rFonts w:eastAsia="Aptos" w:cs="Aptos"/>
                <w:sz w:val="20"/>
                <w:szCs w:val="20"/>
              </w:rPr>
              <w:t>Selección de método analítico</w:t>
            </w:r>
          </w:p>
        </w:tc>
        <w:tc>
          <w:tcPr>
            <w:tcW w:w="532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6E6BC86" w14:textId="4C626958"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Escoge entre métodos aprobados en el catálogo del portal</w:t>
            </w:r>
          </w:p>
        </w:tc>
      </w:tr>
      <w:tr w:rsidR="004B0C30" w:rsidRPr="00266C86" w14:paraId="35786749" w14:textId="77777777" w:rsidTr="006C7E6A">
        <w:trPr>
          <w:trHeight w:val="283"/>
          <w:jc w:val="right"/>
        </w:trPr>
        <w:tc>
          <w:tcPr>
            <w:tcW w:w="299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43758A6" w14:textId="2A49DC8C" w:rsidR="5ED7FF9C" w:rsidRPr="00412A1F" w:rsidRDefault="009C0B53" w:rsidP="5ED7FF9C">
            <w:pPr>
              <w:spacing w:after="0"/>
              <w:rPr>
                <w:rFonts w:eastAsia="Aptos" w:cs="Aptos"/>
                <w:sz w:val="20"/>
                <w:szCs w:val="20"/>
              </w:rPr>
            </w:pPr>
            <w:r w:rsidRPr="00412A1F">
              <w:rPr>
                <w:rFonts w:eastAsia="Aptos" w:cs="Aptos"/>
                <w:sz w:val="20"/>
                <w:szCs w:val="20"/>
              </w:rPr>
              <w:t>Explicación de resultados aprobados</w:t>
            </w:r>
          </w:p>
        </w:tc>
        <w:tc>
          <w:tcPr>
            <w:tcW w:w="532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1BA59B6" w14:textId="5297BE19"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Interpreta outputs ya liberados por el gate</w:t>
            </w:r>
          </w:p>
        </w:tc>
      </w:tr>
    </w:tbl>
    <w:p w14:paraId="59C00A3A" w14:textId="6DA02838" w:rsidR="14B0A350" w:rsidRDefault="009C0B53" w:rsidP="0053319B">
      <w:pPr>
        <w:pStyle w:val="Ttulo3"/>
        <w:rPr>
          <w:rFonts w:ascii="Aptos" w:hAnsi="Aptos"/>
          <w:sz w:val="20"/>
          <w:szCs w:val="20"/>
          <w:lang w:val="es-CO"/>
        </w:rPr>
      </w:pPr>
      <w:bookmarkStart w:id="290" w:name="_Toc238483093"/>
      <w:bookmarkStart w:id="291" w:name="_Toc238570968"/>
      <w:bookmarkStart w:id="292" w:name="_Toc238651544"/>
      <w:bookmarkStart w:id="293" w:name="_Toc240576087"/>
      <w:r w:rsidRPr="0053319B">
        <w:rPr>
          <w:rFonts w:ascii="Aptos" w:hAnsi="Aptos"/>
          <w:sz w:val="20"/>
          <w:szCs w:val="20"/>
          <w:lang w:val="es-CO"/>
        </w:rPr>
        <w:t>Modelo de Datos Federado</w:t>
      </w:r>
      <w:bookmarkEnd w:id="290"/>
      <w:bookmarkEnd w:id="291"/>
      <w:bookmarkEnd w:id="292"/>
      <w:bookmarkEnd w:id="293"/>
    </w:p>
    <w:p w14:paraId="529FBD72" w14:textId="77777777" w:rsidR="006C7E6A" w:rsidRPr="006C7E6A" w:rsidRDefault="006C7E6A" w:rsidP="006C7E6A">
      <w:pPr>
        <w:rPr>
          <w:lang w:val="es-CO"/>
        </w:rPr>
      </w:pPr>
    </w:p>
    <w:p w14:paraId="0A980465" w14:textId="376DFB95" w:rsidR="003167F3" w:rsidRPr="00412A1F" w:rsidRDefault="009C0B53" w:rsidP="00AB2F00">
      <w:pPr>
        <w:spacing w:before="192" w:after="192"/>
        <w:ind w:left="720"/>
        <w:rPr>
          <w:rFonts w:eastAsia="Aptos" w:cs="Aptos"/>
          <w:color w:val="333333"/>
          <w:sz w:val="20"/>
          <w:szCs w:val="20"/>
          <w:lang w:val="es-CO"/>
        </w:rPr>
      </w:pPr>
      <w:r w:rsidRPr="00412A1F">
        <w:rPr>
          <w:rFonts w:eastAsia="Aptos" w:cs="Aptos"/>
          <w:color w:val="333333"/>
          <w:sz w:val="20"/>
          <w:szCs w:val="20"/>
          <w:lang w:val="es-CO"/>
        </w:rPr>
        <w:t xml:space="preserve">Arquitectura que federa modelos OMOP de los data partners </w:t>
      </w:r>
      <w:r w:rsidRPr="00412A1F">
        <w:rPr>
          <w:rFonts w:eastAsia="Aptos" w:cs="Aptos"/>
          <w:b/>
          <w:color w:val="333333"/>
          <w:sz w:val="20"/>
          <w:szCs w:val="20"/>
          <w:lang w:val="es-CO"/>
        </w:rPr>
        <w:t>sin centralizar el dato clínico crudo</w:t>
      </w:r>
      <w:r w:rsidRPr="00412A1F">
        <w:rPr>
          <w:rFonts w:eastAsia="Aptos" w:cs="Aptos"/>
          <w:color w:val="333333"/>
          <w:sz w:val="20"/>
          <w:szCs w:val="20"/>
          <w:lang w:val="es-CO"/>
        </w:rPr>
        <w:t>.</w:t>
      </w:r>
    </w:p>
    <w:p w14:paraId="3819DF23" w14:textId="77777777" w:rsidR="006C7E6A" w:rsidRPr="00412A1F" w:rsidRDefault="006C7E6A" w:rsidP="00AB2F00">
      <w:pPr>
        <w:spacing w:before="192" w:after="192"/>
        <w:ind w:left="720"/>
        <w:rPr>
          <w:rFonts w:eastAsia="Aptos" w:cs="Aptos"/>
          <w:color w:val="333333"/>
          <w:sz w:val="20"/>
          <w:szCs w:val="20"/>
          <w:lang w:val="es-CO"/>
        </w:rPr>
      </w:pPr>
    </w:p>
    <w:p w14:paraId="2FD968C8" w14:textId="38A2F48F" w:rsidR="14B0A350" w:rsidRPr="00412A1F" w:rsidRDefault="009C0B53" w:rsidP="00AB2F00">
      <w:pPr>
        <w:ind w:left="720"/>
        <w:rPr>
          <w:rFonts w:eastAsia="Aptos" w:cs="Aptos"/>
          <w:b/>
          <w:color w:val="333333"/>
          <w:sz w:val="20"/>
          <w:szCs w:val="20"/>
          <w:lang w:val="es-CO"/>
        </w:rPr>
      </w:pPr>
      <w:r w:rsidRPr="00412A1F">
        <w:rPr>
          <w:rFonts w:eastAsia="Aptos" w:cs="Aptos"/>
          <w:b/>
          <w:sz w:val="20"/>
          <w:szCs w:val="20"/>
          <w:lang w:val="es-CO"/>
        </w:rPr>
        <w:t>Estándar de datos</w:t>
      </w:r>
    </w:p>
    <w:tbl>
      <w:tblPr>
        <w:tblW w:w="0" w:type="auto"/>
        <w:jc w:val="right"/>
        <w:tblLook w:val="06A0" w:firstRow="1" w:lastRow="0" w:firstColumn="1" w:lastColumn="0" w:noHBand="1" w:noVBand="1"/>
      </w:tblPr>
      <w:tblGrid>
        <w:gridCol w:w="1731"/>
        <w:gridCol w:w="2492"/>
        <w:gridCol w:w="4132"/>
      </w:tblGrid>
      <w:tr w:rsidR="004B0C30" w14:paraId="1B331328" w14:textId="77777777" w:rsidTr="006C7E6A">
        <w:trPr>
          <w:trHeight w:val="312"/>
          <w:jc w:val="right"/>
        </w:trPr>
        <w:tc>
          <w:tcPr>
            <w:tcW w:w="1731"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5267B9B1" w14:textId="713BCA13" w:rsidR="5ED7FF9C" w:rsidRPr="00412A1F" w:rsidRDefault="009C0B53" w:rsidP="006C7E6A">
            <w:pPr>
              <w:spacing w:after="0"/>
              <w:jc w:val="right"/>
              <w:rPr>
                <w:rFonts w:eastAsia="Aptos" w:cs="Aptos"/>
                <w:b/>
                <w:sz w:val="20"/>
                <w:szCs w:val="20"/>
              </w:rPr>
            </w:pPr>
            <w:r w:rsidRPr="00412A1F">
              <w:rPr>
                <w:rFonts w:eastAsia="Aptos" w:cs="Aptos"/>
                <w:b/>
                <w:sz w:val="20"/>
                <w:szCs w:val="20"/>
              </w:rPr>
              <w:t>Componente</w:t>
            </w:r>
          </w:p>
        </w:tc>
        <w:tc>
          <w:tcPr>
            <w:tcW w:w="2492"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7B274449" w14:textId="538129C1" w:rsidR="5ED7FF9C" w:rsidRPr="00412A1F" w:rsidRDefault="009C0B53" w:rsidP="5ED7FF9C">
            <w:pPr>
              <w:spacing w:after="0"/>
              <w:jc w:val="center"/>
              <w:rPr>
                <w:rFonts w:eastAsia="Aptos" w:cs="Aptos"/>
                <w:b/>
                <w:sz w:val="20"/>
                <w:szCs w:val="20"/>
              </w:rPr>
            </w:pPr>
            <w:r w:rsidRPr="00412A1F">
              <w:rPr>
                <w:rFonts w:eastAsia="Aptos" w:cs="Aptos"/>
                <w:b/>
                <w:sz w:val="20"/>
                <w:szCs w:val="20"/>
              </w:rPr>
              <w:t>Servicio / Tecnología</w:t>
            </w:r>
          </w:p>
        </w:tc>
        <w:tc>
          <w:tcPr>
            <w:tcW w:w="4132"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7398155D" w14:textId="5FCE652C" w:rsidR="5ED7FF9C" w:rsidRPr="00412A1F" w:rsidRDefault="009C0B53" w:rsidP="5ED7FF9C">
            <w:pPr>
              <w:spacing w:after="0"/>
              <w:jc w:val="center"/>
              <w:rPr>
                <w:rFonts w:eastAsia="Aptos" w:cs="Aptos"/>
                <w:b/>
                <w:sz w:val="20"/>
                <w:szCs w:val="20"/>
              </w:rPr>
            </w:pPr>
            <w:r w:rsidRPr="00412A1F">
              <w:rPr>
                <w:rFonts w:eastAsia="Aptos" w:cs="Aptos"/>
                <w:b/>
                <w:sz w:val="20"/>
                <w:szCs w:val="20"/>
              </w:rPr>
              <w:t>Capacidad</w:t>
            </w:r>
          </w:p>
        </w:tc>
      </w:tr>
      <w:tr w:rsidR="004B0C30" w:rsidRPr="00266C86" w14:paraId="1C1CD1AC" w14:textId="77777777" w:rsidTr="006C7E6A">
        <w:trPr>
          <w:trHeight w:val="312"/>
          <w:jc w:val="right"/>
        </w:trPr>
        <w:tc>
          <w:tcPr>
            <w:tcW w:w="173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09BBCBF" w14:textId="709564BD" w:rsidR="5ED7FF9C" w:rsidRPr="00412A1F" w:rsidRDefault="009C0B53" w:rsidP="5ED7FF9C">
            <w:pPr>
              <w:spacing w:after="0"/>
              <w:rPr>
                <w:rFonts w:eastAsia="Aptos" w:cs="Aptos"/>
                <w:sz w:val="20"/>
                <w:szCs w:val="20"/>
                <w:lang w:val="it-IT"/>
              </w:rPr>
            </w:pPr>
            <w:r w:rsidRPr="00412A1F">
              <w:rPr>
                <w:rFonts w:eastAsia="Aptos" w:cs="Aptos"/>
                <w:sz w:val="20"/>
                <w:szCs w:val="20"/>
                <w:lang w:val="it-IT"/>
              </w:rPr>
              <w:t>Modelo OMOP CDM del partner</w:t>
            </w:r>
          </w:p>
        </w:tc>
        <w:tc>
          <w:tcPr>
            <w:tcW w:w="2492"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2F0D937" w14:textId="431B419F"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BigQuery OMOP CDM (en el proyecto del partner)</w:t>
            </w:r>
          </w:p>
        </w:tc>
        <w:tc>
          <w:tcPr>
            <w:tcW w:w="4132"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81754E9" w14:textId="351FE8CF"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Repositorio de datos clínicos bajo control exclusivo del data partner; AlejandrIA define el contrato de interfaz</w:t>
            </w:r>
          </w:p>
        </w:tc>
      </w:tr>
      <w:tr w:rsidR="004B0C30" w:rsidRPr="00266C86" w14:paraId="251AD67F" w14:textId="77777777" w:rsidTr="006C7E6A">
        <w:trPr>
          <w:trHeight w:val="312"/>
          <w:jc w:val="right"/>
        </w:trPr>
        <w:tc>
          <w:tcPr>
            <w:tcW w:w="1731"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F909430" w14:textId="5FE983C7" w:rsidR="5ED7FF9C" w:rsidRPr="00412A1F" w:rsidRDefault="009C0B53" w:rsidP="5ED7FF9C">
            <w:pPr>
              <w:spacing w:after="0"/>
              <w:rPr>
                <w:rFonts w:eastAsia="Aptos" w:cs="Aptos"/>
                <w:sz w:val="20"/>
                <w:szCs w:val="20"/>
              </w:rPr>
            </w:pPr>
            <w:r w:rsidRPr="00412A1F">
              <w:rPr>
                <w:rFonts w:eastAsia="Aptos" w:cs="Aptos"/>
                <w:sz w:val="20"/>
                <w:szCs w:val="20"/>
              </w:rPr>
              <w:t>Vocabularios clínicos</w:t>
            </w:r>
          </w:p>
        </w:tc>
        <w:tc>
          <w:tcPr>
            <w:tcW w:w="2492"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33CCBD8" w14:textId="138B9B8A" w:rsidR="5ED7FF9C" w:rsidRPr="00412A1F" w:rsidRDefault="009C0B53" w:rsidP="5ED7FF9C">
            <w:pPr>
              <w:spacing w:after="0"/>
              <w:rPr>
                <w:rFonts w:eastAsia="Aptos" w:cs="Aptos"/>
                <w:sz w:val="20"/>
                <w:szCs w:val="20"/>
              </w:rPr>
            </w:pPr>
            <w:r w:rsidRPr="00412A1F">
              <w:rPr>
                <w:rFonts w:eastAsia="Aptos" w:cs="Aptos"/>
                <w:sz w:val="20"/>
                <w:szCs w:val="20"/>
              </w:rPr>
              <w:t>SNOMED CT · LOINC · ICD · RxNorm · vocabularios OMOP</w:t>
            </w:r>
          </w:p>
        </w:tc>
        <w:tc>
          <w:tcPr>
            <w:tcW w:w="4132"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B3C08F5" w14:textId="3D82AEB7"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Terminología estándar usada en joins analíticos y validación de conceptos</w:t>
            </w:r>
          </w:p>
        </w:tc>
      </w:tr>
    </w:tbl>
    <w:p w14:paraId="65DE4D1F" w14:textId="6DFE9CDB" w:rsidR="66D07833" w:rsidRDefault="66D07833" w:rsidP="00AB2F00">
      <w:pPr>
        <w:ind w:left="720"/>
        <w:rPr>
          <w:rFonts w:eastAsia="Aptos" w:cs="Aptos"/>
          <w:b/>
          <w:bCs/>
          <w:sz w:val="20"/>
          <w:szCs w:val="20"/>
          <w:lang w:val="es-CO"/>
        </w:rPr>
      </w:pPr>
    </w:p>
    <w:p w14:paraId="491E76E1" w14:textId="77777777" w:rsidR="00D4660A" w:rsidRDefault="00D4660A" w:rsidP="00AB2F00">
      <w:pPr>
        <w:ind w:left="720"/>
        <w:rPr>
          <w:rFonts w:eastAsia="Aptos" w:cs="Aptos"/>
          <w:b/>
          <w:bCs/>
          <w:sz w:val="20"/>
          <w:szCs w:val="20"/>
          <w:lang w:val="es-CO"/>
        </w:rPr>
      </w:pPr>
    </w:p>
    <w:p w14:paraId="53885EDA" w14:textId="77777777" w:rsidR="00D4660A" w:rsidRDefault="00D4660A" w:rsidP="00AB2F00">
      <w:pPr>
        <w:ind w:left="720"/>
        <w:rPr>
          <w:rFonts w:eastAsia="Aptos" w:cs="Aptos"/>
          <w:b/>
          <w:bCs/>
          <w:sz w:val="20"/>
          <w:szCs w:val="20"/>
          <w:lang w:val="es-CO"/>
        </w:rPr>
      </w:pPr>
    </w:p>
    <w:p w14:paraId="2387F607" w14:textId="77777777" w:rsidR="00D4660A" w:rsidRPr="00412A1F" w:rsidRDefault="00D4660A" w:rsidP="00AB2F00">
      <w:pPr>
        <w:ind w:left="720"/>
        <w:rPr>
          <w:rFonts w:eastAsia="Aptos" w:cs="Aptos"/>
          <w:b/>
          <w:bCs/>
          <w:sz w:val="20"/>
          <w:szCs w:val="20"/>
          <w:lang w:val="es-CO"/>
        </w:rPr>
      </w:pPr>
    </w:p>
    <w:p w14:paraId="2BEACD20" w14:textId="74ED7661" w:rsidR="14B0A350" w:rsidRPr="00412A1F" w:rsidRDefault="009C0B53" w:rsidP="00AB2F00">
      <w:pPr>
        <w:ind w:left="720"/>
        <w:rPr>
          <w:rFonts w:eastAsia="Aptos" w:cs="Aptos"/>
          <w:b/>
          <w:color w:val="333333"/>
          <w:sz w:val="20"/>
          <w:szCs w:val="20"/>
          <w:lang w:val="es-CO"/>
        </w:rPr>
      </w:pPr>
      <w:r w:rsidRPr="00412A1F">
        <w:rPr>
          <w:rFonts w:eastAsia="Aptos" w:cs="Aptos"/>
          <w:b/>
          <w:sz w:val="20"/>
          <w:szCs w:val="20"/>
          <w:lang w:val="es-CO"/>
        </w:rPr>
        <w:lastRenderedPageBreak/>
        <w:t>Compartición y federación</w:t>
      </w:r>
    </w:p>
    <w:tbl>
      <w:tblPr>
        <w:tblW w:w="8433" w:type="dxa"/>
        <w:jc w:val="right"/>
        <w:tblLook w:val="06A0" w:firstRow="1" w:lastRow="0" w:firstColumn="1" w:lastColumn="0" w:noHBand="1" w:noVBand="1"/>
      </w:tblPr>
      <w:tblGrid>
        <w:gridCol w:w="1585"/>
        <w:gridCol w:w="2451"/>
        <w:gridCol w:w="4397"/>
      </w:tblGrid>
      <w:tr w:rsidR="004B0C30" w14:paraId="27BDFF4F" w14:textId="77777777" w:rsidTr="006C7E6A">
        <w:trPr>
          <w:trHeight w:val="292"/>
          <w:jc w:val="right"/>
        </w:trPr>
        <w:tc>
          <w:tcPr>
            <w:tcW w:w="1585"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322AC00A" w14:textId="6F5C313F" w:rsidR="5ED7FF9C" w:rsidRPr="00412A1F" w:rsidRDefault="009C0B53" w:rsidP="006C7E6A">
            <w:pPr>
              <w:spacing w:after="0"/>
              <w:rPr>
                <w:rFonts w:eastAsia="Aptos" w:cs="Aptos"/>
                <w:b/>
                <w:sz w:val="20"/>
                <w:szCs w:val="20"/>
              </w:rPr>
            </w:pPr>
            <w:r w:rsidRPr="00412A1F">
              <w:rPr>
                <w:rFonts w:eastAsia="Aptos" w:cs="Aptos"/>
                <w:b/>
                <w:sz w:val="20"/>
                <w:szCs w:val="20"/>
              </w:rPr>
              <w:t>Componente</w:t>
            </w:r>
          </w:p>
        </w:tc>
        <w:tc>
          <w:tcPr>
            <w:tcW w:w="2331"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55DC7F11" w14:textId="43B7185E" w:rsidR="5ED7FF9C" w:rsidRPr="00412A1F" w:rsidRDefault="009C0B53" w:rsidP="5ED7FF9C">
            <w:pPr>
              <w:spacing w:after="0"/>
              <w:jc w:val="center"/>
              <w:rPr>
                <w:rFonts w:eastAsia="Aptos" w:cs="Aptos"/>
                <w:b/>
                <w:sz w:val="20"/>
                <w:szCs w:val="20"/>
              </w:rPr>
            </w:pPr>
            <w:r w:rsidRPr="00412A1F">
              <w:rPr>
                <w:rFonts w:eastAsia="Aptos" w:cs="Aptos"/>
                <w:b/>
                <w:sz w:val="20"/>
                <w:szCs w:val="20"/>
              </w:rPr>
              <w:t>Servicio / Tecnología</w:t>
            </w:r>
          </w:p>
        </w:tc>
        <w:tc>
          <w:tcPr>
            <w:tcW w:w="4517"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12145DEB" w14:textId="41DFF3F0" w:rsidR="5ED7FF9C" w:rsidRPr="00412A1F" w:rsidRDefault="009C0B53" w:rsidP="5ED7FF9C">
            <w:pPr>
              <w:spacing w:after="0"/>
              <w:jc w:val="center"/>
              <w:rPr>
                <w:rFonts w:eastAsia="Aptos" w:cs="Aptos"/>
                <w:b/>
                <w:sz w:val="20"/>
                <w:szCs w:val="20"/>
              </w:rPr>
            </w:pPr>
            <w:r w:rsidRPr="00412A1F">
              <w:rPr>
                <w:rFonts w:eastAsia="Aptos" w:cs="Aptos"/>
                <w:b/>
                <w:sz w:val="20"/>
                <w:szCs w:val="20"/>
              </w:rPr>
              <w:t>Capacidad</w:t>
            </w:r>
          </w:p>
        </w:tc>
      </w:tr>
      <w:tr w:rsidR="004B0C30" w:rsidRPr="00822589" w14:paraId="63564C1C" w14:textId="77777777" w:rsidTr="006C7E6A">
        <w:trPr>
          <w:trHeight w:val="292"/>
          <w:jc w:val="right"/>
        </w:trPr>
        <w:tc>
          <w:tcPr>
            <w:tcW w:w="158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39E10DC" w14:textId="79EA381A" w:rsidR="5ED7FF9C" w:rsidRPr="00412A1F" w:rsidRDefault="009C0B53" w:rsidP="5ED7FF9C">
            <w:pPr>
              <w:spacing w:after="0"/>
              <w:rPr>
                <w:rFonts w:eastAsia="Aptos" w:cs="Aptos"/>
                <w:sz w:val="20"/>
                <w:szCs w:val="20"/>
              </w:rPr>
            </w:pPr>
            <w:r w:rsidRPr="00412A1F">
              <w:rPr>
                <w:rFonts w:eastAsia="Aptos" w:cs="Aptos"/>
                <w:sz w:val="20"/>
                <w:szCs w:val="20"/>
              </w:rPr>
              <w:t>Compartición zero-copy</w:t>
            </w:r>
          </w:p>
        </w:tc>
        <w:tc>
          <w:tcPr>
            <w:tcW w:w="233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3DFD2DF" w14:textId="788E4D7B" w:rsidR="5ED7FF9C" w:rsidRPr="00412A1F" w:rsidRDefault="009C0B53" w:rsidP="5ED7FF9C">
            <w:pPr>
              <w:spacing w:after="0"/>
              <w:rPr>
                <w:rFonts w:eastAsia="Aptos" w:cs="Aptos"/>
                <w:sz w:val="20"/>
                <w:szCs w:val="20"/>
              </w:rPr>
            </w:pPr>
            <w:r w:rsidRPr="00412A1F">
              <w:rPr>
                <w:rFonts w:eastAsia="Aptos" w:cs="Aptos"/>
                <w:sz w:val="20"/>
                <w:szCs w:val="20"/>
              </w:rPr>
              <w:t>BigQuery Sharing / Analytics Hub + linked dataset</w:t>
            </w:r>
          </w:p>
        </w:tc>
        <w:tc>
          <w:tcPr>
            <w:tcW w:w="451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32020E4" w14:textId="7BB1047A" w:rsidR="5ED7FF9C" w:rsidRPr="00376D39" w:rsidRDefault="009C0B53" w:rsidP="5ED7FF9C">
            <w:pPr>
              <w:spacing w:after="0"/>
              <w:rPr>
                <w:rFonts w:eastAsia="Aptos" w:cs="Aptos"/>
                <w:sz w:val="20"/>
                <w:szCs w:val="20"/>
                <w:lang w:val="es-ES"/>
              </w:rPr>
            </w:pPr>
            <w:r w:rsidRPr="00376D39">
              <w:rPr>
                <w:rFonts w:eastAsia="Aptos" w:cs="Aptos"/>
                <w:sz w:val="20"/>
                <w:szCs w:val="20"/>
                <w:lang w:val="es-ES"/>
              </w:rPr>
              <w:t>Acceso read-only al OMOP del partner sin copiar dato fuente; una service account por partner/estudio</w:t>
            </w:r>
          </w:p>
        </w:tc>
      </w:tr>
      <w:tr w:rsidR="004B0C30" w:rsidRPr="00266C86" w14:paraId="62ECC6AD" w14:textId="77777777" w:rsidTr="006C7E6A">
        <w:trPr>
          <w:trHeight w:val="292"/>
          <w:jc w:val="right"/>
        </w:trPr>
        <w:tc>
          <w:tcPr>
            <w:tcW w:w="158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4CB9879" w14:textId="53150C3B" w:rsidR="5ED7FF9C" w:rsidRPr="00412A1F" w:rsidRDefault="009C0B53" w:rsidP="5ED7FF9C">
            <w:pPr>
              <w:spacing w:after="0"/>
              <w:rPr>
                <w:rFonts w:eastAsia="Aptos" w:cs="Aptos"/>
                <w:sz w:val="20"/>
                <w:szCs w:val="20"/>
              </w:rPr>
            </w:pPr>
            <w:r w:rsidRPr="00412A1F">
              <w:rPr>
                <w:rFonts w:eastAsia="Aptos" w:cs="Aptos"/>
                <w:sz w:val="20"/>
                <w:szCs w:val="20"/>
              </w:rPr>
              <w:t>Abstracción multi-cloud</w:t>
            </w:r>
          </w:p>
        </w:tc>
        <w:tc>
          <w:tcPr>
            <w:tcW w:w="2331"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388F342" w14:textId="13B7F3E0" w:rsidR="5ED7FF9C" w:rsidRPr="00412A1F" w:rsidRDefault="009C0B53" w:rsidP="5ED7FF9C">
            <w:pPr>
              <w:spacing w:after="0"/>
              <w:rPr>
                <w:rFonts w:eastAsia="Aptos" w:cs="Aptos"/>
                <w:sz w:val="20"/>
                <w:szCs w:val="20"/>
              </w:rPr>
            </w:pPr>
            <w:r w:rsidRPr="00412A1F">
              <w:rPr>
                <w:rFonts w:eastAsia="Aptos" w:cs="Aptos"/>
                <w:sz w:val="20"/>
                <w:szCs w:val="20"/>
              </w:rPr>
              <w:t>FederatedStudyAdapter (contrato de interfaz)</w:t>
            </w:r>
          </w:p>
        </w:tc>
        <w:tc>
          <w:tcPr>
            <w:tcW w:w="451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D669450" w14:textId="62EA12EA"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Desacopla el portal de la tecnología del partner; para partners fuera de GCP usa BigQuery Omni/BigLake, nodo de ejecución local o réplica autorizada según contrato</w:t>
            </w:r>
          </w:p>
        </w:tc>
      </w:tr>
    </w:tbl>
    <w:p w14:paraId="782CC168" w14:textId="77777777" w:rsidR="002551C1" w:rsidRPr="00412A1F" w:rsidRDefault="002551C1" w:rsidP="00AB2F00">
      <w:pPr>
        <w:ind w:left="720"/>
        <w:rPr>
          <w:rFonts w:eastAsia="Aptos" w:cs="Aptos"/>
          <w:b/>
          <w:sz w:val="20"/>
          <w:szCs w:val="20"/>
          <w:lang w:val="es-CO"/>
        </w:rPr>
      </w:pPr>
    </w:p>
    <w:p w14:paraId="0D62981E" w14:textId="29F49385" w:rsidR="14B0A350" w:rsidRPr="00412A1F" w:rsidRDefault="009C0B53" w:rsidP="00AB2F00">
      <w:pPr>
        <w:ind w:left="720"/>
        <w:rPr>
          <w:rFonts w:eastAsia="Aptos" w:cs="Aptos"/>
          <w:b/>
          <w:color w:val="333333"/>
          <w:sz w:val="20"/>
          <w:szCs w:val="20"/>
          <w:lang w:val="es-CO"/>
        </w:rPr>
      </w:pPr>
      <w:r w:rsidRPr="00412A1F">
        <w:rPr>
          <w:rFonts w:eastAsia="Aptos" w:cs="Aptos"/>
          <w:b/>
          <w:sz w:val="20"/>
          <w:szCs w:val="20"/>
          <w:lang w:val="es-CO"/>
        </w:rPr>
        <w:t>Colaboración con datos agregados</w:t>
      </w:r>
    </w:p>
    <w:tbl>
      <w:tblPr>
        <w:tblW w:w="8427" w:type="dxa"/>
        <w:jc w:val="right"/>
        <w:tblLook w:val="06A0" w:firstRow="1" w:lastRow="0" w:firstColumn="1" w:lastColumn="0" w:noHBand="1" w:noVBand="1"/>
      </w:tblPr>
      <w:tblGrid>
        <w:gridCol w:w="1808"/>
        <w:gridCol w:w="1736"/>
        <w:gridCol w:w="4883"/>
      </w:tblGrid>
      <w:tr w:rsidR="004B0C30" w14:paraId="74222017" w14:textId="77777777" w:rsidTr="008E3911">
        <w:trPr>
          <w:trHeight w:val="380"/>
          <w:jc w:val="right"/>
        </w:trPr>
        <w:tc>
          <w:tcPr>
            <w:tcW w:w="1808"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23F32E9F" w14:textId="6D9CE2C4" w:rsidR="5ED7FF9C" w:rsidRPr="00412A1F" w:rsidRDefault="009C0B53" w:rsidP="5ED7FF9C">
            <w:pPr>
              <w:spacing w:after="0"/>
              <w:jc w:val="center"/>
              <w:rPr>
                <w:rFonts w:eastAsia="Aptos" w:cs="Aptos"/>
                <w:b/>
                <w:sz w:val="20"/>
                <w:szCs w:val="20"/>
              </w:rPr>
            </w:pPr>
            <w:r w:rsidRPr="00412A1F">
              <w:rPr>
                <w:rFonts w:eastAsia="Aptos" w:cs="Aptos"/>
                <w:b/>
                <w:sz w:val="20"/>
                <w:szCs w:val="20"/>
              </w:rPr>
              <w:t>Componente</w:t>
            </w:r>
          </w:p>
        </w:tc>
        <w:tc>
          <w:tcPr>
            <w:tcW w:w="1736"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751A9A49" w14:textId="647C659B" w:rsidR="5ED7FF9C" w:rsidRPr="00412A1F" w:rsidRDefault="009C0B53" w:rsidP="5ED7FF9C">
            <w:pPr>
              <w:spacing w:after="0"/>
              <w:jc w:val="center"/>
              <w:rPr>
                <w:rFonts w:eastAsia="Aptos" w:cs="Aptos"/>
                <w:b/>
                <w:sz w:val="20"/>
                <w:szCs w:val="20"/>
              </w:rPr>
            </w:pPr>
            <w:r w:rsidRPr="00412A1F">
              <w:rPr>
                <w:rFonts w:eastAsia="Aptos" w:cs="Aptos"/>
                <w:b/>
                <w:sz w:val="20"/>
                <w:szCs w:val="20"/>
              </w:rPr>
              <w:t>Servicio / Tecnología</w:t>
            </w:r>
          </w:p>
        </w:tc>
        <w:tc>
          <w:tcPr>
            <w:tcW w:w="4883"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285B25CD" w14:textId="417B8D65" w:rsidR="5ED7FF9C" w:rsidRPr="00412A1F" w:rsidRDefault="009C0B53" w:rsidP="5ED7FF9C">
            <w:pPr>
              <w:spacing w:after="0"/>
              <w:jc w:val="center"/>
              <w:rPr>
                <w:rFonts w:eastAsia="Aptos" w:cs="Aptos"/>
                <w:b/>
                <w:sz w:val="20"/>
                <w:szCs w:val="20"/>
              </w:rPr>
            </w:pPr>
            <w:r w:rsidRPr="00412A1F">
              <w:rPr>
                <w:rFonts w:eastAsia="Aptos" w:cs="Aptos"/>
                <w:b/>
                <w:sz w:val="20"/>
                <w:szCs w:val="20"/>
              </w:rPr>
              <w:t>Capacidad</w:t>
            </w:r>
          </w:p>
        </w:tc>
      </w:tr>
      <w:tr w:rsidR="004B0C30" w:rsidRPr="00266C86" w14:paraId="07450F2D" w14:textId="77777777" w:rsidTr="008E3911">
        <w:trPr>
          <w:trHeight w:val="380"/>
          <w:jc w:val="right"/>
        </w:trPr>
        <w:tc>
          <w:tcPr>
            <w:tcW w:w="1808"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19E48BB0" w14:textId="3BD03533" w:rsidR="5ED7FF9C" w:rsidRPr="00412A1F" w:rsidRDefault="009C0B53" w:rsidP="5ED7FF9C">
            <w:pPr>
              <w:spacing w:after="0"/>
              <w:rPr>
                <w:rFonts w:eastAsia="Aptos" w:cs="Aptos"/>
                <w:sz w:val="20"/>
                <w:szCs w:val="20"/>
              </w:rPr>
            </w:pPr>
            <w:r w:rsidRPr="00412A1F">
              <w:rPr>
                <w:rFonts w:eastAsia="Aptos" w:cs="Aptos"/>
                <w:sz w:val="20"/>
                <w:szCs w:val="20"/>
              </w:rPr>
              <w:t>Colaboración agregada</w:t>
            </w:r>
          </w:p>
        </w:tc>
        <w:tc>
          <w:tcPr>
            <w:tcW w:w="173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0F01A08" w14:textId="3A3935A8" w:rsidR="5ED7FF9C" w:rsidRPr="00412A1F" w:rsidRDefault="009C0B53" w:rsidP="5ED7FF9C">
            <w:pPr>
              <w:spacing w:after="0"/>
              <w:rPr>
                <w:rFonts w:eastAsia="Aptos" w:cs="Aptos"/>
                <w:sz w:val="20"/>
                <w:szCs w:val="20"/>
              </w:rPr>
            </w:pPr>
            <w:r w:rsidRPr="00412A1F">
              <w:rPr>
                <w:rFonts w:eastAsia="Aptos" w:cs="Aptos"/>
                <w:sz w:val="20"/>
                <w:szCs w:val="20"/>
              </w:rPr>
              <w:t>BigQuery Data Clean Rooms</w:t>
            </w:r>
          </w:p>
        </w:tc>
        <w:tc>
          <w:tcPr>
            <w:tcW w:w="4883"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3F95C70" w14:textId="7F8A3FD6"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Feasibility, overlaps y análisis con reglas de privacidad diferencial; nunca dato paciente-nivel crudo</w:t>
            </w:r>
          </w:p>
        </w:tc>
      </w:tr>
    </w:tbl>
    <w:p w14:paraId="0B06C93D" w14:textId="1CC1E034" w:rsidR="086FCB03" w:rsidRPr="00412A1F" w:rsidRDefault="086FCB03" w:rsidP="00AB2F00">
      <w:pPr>
        <w:ind w:left="720"/>
        <w:rPr>
          <w:rFonts w:eastAsia="Aptos" w:cs="Aptos"/>
          <w:b/>
          <w:bCs/>
          <w:sz w:val="20"/>
          <w:szCs w:val="20"/>
          <w:lang w:val="es-CO"/>
        </w:rPr>
      </w:pPr>
    </w:p>
    <w:p w14:paraId="725245BC" w14:textId="00DFB422" w:rsidR="14B0A350" w:rsidRPr="00412A1F" w:rsidRDefault="009C0B53" w:rsidP="00AB2F00">
      <w:pPr>
        <w:ind w:left="720"/>
        <w:rPr>
          <w:rFonts w:eastAsia="Aptos" w:cs="Aptos"/>
          <w:b/>
          <w:color w:val="333333"/>
          <w:sz w:val="20"/>
          <w:szCs w:val="20"/>
          <w:lang w:val="es-CO"/>
        </w:rPr>
      </w:pPr>
      <w:r w:rsidRPr="00412A1F">
        <w:rPr>
          <w:rFonts w:eastAsia="Aptos" w:cs="Aptos"/>
          <w:b/>
          <w:sz w:val="20"/>
          <w:szCs w:val="20"/>
          <w:lang w:val="es-CO"/>
        </w:rPr>
        <w:t>Analítica paciente-nivel (enclave)</w:t>
      </w:r>
    </w:p>
    <w:tbl>
      <w:tblPr>
        <w:tblW w:w="8244" w:type="dxa"/>
        <w:jc w:val="right"/>
        <w:tblLook w:val="06A0" w:firstRow="1" w:lastRow="0" w:firstColumn="1" w:lastColumn="0" w:noHBand="1" w:noVBand="1"/>
      </w:tblPr>
      <w:tblGrid>
        <w:gridCol w:w="2303"/>
        <w:gridCol w:w="1827"/>
        <w:gridCol w:w="4114"/>
      </w:tblGrid>
      <w:tr w:rsidR="004B0C30" w14:paraId="0FE6039C" w14:textId="77777777" w:rsidTr="008E3911">
        <w:trPr>
          <w:trHeight w:val="302"/>
          <w:jc w:val="right"/>
        </w:trPr>
        <w:tc>
          <w:tcPr>
            <w:tcW w:w="2303"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448D47B5" w14:textId="70ED8E29" w:rsidR="5ED7FF9C" w:rsidRPr="00412A1F" w:rsidRDefault="009C0B53" w:rsidP="008E3911">
            <w:pPr>
              <w:spacing w:after="0"/>
              <w:jc w:val="center"/>
              <w:rPr>
                <w:rFonts w:eastAsia="Aptos" w:cs="Aptos"/>
                <w:b/>
                <w:sz w:val="20"/>
                <w:szCs w:val="20"/>
              </w:rPr>
            </w:pPr>
            <w:r w:rsidRPr="00412A1F">
              <w:rPr>
                <w:rFonts w:eastAsia="Aptos" w:cs="Aptos"/>
                <w:b/>
                <w:sz w:val="20"/>
                <w:szCs w:val="20"/>
              </w:rPr>
              <w:t>Componente</w:t>
            </w:r>
          </w:p>
        </w:tc>
        <w:tc>
          <w:tcPr>
            <w:tcW w:w="1827"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33453117" w14:textId="2FB85309" w:rsidR="5ED7FF9C" w:rsidRPr="00412A1F" w:rsidRDefault="009C0B53" w:rsidP="5ED7FF9C">
            <w:pPr>
              <w:spacing w:after="0"/>
              <w:jc w:val="center"/>
              <w:rPr>
                <w:rFonts w:eastAsia="Aptos" w:cs="Aptos"/>
                <w:b/>
                <w:sz w:val="20"/>
                <w:szCs w:val="20"/>
              </w:rPr>
            </w:pPr>
            <w:r w:rsidRPr="00412A1F">
              <w:rPr>
                <w:rFonts w:eastAsia="Aptos" w:cs="Aptos"/>
                <w:b/>
                <w:sz w:val="20"/>
                <w:szCs w:val="20"/>
              </w:rPr>
              <w:t>Servicio / Tecnología</w:t>
            </w:r>
          </w:p>
        </w:tc>
        <w:tc>
          <w:tcPr>
            <w:tcW w:w="4114" w:type="dxa"/>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tcPr>
          <w:p w14:paraId="23369198" w14:textId="43CDBF70" w:rsidR="5ED7FF9C" w:rsidRPr="00412A1F" w:rsidRDefault="009C0B53" w:rsidP="5ED7FF9C">
            <w:pPr>
              <w:spacing w:after="0"/>
              <w:jc w:val="center"/>
              <w:rPr>
                <w:rFonts w:eastAsia="Aptos" w:cs="Aptos"/>
                <w:b/>
                <w:sz w:val="20"/>
                <w:szCs w:val="20"/>
              </w:rPr>
            </w:pPr>
            <w:r w:rsidRPr="00412A1F">
              <w:rPr>
                <w:rFonts w:eastAsia="Aptos" w:cs="Aptos"/>
                <w:b/>
                <w:sz w:val="20"/>
                <w:szCs w:val="20"/>
              </w:rPr>
              <w:t>Capacidad</w:t>
            </w:r>
          </w:p>
        </w:tc>
      </w:tr>
      <w:tr w:rsidR="004B0C30" w:rsidRPr="00822589" w14:paraId="5DEC1598" w14:textId="77777777" w:rsidTr="008E3911">
        <w:trPr>
          <w:trHeight w:val="302"/>
          <w:jc w:val="right"/>
        </w:trPr>
        <w:tc>
          <w:tcPr>
            <w:tcW w:w="2303"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886F78F" w14:textId="7F9C97C6" w:rsidR="4F769022" w:rsidRDefault="4F769022" w:rsidP="4F769022">
            <w:pPr>
              <w:spacing w:after="0"/>
              <w:jc w:val="both"/>
              <w:rPr>
                <w:rFonts w:eastAsia="Aptos" w:cs="Aptos"/>
                <w:sz w:val="20"/>
                <w:szCs w:val="20"/>
              </w:rPr>
            </w:pPr>
            <w:r w:rsidRPr="4F769022">
              <w:rPr>
                <w:rFonts w:eastAsia="Aptos" w:cs="Aptos"/>
                <w:b/>
                <w:bCs/>
                <w:sz w:val="20"/>
                <w:szCs w:val="20"/>
              </w:rPr>
              <w:t>Opción 1:</w:t>
            </w:r>
            <w:r w:rsidRPr="4F769022">
              <w:rPr>
                <w:rFonts w:eastAsia="Aptos" w:cs="Aptos"/>
                <w:sz w:val="20"/>
                <w:szCs w:val="20"/>
              </w:rPr>
              <w:t>Workspace administrado*</w:t>
            </w:r>
          </w:p>
        </w:tc>
        <w:tc>
          <w:tcPr>
            <w:tcW w:w="182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AAA21A6" w14:textId="07E4823D" w:rsidR="4F769022" w:rsidRPr="4F769022" w:rsidRDefault="4F769022" w:rsidP="4F769022">
            <w:pPr>
              <w:spacing w:after="0"/>
              <w:jc w:val="both"/>
              <w:rPr>
                <w:rFonts w:eastAsia="Aptos" w:cs="Aptos"/>
                <w:sz w:val="20"/>
                <w:szCs w:val="20"/>
              </w:rPr>
            </w:pPr>
            <w:r w:rsidRPr="4F769022">
              <w:rPr>
                <w:rFonts w:eastAsia="Aptos" w:cs="Aptos"/>
                <w:sz w:val="20"/>
                <w:szCs w:val="20"/>
              </w:rPr>
              <w:t xml:space="preserve">Colab Enterprise (Gemini Enterprise Agent Platform) </w:t>
            </w:r>
          </w:p>
        </w:tc>
        <w:tc>
          <w:tcPr>
            <w:tcW w:w="411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7ACBA1E" w14:textId="5F99885D" w:rsidR="4F769022" w:rsidRPr="4F769022" w:rsidRDefault="4F769022" w:rsidP="4F769022">
            <w:pPr>
              <w:spacing w:after="0"/>
              <w:jc w:val="both"/>
              <w:rPr>
                <w:rFonts w:eastAsia="Aptos" w:cs="Aptos"/>
                <w:sz w:val="20"/>
                <w:szCs w:val="20"/>
                <w:lang w:val="es-CO"/>
              </w:rPr>
            </w:pPr>
            <w:r w:rsidRPr="4F769022">
              <w:rPr>
                <w:rFonts w:eastAsia="Aptos" w:cs="Aptos"/>
                <w:sz w:val="20"/>
                <w:szCs w:val="20"/>
                <w:lang w:val="es-CO"/>
              </w:rPr>
              <w:t>Notebooks para investigadores internos con IAM; runtime desde plantilla gobernada; escritura solo a cuarentena</w:t>
            </w:r>
          </w:p>
        </w:tc>
      </w:tr>
      <w:tr w:rsidR="004B0C30" w:rsidRPr="00822589" w14:paraId="3BCF8C5C" w14:textId="77777777" w:rsidTr="008E3911">
        <w:trPr>
          <w:trHeight w:val="302"/>
          <w:jc w:val="right"/>
        </w:trPr>
        <w:tc>
          <w:tcPr>
            <w:tcW w:w="230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F2B31E2" w14:textId="2091CFB3" w:rsidR="4F769022" w:rsidRDefault="4F769022" w:rsidP="4F769022">
            <w:pPr>
              <w:spacing w:after="0"/>
              <w:jc w:val="both"/>
              <w:rPr>
                <w:rFonts w:eastAsia="Aptos" w:cs="Aptos"/>
                <w:b/>
                <w:bCs/>
                <w:sz w:val="20"/>
                <w:szCs w:val="20"/>
              </w:rPr>
            </w:pPr>
            <w:r w:rsidRPr="4F769022">
              <w:rPr>
                <w:rFonts w:eastAsia="Aptos" w:cs="Aptos"/>
                <w:b/>
                <w:bCs/>
                <w:sz w:val="20"/>
                <w:szCs w:val="20"/>
              </w:rPr>
              <w:t>Opción 2:</w:t>
            </w:r>
          </w:p>
          <w:p w14:paraId="1F51A53D" w14:textId="27A5288C" w:rsidR="4F769022" w:rsidRDefault="4F769022" w:rsidP="4F769022">
            <w:pPr>
              <w:spacing w:after="0"/>
              <w:jc w:val="both"/>
              <w:rPr>
                <w:rFonts w:eastAsia="Aptos" w:cs="Aptos"/>
                <w:sz w:val="20"/>
                <w:szCs w:val="20"/>
              </w:rPr>
            </w:pPr>
            <w:r w:rsidRPr="4F769022">
              <w:rPr>
                <w:rFonts w:eastAsia="Aptos" w:cs="Aptos"/>
                <w:sz w:val="20"/>
                <w:szCs w:val="20"/>
              </w:rPr>
              <w:t>Workspace personalizable*</w:t>
            </w:r>
          </w:p>
        </w:tc>
        <w:tc>
          <w:tcPr>
            <w:tcW w:w="182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D60FDA3" w14:textId="78F611ED" w:rsidR="4F769022" w:rsidRPr="4F769022" w:rsidRDefault="4F769022" w:rsidP="4F769022">
            <w:pPr>
              <w:spacing w:after="0"/>
              <w:jc w:val="both"/>
              <w:rPr>
                <w:rFonts w:eastAsia="Aptos" w:cs="Aptos"/>
                <w:sz w:val="20"/>
                <w:szCs w:val="20"/>
              </w:rPr>
            </w:pPr>
            <w:r w:rsidRPr="4F769022">
              <w:rPr>
                <w:rFonts w:eastAsia="Aptos" w:cs="Aptos"/>
                <w:sz w:val="20"/>
                <w:szCs w:val="20"/>
              </w:rPr>
              <w:t>JupyterHub en GKE</w:t>
            </w:r>
          </w:p>
        </w:tc>
        <w:tc>
          <w:tcPr>
            <w:tcW w:w="411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E52D420" w14:textId="76E193BA" w:rsidR="4F769022" w:rsidRPr="4F769022" w:rsidRDefault="4F769022" w:rsidP="4F769022">
            <w:pPr>
              <w:spacing w:after="0"/>
              <w:jc w:val="both"/>
              <w:rPr>
                <w:rFonts w:eastAsia="Aptos" w:cs="Aptos"/>
                <w:sz w:val="20"/>
                <w:szCs w:val="20"/>
                <w:lang w:val="es-CO"/>
              </w:rPr>
            </w:pPr>
            <w:r w:rsidRPr="4F769022">
              <w:rPr>
                <w:rFonts w:eastAsia="Aptos" w:cs="Aptos"/>
                <w:sz w:val="20"/>
                <w:szCs w:val="20"/>
                <w:lang w:val="es-CO"/>
              </w:rPr>
              <w:t>Workspace para usuarios B2B o con aislamiento personalizado; protegido por IAP + Identity Platform</w:t>
            </w:r>
          </w:p>
        </w:tc>
      </w:tr>
      <w:tr w:rsidR="004B0C30" w:rsidRPr="00266C86" w14:paraId="098C7BE3" w14:textId="77777777" w:rsidTr="008E3911">
        <w:trPr>
          <w:trHeight w:val="302"/>
          <w:jc w:val="right"/>
        </w:trPr>
        <w:tc>
          <w:tcPr>
            <w:tcW w:w="2303"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9223E66" w14:textId="5B82DF75" w:rsidR="5ED7FF9C" w:rsidRPr="00412A1F" w:rsidRDefault="009C0B53" w:rsidP="5ED7FF9C">
            <w:pPr>
              <w:spacing w:after="0"/>
              <w:rPr>
                <w:rFonts w:eastAsia="Aptos" w:cs="Aptos"/>
                <w:sz w:val="20"/>
                <w:szCs w:val="20"/>
              </w:rPr>
            </w:pPr>
            <w:r w:rsidRPr="00412A1F">
              <w:rPr>
                <w:rFonts w:eastAsia="Aptos" w:cs="Aptos"/>
                <w:sz w:val="20"/>
                <w:szCs w:val="20"/>
              </w:rPr>
              <w:t>Dataset del estudio</w:t>
            </w:r>
          </w:p>
        </w:tc>
        <w:tc>
          <w:tcPr>
            <w:tcW w:w="182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A69FA8A" w14:textId="64991628"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BigQuery (proyecto enclave, TTL configurado)</w:t>
            </w:r>
          </w:p>
        </w:tc>
        <w:tc>
          <w:tcPr>
            <w:tcW w:w="411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8AF9C71" w14:textId="759591C9"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Datos OMOP derivados y autorizados para el estudio; temporal, con TTL y aprobación contractual</w:t>
            </w:r>
          </w:p>
        </w:tc>
      </w:tr>
      <w:tr w:rsidR="004B0C30" w:rsidRPr="00266C86" w14:paraId="7B9DB417" w14:textId="77777777" w:rsidTr="008E3911">
        <w:trPr>
          <w:trHeight w:val="302"/>
          <w:jc w:val="right"/>
        </w:trPr>
        <w:tc>
          <w:tcPr>
            <w:tcW w:w="230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C77B78E" w14:textId="38577B4E" w:rsidR="5ED7FF9C" w:rsidRPr="00412A1F" w:rsidRDefault="009C0B53" w:rsidP="5ED7FF9C">
            <w:pPr>
              <w:spacing w:after="0"/>
              <w:rPr>
                <w:rFonts w:eastAsia="Aptos" w:cs="Aptos"/>
                <w:sz w:val="20"/>
                <w:szCs w:val="20"/>
              </w:rPr>
            </w:pPr>
            <w:r w:rsidRPr="00412A1F">
              <w:rPr>
                <w:rFonts w:eastAsia="Aptos" w:cs="Aptos"/>
                <w:sz w:val="20"/>
                <w:szCs w:val="20"/>
              </w:rPr>
              <w:t>Bucket de cuarentena</w:t>
            </w:r>
          </w:p>
        </w:tc>
        <w:tc>
          <w:tcPr>
            <w:tcW w:w="182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C9608DA" w14:textId="389BD7C2" w:rsidR="5ED7FF9C" w:rsidRPr="00412A1F" w:rsidRDefault="009C0B53" w:rsidP="5ED7FF9C">
            <w:pPr>
              <w:spacing w:after="0"/>
              <w:rPr>
                <w:rFonts w:eastAsia="Aptos" w:cs="Aptos"/>
                <w:sz w:val="20"/>
                <w:szCs w:val="20"/>
              </w:rPr>
            </w:pPr>
            <w:r w:rsidRPr="00412A1F">
              <w:rPr>
                <w:rFonts w:eastAsia="Aptos" w:cs="Aptos"/>
                <w:sz w:val="20"/>
                <w:szCs w:val="20"/>
              </w:rPr>
              <w:t>Cloud Storage</w:t>
            </w:r>
          </w:p>
        </w:tc>
        <w:tc>
          <w:tcPr>
            <w:tcW w:w="411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FBD927F" w14:textId="19FD7EDF"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Único destino escribible por el workspace; recibe outputs antes del gate</w:t>
            </w:r>
          </w:p>
        </w:tc>
      </w:tr>
      <w:tr w:rsidR="004B0C30" w:rsidRPr="00266C86" w14:paraId="00913AE4" w14:textId="77777777" w:rsidTr="008E3911">
        <w:trPr>
          <w:trHeight w:val="302"/>
          <w:jc w:val="right"/>
        </w:trPr>
        <w:tc>
          <w:tcPr>
            <w:tcW w:w="2303"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86D2F2A" w14:textId="4FA91D48" w:rsidR="5ED7FF9C" w:rsidRPr="00412A1F" w:rsidRDefault="009C0B53" w:rsidP="5ED7FF9C">
            <w:pPr>
              <w:spacing w:after="0"/>
              <w:rPr>
                <w:rFonts w:eastAsia="Aptos" w:cs="Aptos"/>
                <w:sz w:val="20"/>
                <w:szCs w:val="20"/>
              </w:rPr>
            </w:pPr>
            <w:r w:rsidRPr="00412A1F">
              <w:rPr>
                <w:rFonts w:eastAsia="Aptos" w:cs="Aptos"/>
                <w:sz w:val="20"/>
                <w:szCs w:val="20"/>
              </w:rPr>
              <w:lastRenderedPageBreak/>
              <w:t>Gate de salida</w:t>
            </w:r>
          </w:p>
        </w:tc>
        <w:tc>
          <w:tcPr>
            <w:tcW w:w="182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69C40C8" w14:textId="58E2C70B" w:rsidR="5ED7FF9C" w:rsidRPr="00412A1F" w:rsidRDefault="009C0B53" w:rsidP="5ED7FF9C">
            <w:pPr>
              <w:spacing w:after="0"/>
              <w:rPr>
                <w:rFonts w:eastAsia="Aptos" w:cs="Aptos"/>
                <w:sz w:val="20"/>
                <w:szCs w:val="20"/>
              </w:rPr>
            </w:pPr>
            <w:r w:rsidRPr="00412A1F">
              <w:rPr>
                <w:rFonts w:eastAsia="Aptos" w:cs="Aptos"/>
                <w:sz w:val="20"/>
                <w:szCs w:val="20"/>
              </w:rPr>
              <w:t>GKE + Sensitive Data Protection + revisión humana</w:t>
            </w:r>
          </w:p>
        </w:tc>
        <w:tc>
          <w:tcPr>
            <w:tcW w:w="411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D160585" w14:textId="289D2AEC"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Valida formato, detección de datos sensibles, umbral de celda y reglas de divulgación</w:t>
            </w:r>
          </w:p>
        </w:tc>
      </w:tr>
      <w:tr w:rsidR="004B0C30" w:rsidRPr="00266C86" w14:paraId="782764B4" w14:textId="77777777" w:rsidTr="008E3911">
        <w:trPr>
          <w:trHeight w:val="302"/>
          <w:jc w:val="right"/>
        </w:trPr>
        <w:tc>
          <w:tcPr>
            <w:tcW w:w="230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33987D1" w14:textId="1C6F03FE" w:rsidR="5ED7FF9C" w:rsidRPr="00412A1F" w:rsidRDefault="009C0B53" w:rsidP="5ED7FF9C">
            <w:pPr>
              <w:spacing w:after="0"/>
              <w:rPr>
                <w:rFonts w:eastAsia="Aptos" w:cs="Aptos"/>
                <w:sz w:val="20"/>
                <w:szCs w:val="20"/>
              </w:rPr>
            </w:pPr>
            <w:r w:rsidRPr="00412A1F">
              <w:rPr>
                <w:rFonts w:eastAsia="Aptos" w:cs="Aptos"/>
                <w:sz w:val="20"/>
                <w:szCs w:val="20"/>
              </w:rPr>
              <w:t>Bucket de resultados aprobados</w:t>
            </w:r>
          </w:p>
        </w:tc>
        <w:tc>
          <w:tcPr>
            <w:tcW w:w="182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9729E28" w14:textId="262637F6" w:rsidR="5ED7FF9C" w:rsidRPr="00412A1F" w:rsidRDefault="009C0B53" w:rsidP="5ED7FF9C">
            <w:pPr>
              <w:spacing w:after="0"/>
              <w:rPr>
                <w:rFonts w:eastAsia="Aptos" w:cs="Aptos"/>
                <w:sz w:val="20"/>
                <w:szCs w:val="20"/>
              </w:rPr>
            </w:pPr>
            <w:r w:rsidRPr="00412A1F">
              <w:rPr>
                <w:rFonts w:eastAsia="Aptos" w:cs="Aptos"/>
                <w:sz w:val="20"/>
                <w:szCs w:val="20"/>
              </w:rPr>
              <w:t>Cloud Storage + signed URL</w:t>
            </w:r>
          </w:p>
        </w:tc>
        <w:tc>
          <w:tcPr>
            <w:tcW w:w="411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60AA736" w14:textId="24B59530" w:rsidR="5ED7FF9C" w:rsidRPr="00412A1F" w:rsidRDefault="009C0B53" w:rsidP="5ED7FF9C">
            <w:pPr>
              <w:spacing w:after="0"/>
              <w:rPr>
                <w:rFonts w:eastAsia="Aptos" w:cs="Aptos"/>
                <w:sz w:val="20"/>
                <w:szCs w:val="20"/>
                <w:lang w:val="es-CO"/>
              </w:rPr>
            </w:pPr>
            <w:r w:rsidRPr="00412A1F">
              <w:rPr>
                <w:rFonts w:eastAsia="Aptos" w:cs="Aptos"/>
                <w:sz w:val="20"/>
                <w:szCs w:val="20"/>
                <w:lang w:val="es-CO"/>
              </w:rPr>
              <w:t>Distribución temporal y auditada de outputs validados</w:t>
            </w:r>
          </w:p>
        </w:tc>
      </w:tr>
    </w:tbl>
    <w:p w14:paraId="15D54325" w14:textId="36CE5DC3" w:rsidR="44828B0D" w:rsidRDefault="44828B0D" w:rsidP="00AB2F00">
      <w:pPr>
        <w:ind w:left="720"/>
        <w:rPr>
          <w:lang w:val="es-CO"/>
        </w:rPr>
      </w:pPr>
    </w:p>
    <w:p w14:paraId="16F0574A" w14:textId="3150F731" w:rsidR="36199DD5" w:rsidRDefault="36199DD5" w:rsidP="00C0688E">
      <w:pPr>
        <w:ind w:left="720"/>
        <w:jc w:val="both"/>
        <w:rPr>
          <w:lang w:val="es-CO"/>
        </w:rPr>
      </w:pPr>
      <w:r w:rsidRPr="1730D7C1">
        <w:rPr>
          <w:rFonts w:eastAsia="Aptos" w:cs="Aptos"/>
          <w:sz w:val="20"/>
          <w:szCs w:val="20"/>
          <w:lang w:val="es-CO"/>
        </w:rPr>
        <w:t>*</w:t>
      </w:r>
      <w:r w:rsidRPr="1730D7C1">
        <w:rPr>
          <w:rFonts w:eastAsia="Aptos" w:cs="Aptos"/>
          <w:b/>
          <w:bCs/>
          <w:sz w:val="20"/>
          <w:szCs w:val="20"/>
          <w:lang w:val="es-CO"/>
        </w:rPr>
        <w:t>NOTA</w:t>
      </w:r>
      <w:r w:rsidRPr="1730D7C1">
        <w:rPr>
          <w:rFonts w:eastAsia="Aptos" w:cs="Aptos"/>
          <w:sz w:val="20"/>
          <w:szCs w:val="20"/>
          <w:lang w:val="es-CO"/>
        </w:rPr>
        <w:t>: la herramienta de workspace no está definida, se presenta en la arquitectura las opciones de Colab y JupyterHub; estas herramientas deberán pasar por un proceso evaluación y aprobación para determinar la alternativa a seguir.</w:t>
      </w:r>
    </w:p>
    <w:p w14:paraId="48559195" w14:textId="5DBAEF74" w:rsidR="395BAE29" w:rsidRDefault="395BAE29" w:rsidP="00AB2F00">
      <w:pPr>
        <w:ind w:left="720"/>
        <w:rPr>
          <w:lang w:val="es-CO"/>
        </w:rPr>
      </w:pPr>
    </w:p>
    <w:p w14:paraId="218D5297" w14:textId="6C7EE8DD" w:rsidR="00420F6D" w:rsidRDefault="009C0B53" w:rsidP="00C0688E">
      <w:pPr>
        <w:pStyle w:val="Ttulo3"/>
        <w:rPr>
          <w:rFonts w:ascii="Aptos" w:hAnsi="Aptos"/>
          <w:sz w:val="20"/>
          <w:szCs w:val="20"/>
          <w:lang w:val="es-CO"/>
        </w:rPr>
      </w:pPr>
      <w:bookmarkStart w:id="294" w:name="_Toc238570969"/>
      <w:bookmarkStart w:id="295" w:name="_Toc238651545"/>
      <w:bookmarkStart w:id="296" w:name="_Toc240576088"/>
      <w:r w:rsidRPr="00412A1F">
        <w:rPr>
          <w:rFonts w:ascii="Aptos" w:hAnsi="Aptos"/>
          <w:sz w:val="20"/>
          <w:szCs w:val="20"/>
          <w:lang w:val="es-CO"/>
        </w:rPr>
        <w:t xml:space="preserve">Prerrequisitos y consideraciones para la federación de </w:t>
      </w:r>
      <w:bookmarkEnd w:id="294"/>
      <w:r w:rsidRPr="00412A1F">
        <w:rPr>
          <w:rFonts w:ascii="Aptos" w:hAnsi="Aptos"/>
          <w:sz w:val="20"/>
          <w:szCs w:val="20"/>
          <w:lang w:val="es-CO"/>
        </w:rPr>
        <w:t>datos</w:t>
      </w:r>
      <w:bookmarkEnd w:id="295"/>
      <w:bookmarkEnd w:id="296"/>
    </w:p>
    <w:p w14:paraId="4DAFE46A" w14:textId="77777777" w:rsidR="0049610D" w:rsidRPr="0049610D" w:rsidRDefault="0049610D" w:rsidP="0049610D">
      <w:pPr>
        <w:rPr>
          <w:lang w:val="es-CO"/>
        </w:rPr>
      </w:pPr>
    </w:p>
    <w:p w14:paraId="2ABBC0CC" w14:textId="0FFD16F8" w:rsidR="00E063E5" w:rsidRPr="00412A1F" w:rsidRDefault="009C0B53" w:rsidP="00AB2F00">
      <w:pPr>
        <w:ind w:left="720"/>
        <w:jc w:val="both"/>
        <w:rPr>
          <w:sz w:val="20"/>
          <w:szCs w:val="20"/>
          <w:lang w:val="es-CO"/>
        </w:rPr>
      </w:pPr>
      <w:r w:rsidRPr="00412A1F">
        <w:rPr>
          <w:sz w:val="20"/>
          <w:szCs w:val="20"/>
          <w:lang w:val="es-CO"/>
        </w:rPr>
        <w:t xml:space="preserve">La Plataforma Federada de Inteligencia en Salud </w:t>
      </w:r>
      <w:r w:rsidR="00ED35E2" w:rsidRPr="00412A1F">
        <w:rPr>
          <w:sz w:val="20"/>
          <w:szCs w:val="20"/>
          <w:lang w:val="es-CO"/>
        </w:rPr>
        <w:t>debe</w:t>
      </w:r>
      <w:r w:rsidRPr="00412A1F">
        <w:rPr>
          <w:sz w:val="20"/>
          <w:szCs w:val="20"/>
          <w:lang w:val="es-CO"/>
        </w:rPr>
        <w:t xml:space="preserve"> quedar preparada para incorporar progresivamente Data Partners cuyos datos puedan encontrarse tanto en Google Cloud como en otros proveedores de nube.</w:t>
      </w:r>
    </w:p>
    <w:p w14:paraId="68F3C8B2" w14:textId="1DDFC55D" w:rsidR="004D0E6E" w:rsidRPr="00412A1F" w:rsidRDefault="009C0B53" w:rsidP="00AB2F00">
      <w:pPr>
        <w:ind w:left="720"/>
        <w:jc w:val="both"/>
        <w:rPr>
          <w:sz w:val="20"/>
          <w:szCs w:val="20"/>
          <w:lang w:val="es-CO"/>
        </w:rPr>
      </w:pPr>
      <w:r w:rsidRPr="00412A1F">
        <w:rPr>
          <w:sz w:val="20"/>
          <w:szCs w:val="20"/>
          <w:lang w:val="es-CO"/>
        </w:rPr>
        <w:t>Para escenarios multicloud podrán evaluarse capacidades de Google Cloud como Borderless Lakehouse, BigQuery Omni u otros patrones de federación e intercambio de datos soportados por la plataforma, seleccionando en cada caso la alternativa que cumpla con los requerimientos funcionales, técnicos, regulatorios, de seguridad, desempeño y costo del Data Partner.</w:t>
      </w:r>
    </w:p>
    <w:p w14:paraId="6FA3DA17" w14:textId="24768B27" w:rsidR="000B79DA" w:rsidRDefault="000B79DA" w:rsidP="00AB2F00">
      <w:pPr>
        <w:ind w:left="720"/>
        <w:jc w:val="both"/>
        <w:rPr>
          <w:sz w:val="20"/>
          <w:szCs w:val="20"/>
          <w:lang w:val="es-CO"/>
        </w:rPr>
      </w:pPr>
      <w:r w:rsidRPr="000B79DA">
        <w:rPr>
          <w:sz w:val="20"/>
          <w:szCs w:val="20"/>
          <w:lang w:val="es-CO"/>
        </w:rPr>
        <w:t xml:space="preserve">Para </w:t>
      </w:r>
      <w:r>
        <w:rPr>
          <w:sz w:val="20"/>
          <w:szCs w:val="20"/>
          <w:lang w:val="es-CO"/>
        </w:rPr>
        <w:t>el presente SOW</w:t>
      </w:r>
      <w:r w:rsidRPr="000B79DA">
        <w:rPr>
          <w:sz w:val="20"/>
          <w:szCs w:val="20"/>
          <w:lang w:val="es-CO"/>
        </w:rPr>
        <w:t>, la estrategia de federación se implementará principalmente mediante un modelo de federación de consulta, utilizando las capacidades de BigQuery para acceder y consultar información administrada por los Data Partners sin requerir, como principio general, su centralización permanente dentro de la plataforma AlejandrIA. Bajo este enfoque, cada Data Partner conserva la administración y responsabilidad sobre sus datos, mientras AlejandrIA habilita mecanismos gobernados de acceso que permiten consultar los conjuntos de información autorizados y combinarlos con las capacidades analíticas, semánticas y de Inteligencia Artificial de la plataforma.</w:t>
      </w:r>
    </w:p>
    <w:p w14:paraId="1845CDF2" w14:textId="77777777" w:rsidR="000B79DA" w:rsidRDefault="000B79DA" w:rsidP="00AB2F00">
      <w:pPr>
        <w:ind w:left="720"/>
        <w:jc w:val="both"/>
        <w:rPr>
          <w:sz w:val="20"/>
          <w:szCs w:val="20"/>
          <w:lang w:val="es-CO"/>
        </w:rPr>
      </w:pPr>
    </w:p>
    <w:p w14:paraId="2F3ACA2A" w14:textId="3F22D264" w:rsidR="00C816FD" w:rsidRDefault="009018DC" w:rsidP="00AB2F00">
      <w:pPr>
        <w:ind w:left="720"/>
        <w:jc w:val="both"/>
        <w:rPr>
          <w:i/>
          <w:sz w:val="16"/>
          <w:szCs w:val="16"/>
          <w:lang w:val="es-CO"/>
        </w:rPr>
      </w:pPr>
      <w:r w:rsidRPr="009018DC">
        <w:rPr>
          <w:noProof/>
          <w:sz w:val="20"/>
          <w:szCs w:val="20"/>
          <w:lang w:val="es-CO"/>
        </w:rPr>
        <w:lastRenderedPageBreak/>
        <w:drawing>
          <wp:inline distT="0" distB="0" distL="0" distR="0" wp14:anchorId="1A0EDB7E" wp14:editId="3EE08204">
            <wp:extent cx="5612130" cy="1811655"/>
            <wp:effectExtent l="0" t="0" r="7620" b="0"/>
            <wp:docPr id="215001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01749" name=""/>
                    <pic:cNvPicPr/>
                  </pic:nvPicPr>
                  <pic:blipFill>
                    <a:blip r:embed="rId19"/>
                    <a:stretch>
                      <a:fillRect/>
                    </a:stretch>
                  </pic:blipFill>
                  <pic:spPr>
                    <a:xfrm>
                      <a:off x="0" y="0"/>
                      <a:ext cx="5612130" cy="1811655"/>
                    </a:xfrm>
                    <a:prstGeom prst="rect">
                      <a:avLst/>
                    </a:prstGeom>
                  </pic:spPr>
                </pic:pic>
              </a:graphicData>
            </a:graphic>
          </wp:inline>
        </w:drawing>
      </w:r>
      <w:r w:rsidR="00BE3C12">
        <w:rPr>
          <w:i/>
          <w:iCs/>
          <w:sz w:val="16"/>
          <w:szCs w:val="16"/>
          <w:lang w:val="es-CO"/>
        </w:rPr>
        <w:t xml:space="preserve">Img. </w:t>
      </w:r>
      <w:r w:rsidR="00BE3C12" w:rsidRPr="00BE3C12">
        <w:rPr>
          <w:i/>
          <w:iCs/>
          <w:sz w:val="16"/>
          <w:szCs w:val="16"/>
          <w:lang w:val="es-CO"/>
        </w:rPr>
        <w:t>Federación por consulta</w:t>
      </w:r>
    </w:p>
    <w:p w14:paraId="24F482E2" w14:textId="55716F74" w:rsidR="00A95CDE" w:rsidRDefault="00A95CDE" w:rsidP="00AB2F00">
      <w:pPr>
        <w:ind w:left="720"/>
        <w:jc w:val="both"/>
        <w:rPr>
          <w:sz w:val="20"/>
          <w:szCs w:val="20"/>
          <w:lang w:val="es-CO"/>
        </w:rPr>
      </w:pPr>
      <w:r w:rsidRPr="00A95CDE">
        <w:rPr>
          <w:sz w:val="20"/>
          <w:szCs w:val="20"/>
          <w:lang w:val="es-CO"/>
        </w:rPr>
        <w:t xml:space="preserve">Como evolución de esta capacidad, la plataforma también podría soportar escenarios de Aprendizaje Federado (Federated Learning), donde múltiples nodos entrenan localmente copias de un modelo de inteligencia artificial y comparten únicamente parámetros o gradientes con un componente agregador central encargado de construir un modelo global. Este patrón permite aprovechar el conocimiento distribuido en diferentes geografías o unidades de negocio sin requerir el traslado de los datos originales, fortaleciendo la colaboración analítica entre organizaciones y habilitando casos de uso inteligencia artificial </w:t>
      </w:r>
      <w:r w:rsidR="001207AE">
        <w:rPr>
          <w:sz w:val="20"/>
          <w:szCs w:val="20"/>
          <w:lang w:val="es-CO"/>
        </w:rPr>
        <w:t>con cumplimientos normativos exigentes</w:t>
      </w:r>
      <w:r w:rsidRPr="00A95CDE">
        <w:rPr>
          <w:sz w:val="20"/>
          <w:szCs w:val="20"/>
          <w:lang w:val="es-CO"/>
        </w:rPr>
        <w:t>.</w:t>
      </w:r>
    </w:p>
    <w:p w14:paraId="0209E9BD" w14:textId="24AA4046" w:rsidR="004A711F" w:rsidRPr="004A711F" w:rsidRDefault="004A711F" w:rsidP="00AB2F00">
      <w:pPr>
        <w:ind w:left="720"/>
        <w:jc w:val="both"/>
        <w:rPr>
          <w:sz w:val="20"/>
          <w:szCs w:val="20"/>
          <w:lang w:val="es-CO"/>
        </w:rPr>
      </w:pPr>
      <w:r w:rsidRPr="004A711F">
        <w:rPr>
          <w:noProof/>
          <w:sz w:val="20"/>
          <w:szCs w:val="20"/>
          <w:lang w:val="es-CO"/>
        </w:rPr>
        <w:drawing>
          <wp:inline distT="0" distB="0" distL="0" distR="0" wp14:anchorId="46A800B7" wp14:editId="364B5083">
            <wp:extent cx="5612130" cy="1923415"/>
            <wp:effectExtent l="0" t="0" r="7620" b="635"/>
            <wp:docPr id="1306479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79327" name=""/>
                    <pic:cNvPicPr/>
                  </pic:nvPicPr>
                  <pic:blipFill>
                    <a:blip r:embed="rId20"/>
                    <a:stretch>
                      <a:fillRect/>
                    </a:stretch>
                  </pic:blipFill>
                  <pic:spPr>
                    <a:xfrm>
                      <a:off x="0" y="0"/>
                      <a:ext cx="5612130" cy="1923415"/>
                    </a:xfrm>
                    <a:prstGeom prst="rect">
                      <a:avLst/>
                    </a:prstGeom>
                  </pic:spPr>
                </pic:pic>
              </a:graphicData>
            </a:graphic>
          </wp:inline>
        </w:drawing>
      </w:r>
      <w:r>
        <w:rPr>
          <w:i/>
          <w:iCs/>
          <w:sz w:val="16"/>
          <w:szCs w:val="16"/>
          <w:lang w:val="es-CO"/>
        </w:rPr>
        <w:t xml:space="preserve">Img. </w:t>
      </w:r>
      <w:r w:rsidR="00935211">
        <w:rPr>
          <w:i/>
          <w:iCs/>
          <w:sz w:val="16"/>
          <w:szCs w:val="16"/>
          <w:lang w:val="es-CO"/>
        </w:rPr>
        <w:t>Aprendizaje federado</w:t>
      </w:r>
    </w:p>
    <w:p w14:paraId="16DC5302" w14:textId="77777777" w:rsidR="00580CD5" w:rsidRPr="00A95CDE" w:rsidRDefault="00580CD5" w:rsidP="00AB2F00">
      <w:pPr>
        <w:ind w:left="720"/>
        <w:jc w:val="both"/>
        <w:rPr>
          <w:sz w:val="20"/>
          <w:szCs w:val="20"/>
          <w:lang w:val="es-CO"/>
        </w:rPr>
      </w:pPr>
    </w:p>
    <w:p w14:paraId="22D0E54A" w14:textId="57FEC383" w:rsidR="00580CD5" w:rsidRPr="00425818" w:rsidRDefault="00425818" w:rsidP="00AB2F00">
      <w:pPr>
        <w:ind w:left="720"/>
        <w:jc w:val="both"/>
        <w:rPr>
          <w:sz w:val="20"/>
          <w:szCs w:val="20"/>
          <w:lang w:val="es-CO"/>
        </w:rPr>
      </w:pPr>
      <w:r w:rsidRPr="00425818">
        <w:rPr>
          <w:sz w:val="20"/>
          <w:szCs w:val="20"/>
          <w:lang w:val="es-CO"/>
        </w:rPr>
        <w:t>Para habilitar el consumo seguro de información entre países y cumplir los lineamientos de protección de datos personales, la solución incorpora un conjunto de técnicas de anonimización alineadas con las recomendaciones del Archivo General de la Nación y el DANE. Estas técnicas buscan equilibrar la utilidad analítica de la información con la mitigación del riesgo de reidentificación</w:t>
      </w:r>
    </w:p>
    <w:p w14:paraId="6625F1B4" w14:textId="78814949" w:rsidR="00580CD5" w:rsidRDefault="00A35D3C" w:rsidP="00AB2F00">
      <w:pPr>
        <w:ind w:left="720"/>
        <w:jc w:val="both"/>
        <w:rPr>
          <w:i/>
          <w:iCs/>
          <w:sz w:val="16"/>
          <w:szCs w:val="16"/>
          <w:lang w:val="es-CO"/>
        </w:rPr>
      </w:pPr>
      <w:r w:rsidRPr="00A35D3C">
        <w:rPr>
          <w:i/>
          <w:iCs/>
          <w:noProof/>
          <w:sz w:val="16"/>
          <w:szCs w:val="16"/>
          <w:lang w:val="es-CO"/>
        </w:rPr>
        <w:lastRenderedPageBreak/>
        <w:drawing>
          <wp:inline distT="0" distB="0" distL="0" distR="0" wp14:anchorId="12E580F7" wp14:editId="31315B49">
            <wp:extent cx="5612130" cy="2191385"/>
            <wp:effectExtent l="0" t="0" r="7620" b="0"/>
            <wp:docPr id="1737882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82727" name=""/>
                    <pic:cNvPicPr/>
                  </pic:nvPicPr>
                  <pic:blipFill>
                    <a:blip r:embed="rId21"/>
                    <a:stretch>
                      <a:fillRect/>
                    </a:stretch>
                  </pic:blipFill>
                  <pic:spPr>
                    <a:xfrm>
                      <a:off x="0" y="0"/>
                      <a:ext cx="5612130" cy="2191385"/>
                    </a:xfrm>
                    <a:prstGeom prst="rect">
                      <a:avLst/>
                    </a:prstGeom>
                  </pic:spPr>
                </pic:pic>
              </a:graphicData>
            </a:graphic>
          </wp:inline>
        </w:drawing>
      </w:r>
    </w:p>
    <w:p w14:paraId="6F8DB162" w14:textId="397A1863" w:rsidR="00A35D3C" w:rsidRDefault="00A35D3C" w:rsidP="00AB2F00">
      <w:pPr>
        <w:ind w:left="720"/>
        <w:jc w:val="both"/>
        <w:rPr>
          <w:i/>
          <w:iCs/>
          <w:sz w:val="16"/>
          <w:szCs w:val="16"/>
          <w:lang w:val="es-CO"/>
        </w:rPr>
      </w:pPr>
      <w:r>
        <w:rPr>
          <w:i/>
          <w:iCs/>
          <w:sz w:val="16"/>
          <w:szCs w:val="16"/>
          <w:lang w:val="es-CO"/>
        </w:rPr>
        <w:t>Img Técnicas de anonimi</w:t>
      </w:r>
      <w:r w:rsidR="00296C3C">
        <w:rPr>
          <w:i/>
          <w:iCs/>
          <w:sz w:val="16"/>
          <w:szCs w:val="16"/>
          <w:lang w:val="es-CO"/>
        </w:rPr>
        <w:t>zación</w:t>
      </w:r>
    </w:p>
    <w:p w14:paraId="7DA1760D" w14:textId="77777777" w:rsidR="00296C3C" w:rsidRDefault="00296C3C" w:rsidP="00AB2F00">
      <w:pPr>
        <w:ind w:left="720"/>
        <w:jc w:val="both"/>
        <w:rPr>
          <w:i/>
          <w:iCs/>
          <w:sz w:val="16"/>
          <w:szCs w:val="16"/>
          <w:lang w:val="es-CO"/>
        </w:rPr>
      </w:pPr>
    </w:p>
    <w:p w14:paraId="175342B7" w14:textId="051237EB" w:rsidR="007C3535" w:rsidRPr="007C3535" w:rsidRDefault="007C3535" w:rsidP="00AB2F00">
      <w:pPr>
        <w:ind w:left="720"/>
        <w:jc w:val="both"/>
        <w:rPr>
          <w:sz w:val="20"/>
          <w:szCs w:val="20"/>
          <w:lang w:val="es-CO"/>
        </w:rPr>
      </w:pPr>
      <w:r>
        <w:rPr>
          <w:sz w:val="20"/>
          <w:szCs w:val="20"/>
          <w:lang w:val="es-CO"/>
        </w:rPr>
        <w:t xml:space="preserve">Se considera una prueba de validación con </w:t>
      </w:r>
      <w:r w:rsidRPr="007C3535">
        <w:rPr>
          <w:sz w:val="20"/>
          <w:szCs w:val="20"/>
          <w:lang w:val="es-CO"/>
        </w:rPr>
        <w:t>segundo Data Partner de referencia</w:t>
      </w:r>
      <w:r>
        <w:rPr>
          <w:sz w:val="20"/>
          <w:szCs w:val="20"/>
          <w:lang w:val="es-CO"/>
        </w:rPr>
        <w:t xml:space="preserve"> </w:t>
      </w:r>
      <w:r w:rsidRPr="007C3535">
        <w:rPr>
          <w:sz w:val="20"/>
          <w:szCs w:val="20"/>
          <w:lang w:val="es-CO"/>
        </w:rPr>
        <w:t>simulado, utilizando un subconjunto representativo de información OMOP. La prueba incluirá registro y configuración del partner</w:t>
      </w:r>
      <w:r w:rsidR="00D96A71">
        <w:rPr>
          <w:sz w:val="20"/>
          <w:szCs w:val="20"/>
          <w:lang w:val="es-CO"/>
        </w:rPr>
        <w:t>,</w:t>
      </w:r>
      <w:r w:rsidRPr="007C3535">
        <w:rPr>
          <w:sz w:val="20"/>
          <w:szCs w:val="20"/>
          <w:lang w:val="es-CO"/>
        </w:rPr>
        <w:t xml:space="preserve"> consulta</w:t>
      </w:r>
      <w:r w:rsidR="00D96A71">
        <w:rPr>
          <w:sz w:val="20"/>
          <w:szCs w:val="20"/>
          <w:lang w:val="es-CO"/>
        </w:rPr>
        <w:t>s</w:t>
      </w:r>
      <w:r w:rsidRPr="007C3535">
        <w:rPr>
          <w:sz w:val="20"/>
          <w:szCs w:val="20"/>
          <w:lang w:val="es-CO"/>
        </w:rPr>
        <w:t xml:space="preserve"> federada</w:t>
      </w:r>
      <w:r w:rsidR="00D96A71">
        <w:rPr>
          <w:sz w:val="20"/>
          <w:szCs w:val="20"/>
          <w:lang w:val="es-CO"/>
        </w:rPr>
        <w:t>s</w:t>
      </w:r>
      <w:r w:rsidRPr="007C3535">
        <w:rPr>
          <w:sz w:val="20"/>
          <w:szCs w:val="20"/>
          <w:lang w:val="es-CO"/>
        </w:rPr>
        <w:t xml:space="preserve"> mediante BigQuery y consumo desde al menos una capacidad de AlejandrIA. Se documentarán los resultados, evidencias y brechas identificadas para </w:t>
      </w:r>
      <w:r w:rsidR="00D96A71">
        <w:rPr>
          <w:sz w:val="20"/>
          <w:szCs w:val="20"/>
          <w:lang w:val="es-CO"/>
        </w:rPr>
        <w:t>futuro</w:t>
      </w:r>
      <w:r w:rsidR="00A059BE">
        <w:rPr>
          <w:sz w:val="20"/>
          <w:szCs w:val="20"/>
          <w:lang w:val="es-CO"/>
        </w:rPr>
        <w:t xml:space="preserve"> roadmap.</w:t>
      </w:r>
    </w:p>
    <w:p w14:paraId="0B1E45C1" w14:textId="77777777" w:rsidR="00BE3C12" w:rsidRPr="00AA4D72" w:rsidRDefault="00BE3C12" w:rsidP="00AA4D72">
      <w:pPr>
        <w:ind w:left="720"/>
        <w:rPr>
          <w:lang w:val="es-CO"/>
        </w:rPr>
      </w:pPr>
    </w:p>
    <w:p w14:paraId="2DC238DC" w14:textId="43D8787A" w:rsidR="00505651" w:rsidRDefault="009C0B53" w:rsidP="00AD3DBC">
      <w:pPr>
        <w:pStyle w:val="Ttulo3"/>
        <w:rPr>
          <w:lang w:val="es-CO"/>
        </w:rPr>
      </w:pPr>
      <w:bookmarkStart w:id="297" w:name="_Toc240576089"/>
      <w:r w:rsidRPr="00AA4D72">
        <w:rPr>
          <w:lang w:val="es-CO"/>
        </w:rPr>
        <w:t>Borderless Lakehouse / Cross-Cloud Lakehouse</w:t>
      </w:r>
      <w:bookmarkEnd w:id="297"/>
    </w:p>
    <w:p w14:paraId="2D7C080B" w14:textId="77777777" w:rsidR="0049610D" w:rsidRPr="0049610D" w:rsidRDefault="0049610D" w:rsidP="0049610D">
      <w:pPr>
        <w:rPr>
          <w:lang w:val="es-CO"/>
        </w:rPr>
      </w:pPr>
    </w:p>
    <w:p w14:paraId="0F0C2472" w14:textId="62BC89A8" w:rsidR="00505651" w:rsidRPr="00412A1F" w:rsidRDefault="009C0B53" w:rsidP="00AB2F00">
      <w:pPr>
        <w:ind w:left="720"/>
        <w:jc w:val="both"/>
        <w:rPr>
          <w:sz w:val="20"/>
          <w:szCs w:val="20"/>
          <w:lang w:val="es-CO"/>
        </w:rPr>
      </w:pPr>
      <w:r w:rsidRPr="00412A1F">
        <w:rPr>
          <w:sz w:val="20"/>
          <w:szCs w:val="20"/>
          <w:lang w:val="es-CO"/>
        </w:rPr>
        <w:t xml:space="preserve">Para los Data Partners ubicados en plataformas o nubes externas a Google Cloud, se evaluará el uso de </w:t>
      </w:r>
      <w:r w:rsidRPr="00412A1F">
        <w:rPr>
          <w:b/>
          <w:bCs/>
          <w:sz w:val="20"/>
          <w:szCs w:val="20"/>
          <w:lang w:val="es-CO"/>
        </w:rPr>
        <w:t>Borderless Lakehouse</w:t>
      </w:r>
      <w:r w:rsidRPr="00412A1F">
        <w:rPr>
          <w:sz w:val="20"/>
          <w:szCs w:val="20"/>
          <w:lang w:val="es-CO"/>
        </w:rPr>
        <w:t xml:space="preserve"> como patrón objetivo de federación. Este modelo permite conectar Google Cloud con catálogos de datos remotos compatibles y consultar la información mediante BigQuery u otros motores soportados, </w:t>
      </w:r>
      <w:r w:rsidRPr="00412A1F">
        <w:rPr>
          <w:b/>
          <w:bCs/>
          <w:sz w:val="20"/>
          <w:szCs w:val="20"/>
          <w:lang w:val="es-CO"/>
        </w:rPr>
        <w:t>sin requerir la migración o replicación permanente previa de los datos hacia Google Cloud</w:t>
      </w:r>
      <w:r w:rsidRPr="00412A1F">
        <w:rPr>
          <w:sz w:val="20"/>
          <w:szCs w:val="20"/>
          <w:lang w:val="es-CO"/>
        </w:rPr>
        <w:t>.</w:t>
      </w:r>
    </w:p>
    <w:p w14:paraId="5FDED8B1" w14:textId="75F9DB01" w:rsidR="00505651" w:rsidRDefault="009C0B53" w:rsidP="00AB2F00">
      <w:pPr>
        <w:ind w:left="720"/>
        <w:jc w:val="both"/>
        <w:rPr>
          <w:sz w:val="20"/>
          <w:szCs w:val="20"/>
          <w:lang w:val="es-CO"/>
        </w:rPr>
      </w:pPr>
      <w:r w:rsidRPr="00412A1F">
        <w:rPr>
          <w:sz w:val="20"/>
          <w:szCs w:val="20"/>
          <w:lang w:val="es-CO"/>
        </w:rPr>
        <w:t xml:space="preserve">La capacidad se basa en estándares abiertos, particularmente </w:t>
      </w:r>
      <w:r w:rsidRPr="00412A1F">
        <w:rPr>
          <w:b/>
          <w:bCs/>
          <w:sz w:val="20"/>
          <w:szCs w:val="20"/>
          <w:lang w:val="es-CO"/>
        </w:rPr>
        <w:t>Apache Iceberg y Apache Iceberg REST Catalog</w:t>
      </w:r>
      <w:r w:rsidRPr="00412A1F">
        <w:rPr>
          <w:sz w:val="20"/>
          <w:szCs w:val="20"/>
          <w:lang w:val="es-CO"/>
        </w:rPr>
        <w:t xml:space="preserve">, permitiendo descubrir y consultar información manteniendo los datos bajo el control del Data Partner. La compatibilidad técnica deberá ser validada durante el proceso de onboarding de cada Data Partner de acuerdo con la plataforma, catálogo, región y capacidades disponibles. </w:t>
      </w:r>
    </w:p>
    <w:p w14:paraId="7A69FF33" w14:textId="77777777" w:rsidR="00AD3DBC" w:rsidRPr="00412A1F" w:rsidRDefault="00AD3DBC" w:rsidP="001C1742">
      <w:pPr>
        <w:jc w:val="both"/>
        <w:rPr>
          <w:sz w:val="20"/>
          <w:szCs w:val="20"/>
          <w:lang w:val="es-CO"/>
        </w:rPr>
      </w:pPr>
    </w:p>
    <w:p w14:paraId="47992603" w14:textId="4D0519D2" w:rsidR="00505651" w:rsidRDefault="009C0B53" w:rsidP="00AD3DBC">
      <w:pPr>
        <w:pStyle w:val="Ttulo3"/>
        <w:rPr>
          <w:lang w:val="es-CO"/>
        </w:rPr>
      </w:pPr>
      <w:bookmarkStart w:id="298" w:name="_Toc240576090"/>
      <w:commentRangeStart w:id="299"/>
      <w:commentRangeStart w:id="300"/>
      <w:commentRangeStart w:id="301"/>
      <w:commentRangeStart w:id="302"/>
      <w:commentRangeStart w:id="303"/>
      <w:commentRangeStart w:id="304"/>
      <w:r w:rsidRPr="008C0186">
        <w:rPr>
          <w:lang w:val="es-CO"/>
        </w:rPr>
        <w:t>Prerrequisitos técnicos del Data Partner</w:t>
      </w:r>
      <w:bookmarkEnd w:id="298"/>
      <w:commentRangeEnd w:id="299"/>
      <w:r w:rsidR="003D3C6C">
        <w:rPr>
          <w:rStyle w:val="Refdecomentario"/>
          <w:sz w:val="21"/>
          <w:szCs w:val="22"/>
          <w:lang w:val="es-CO"/>
        </w:rPr>
        <w:commentReference w:id="299"/>
      </w:r>
      <w:commentRangeEnd w:id="300"/>
      <w:r>
        <w:rPr>
          <w:rStyle w:val="Refdecomentario"/>
          <w:sz w:val="21"/>
          <w:szCs w:val="22"/>
          <w:lang w:val="es-CO"/>
        </w:rPr>
        <w:commentReference w:id="300"/>
      </w:r>
      <w:commentRangeEnd w:id="301"/>
      <w:r>
        <w:rPr>
          <w:rStyle w:val="Refdecomentario"/>
          <w:sz w:val="21"/>
          <w:szCs w:val="22"/>
          <w:lang w:val="es-CO"/>
        </w:rPr>
        <w:commentReference w:id="301"/>
      </w:r>
      <w:commentRangeEnd w:id="302"/>
      <w:r>
        <w:rPr>
          <w:rStyle w:val="Refdecomentario"/>
          <w:sz w:val="21"/>
          <w:szCs w:val="22"/>
          <w:lang w:val="es-CO"/>
        </w:rPr>
        <w:commentReference w:id="302"/>
      </w:r>
      <w:commentRangeEnd w:id="303"/>
      <w:r>
        <w:rPr>
          <w:rStyle w:val="Refdecomentario"/>
          <w:sz w:val="21"/>
          <w:szCs w:val="22"/>
          <w:lang w:val="es-CO"/>
        </w:rPr>
        <w:commentReference w:id="303"/>
      </w:r>
      <w:commentRangeEnd w:id="304"/>
      <w:r>
        <w:rPr>
          <w:rStyle w:val="Refdecomentario"/>
          <w:sz w:val="21"/>
          <w:szCs w:val="22"/>
          <w:lang w:val="es-CO"/>
        </w:rPr>
        <w:commentReference w:id="304"/>
      </w:r>
    </w:p>
    <w:p w14:paraId="2805738C" w14:textId="47108098" w:rsidR="00CB47CA" w:rsidRPr="00CB47CA" w:rsidRDefault="00CB47CA" w:rsidP="00CB47CA">
      <w:pPr>
        <w:ind w:left="720"/>
        <w:rPr>
          <w:b/>
          <w:bCs/>
          <w:lang w:val="es-CO"/>
        </w:rPr>
      </w:pPr>
      <w:r w:rsidRPr="00CB47CA">
        <w:rPr>
          <w:b/>
          <w:bCs/>
          <w:lang w:val="es-CO"/>
        </w:rPr>
        <w:t>Nota:</w:t>
      </w:r>
      <w:r w:rsidR="008C2C88">
        <w:rPr>
          <w:b/>
          <w:bCs/>
          <w:lang w:val="es-CO"/>
        </w:rPr>
        <w:t xml:space="preserve"> </w:t>
      </w:r>
      <w:r w:rsidRPr="00CB47CA">
        <w:rPr>
          <w:lang w:val="es-CO"/>
        </w:rPr>
        <w:t>La incorporación de un Data Partner a AlejandrIA no requiere que este disponga, cree o administre recursos, proyectos o infraestructura en Google Cloud cuando sus datos se encuentren alojados en otra plataforma tecnológica.</w:t>
      </w:r>
    </w:p>
    <w:p w14:paraId="367A88DA" w14:textId="7A4F2682" w:rsidR="00CB47CA" w:rsidRPr="00CB47CA" w:rsidRDefault="00CB47CA" w:rsidP="00CB47CA">
      <w:pPr>
        <w:ind w:left="720"/>
        <w:rPr>
          <w:lang w:val="es-CO"/>
        </w:rPr>
      </w:pPr>
      <w:r w:rsidRPr="00CB47CA">
        <w:rPr>
          <w:lang w:val="es-CO"/>
        </w:rPr>
        <w:lastRenderedPageBreak/>
        <w:t>Durante el proceso de onboarding se evaluarán la ubicación de los datos, tecnología de almacenamiento y procesamiento, catálogo, formatos, conectividad, seguridad, identidad y condiciones regulatorias, con el propósito de seleccionar el patrón de federación o interoperabilidad más adecuado.</w:t>
      </w:r>
    </w:p>
    <w:p w14:paraId="595420B3" w14:textId="05D6F48D" w:rsidR="00505651" w:rsidRPr="00412A1F" w:rsidRDefault="009C0B53" w:rsidP="00D21450">
      <w:pPr>
        <w:numPr>
          <w:ilvl w:val="0"/>
          <w:numId w:val="52"/>
        </w:numPr>
        <w:tabs>
          <w:tab w:val="clear" w:pos="720"/>
          <w:tab w:val="num" w:pos="1440"/>
        </w:tabs>
        <w:spacing w:after="0"/>
        <w:ind w:left="1440"/>
        <w:jc w:val="both"/>
        <w:rPr>
          <w:sz w:val="20"/>
          <w:szCs w:val="20"/>
          <w:lang w:val="es-CO"/>
        </w:rPr>
      </w:pPr>
      <w:r w:rsidRPr="00412A1F">
        <w:rPr>
          <w:sz w:val="20"/>
          <w:szCs w:val="20"/>
          <w:lang w:val="es-CO"/>
        </w:rPr>
        <w:t xml:space="preserve">Disponibilidad de los datos mediante </w:t>
      </w:r>
      <w:r w:rsidRPr="00412A1F">
        <w:rPr>
          <w:b/>
          <w:bCs/>
          <w:sz w:val="20"/>
          <w:szCs w:val="20"/>
          <w:lang w:val="es-CO"/>
        </w:rPr>
        <w:t>Apache Iceberg y mecanismos compatibles con el patrón de federación seleccionado</w:t>
      </w:r>
      <w:r w:rsidRPr="00412A1F">
        <w:rPr>
          <w:sz w:val="20"/>
          <w:szCs w:val="20"/>
          <w:lang w:val="es-CO"/>
        </w:rPr>
        <w:t xml:space="preserve">. </w:t>
      </w:r>
      <w:r w:rsidR="00981A2D" w:rsidRPr="00412A1F">
        <w:rPr>
          <w:sz w:val="20"/>
          <w:szCs w:val="20"/>
          <w:lang w:val="es-CO"/>
        </w:rPr>
        <w:t xml:space="preserve">Generalmente </w:t>
      </w:r>
      <w:r w:rsidR="00D23CD5" w:rsidRPr="00412A1F">
        <w:rPr>
          <w:sz w:val="20"/>
          <w:szCs w:val="20"/>
          <w:lang w:val="es-CO"/>
        </w:rPr>
        <w:t>Versiones v2 o v3 con soporte de position deletes y hidden partitioning.</w:t>
      </w:r>
    </w:p>
    <w:p w14:paraId="0B775B2E" w14:textId="77777777" w:rsidR="00505651" w:rsidRPr="00412A1F" w:rsidRDefault="009C0B53" w:rsidP="00AB2F00">
      <w:pPr>
        <w:numPr>
          <w:ilvl w:val="0"/>
          <w:numId w:val="52"/>
        </w:numPr>
        <w:tabs>
          <w:tab w:val="clear" w:pos="720"/>
          <w:tab w:val="num" w:pos="1440"/>
        </w:tabs>
        <w:spacing w:after="0"/>
        <w:ind w:left="1440"/>
        <w:rPr>
          <w:sz w:val="20"/>
          <w:szCs w:val="20"/>
          <w:lang w:val="es-CO"/>
        </w:rPr>
      </w:pPr>
      <w:r w:rsidRPr="00412A1F">
        <w:rPr>
          <w:sz w:val="20"/>
          <w:szCs w:val="20"/>
          <w:lang w:val="es-CO"/>
        </w:rPr>
        <w:t xml:space="preserve">Uso de formatos y estructuras soportados por el proveedor de catálogo y Borderless Lakehouse. </w:t>
      </w:r>
    </w:p>
    <w:p w14:paraId="7CF1B99E" w14:textId="0D53A190" w:rsidR="00505651" w:rsidRPr="00412A1F" w:rsidRDefault="009C0B53" w:rsidP="00AB2F00">
      <w:pPr>
        <w:numPr>
          <w:ilvl w:val="0"/>
          <w:numId w:val="52"/>
        </w:numPr>
        <w:tabs>
          <w:tab w:val="clear" w:pos="720"/>
          <w:tab w:val="num" w:pos="1440"/>
        </w:tabs>
        <w:spacing w:after="0"/>
        <w:ind w:left="1440"/>
        <w:rPr>
          <w:sz w:val="20"/>
          <w:szCs w:val="20"/>
          <w:lang w:val="es-CO"/>
        </w:rPr>
      </w:pPr>
      <w:r w:rsidRPr="00412A1F">
        <w:rPr>
          <w:sz w:val="20"/>
          <w:szCs w:val="20"/>
          <w:lang w:val="es-CO"/>
        </w:rPr>
        <w:t xml:space="preserve">Organización adecuada de los datos para cargas analíticas. </w:t>
      </w:r>
    </w:p>
    <w:p w14:paraId="606ACE4B" w14:textId="77777777" w:rsidR="00505651" w:rsidRPr="00412A1F" w:rsidRDefault="009C0B53" w:rsidP="00AB2F00">
      <w:pPr>
        <w:numPr>
          <w:ilvl w:val="0"/>
          <w:numId w:val="52"/>
        </w:numPr>
        <w:tabs>
          <w:tab w:val="clear" w:pos="720"/>
          <w:tab w:val="num" w:pos="1440"/>
        </w:tabs>
        <w:spacing w:after="0"/>
        <w:ind w:left="1440"/>
        <w:rPr>
          <w:sz w:val="20"/>
          <w:szCs w:val="20"/>
          <w:lang w:val="es-CO"/>
        </w:rPr>
      </w:pPr>
      <w:r w:rsidRPr="00412A1F">
        <w:rPr>
          <w:sz w:val="20"/>
          <w:szCs w:val="20"/>
          <w:lang w:val="es-CO"/>
        </w:rPr>
        <w:t xml:space="preserve">Particionamiento y optimización de las tablas de acuerdo con los patrones de consulta esperados. </w:t>
      </w:r>
    </w:p>
    <w:p w14:paraId="7C7902A9" w14:textId="5C69CFE0" w:rsidR="00505651" w:rsidRPr="00412A1F" w:rsidRDefault="009C0B53" w:rsidP="00AB2F00">
      <w:pPr>
        <w:numPr>
          <w:ilvl w:val="0"/>
          <w:numId w:val="52"/>
        </w:numPr>
        <w:tabs>
          <w:tab w:val="clear" w:pos="720"/>
          <w:tab w:val="num" w:pos="1440"/>
        </w:tabs>
        <w:spacing w:after="0"/>
        <w:ind w:left="1440"/>
        <w:rPr>
          <w:sz w:val="20"/>
          <w:szCs w:val="20"/>
          <w:lang w:val="es-CO"/>
        </w:rPr>
      </w:pPr>
      <w:r w:rsidRPr="00412A1F">
        <w:rPr>
          <w:sz w:val="20"/>
          <w:szCs w:val="20"/>
          <w:lang w:val="es-CO"/>
        </w:rPr>
        <w:t xml:space="preserve">Gestión adecuada del tamaño y distribución de archivos para evitar degradaciones de desempeño. </w:t>
      </w:r>
    </w:p>
    <w:p w14:paraId="4968116B" w14:textId="6258B7EA" w:rsidR="00505651" w:rsidRPr="00412A1F" w:rsidRDefault="009C0B53" w:rsidP="00AB2F00">
      <w:pPr>
        <w:numPr>
          <w:ilvl w:val="0"/>
          <w:numId w:val="52"/>
        </w:numPr>
        <w:tabs>
          <w:tab w:val="clear" w:pos="720"/>
          <w:tab w:val="num" w:pos="1440"/>
        </w:tabs>
        <w:spacing w:after="0"/>
        <w:ind w:left="1440"/>
        <w:rPr>
          <w:sz w:val="20"/>
          <w:szCs w:val="20"/>
          <w:lang w:val="es-CO"/>
        </w:rPr>
      </w:pPr>
      <w:r w:rsidRPr="00412A1F">
        <w:rPr>
          <w:sz w:val="20"/>
          <w:szCs w:val="20"/>
          <w:lang w:val="es-CO"/>
        </w:rPr>
        <w:t xml:space="preserve">Disponibilidad de metadatos suficientes para descubrir e interpretar las estructuras publicadas. </w:t>
      </w:r>
    </w:p>
    <w:p w14:paraId="387111CF" w14:textId="1D08777D" w:rsidR="00D92B6C" w:rsidRPr="00412A1F" w:rsidRDefault="00D92B6C" w:rsidP="00AB2F00">
      <w:pPr>
        <w:spacing w:after="0"/>
        <w:ind w:left="720"/>
        <w:rPr>
          <w:b/>
          <w:bCs/>
          <w:sz w:val="20"/>
          <w:szCs w:val="20"/>
          <w:lang w:val="es-CO"/>
        </w:rPr>
      </w:pPr>
    </w:p>
    <w:p w14:paraId="64C5072A" w14:textId="0094694C" w:rsidR="00505651" w:rsidRPr="00412A1F" w:rsidRDefault="009C0B53" w:rsidP="00AB2F00">
      <w:pPr>
        <w:spacing w:after="0"/>
        <w:ind w:left="720"/>
        <w:jc w:val="both"/>
        <w:rPr>
          <w:sz w:val="20"/>
          <w:szCs w:val="20"/>
          <w:lang w:val="es-CO"/>
        </w:rPr>
      </w:pPr>
      <w:r w:rsidRPr="00412A1F">
        <w:rPr>
          <w:sz w:val="20"/>
          <w:szCs w:val="20"/>
          <w:lang w:val="es-CO"/>
        </w:rPr>
        <w:t>El Data Partner deberá disponer de un catálogo compatible con las capacidades de federación seleccionadas. Actualmente Borderless Lakehouse contempla integración con proveedores como:</w:t>
      </w:r>
    </w:p>
    <w:p w14:paraId="75B0D5B5" w14:textId="5898418E" w:rsidR="00505651" w:rsidRPr="00412A1F" w:rsidRDefault="009C0B53" w:rsidP="00AB2F00">
      <w:pPr>
        <w:numPr>
          <w:ilvl w:val="0"/>
          <w:numId w:val="53"/>
        </w:numPr>
        <w:tabs>
          <w:tab w:val="clear" w:pos="720"/>
          <w:tab w:val="num" w:pos="1440"/>
        </w:tabs>
        <w:spacing w:after="0"/>
        <w:ind w:left="1440"/>
        <w:jc w:val="both"/>
        <w:rPr>
          <w:sz w:val="20"/>
          <w:szCs w:val="20"/>
          <w:lang w:val="es-CO"/>
        </w:rPr>
      </w:pPr>
      <w:r w:rsidRPr="00412A1F">
        <w:rPr>
          <w:b/>
          <w:bCs/>
          <w:sz w:val="20"/>
          <w:szCs w:val="20"/>
          <w:lang w:val="es-CO"/>
        </w:rPr>
        <w:t>Databricks Unity Catalog</w:t>
      </w:r>
      <w:r w:rsidRPr="00412A1F">
        <w:rPr>
          <w:sz w:val="20"/>
          <w:szCs w:val="20"/>
          <w:lang w:val="es-CO"/>
        </w:rPr>
        <w:t xml:space="preserve">. </w:t>
      </w:r>
    </w:p>
    <w:p w14:paraId="1C037FD6" w14:textId="77777777" w:rsidR="00505651" w:rsidRPr="00412A1F" w:rsidRDefault="009C0B53" w:rsidP="00AB2F00">
      <w:pPr>
        <w:numPr>
          <w:ilvl w:val="0"/>
          <w:numId w:val="53"/>
        </w:numPr>
        <w:tabs>
          <w:tab w:val="clear" w:pos="720"/>
          <w:tab w:val="num" w:pos="1440"/>
        </w:tabs>
        <w:spacing w:after="0"/>
        <w:ind w:left="1440"/>
        <w:jc w:val="both"/>
        <w:rPr>
          <w:sz w:val="20"/>
          <w:szCs w:val="20"/>
          <w:lang w:val="es-CO"/>
        </w:rPr>
      </w:pPr>
      <w:r w:rsidRPr="00412A1F">
        <w:rPr>
          <w:b/>
          <w:bCs/>
          <w:sz w:val="20"/>
          <w:szCs w:val="20"/>
          <w:lang w:val="es-CO"/>
        </w:rPr>
        <w:t>AWS Glue</w:t>
      </w:r>
      <w:r w:rsidRPr="00412A1F">
        <w:rPr>
          <w:sz w:val="20"/>
          <w:szCs w:val="20"/>
          <w:lang w:val="es-CO"/>
        </w:rPr>
        <w:t xml:space="preserve">. </w:t>
      </w:r>
    </w:p>
    <w:p w14:paraId="4D4BEA9D" w14:textId="77777777" w:rsidR="00505651" w:rsidRPr="00412A1F" w:rsidRDefault="009C0B53" w:rsidP="00AB2F00">
      <w:pPr>
        <w:numPr>
          <w:ilvl w:val="0"/>
          <w:numId w:val="53"/>
        </w:numPr>
        <w:tabs>
          <w:tab w:val="clear" w:pos="720"/>
          <w:tab w:val="num" w:pos="1440"/>
        </w:tabs>
        <w:spacing w:after="0"/>
        <w:ind w:left="1440"/>
        <w:jc w:val="both"/>
        <w:rPr>
          <w:sz w:val="20"/>
          <w:szCs w:val="20"/>
          <w:lang w:val="es-CO"/>
        </w:rPr>
      </w:pPr>
      <w:r w:rsidRPr="00412A1F">
        <w:rPr>
          <w:b/>
          <w:bCs/>
          <w:sz w:val="20"/>
          <w:szCs w:val="20"/>
          <w:lang w:val="es-CO"/>
        </w:rPr>
        <w:t>Snowflake</w:t>
      </w:r>
      <w:r w:rsidRPr="00412A1F">
        <w:rPr>
          <w:sz w:val="20"/>
          <w:szCs w:val="20"/>
          <w:lang w:val="es-CO"/>
        </w:rPr>
        <w:t xml:space="preserve">. </w:t>
      </w:r>
    </w:p>
    <w:p w14:paraId="747479E0" w14:textId="6417C039" w:rsidR="00505651" w:rsidRPr="00412A1F" w:rsidRDefault="009C0B53" w:rsidP="00AB2F00">
      <w:pPr>
        <w:numPr>
          <w:ilvl w:val="0"/>
          <w:numId w:val="53"/>
        </w:numPr>
        <w:tabs>
          <w:tab w:val="clear" w:pos="720"/>
          <w:tab w:val="num" w:pos="1440"/>
        </w:tabs>
        <w:spacing w:after="0"/>
        <w:ind w:left="1440"/>
        <w:jc w:val="both"/>
        <w:rPr>
          <w:sz w:val="20"/>
          <w:szCs w:val="20"/>
          <w:lang w:val="es-CO"/>
        </w:rPr>
      </w:pPr>
      <w:r w:rsidRPr="00412A1F">
        <w:rPr>
          <w:b/>
          <w:bCs/>
          <w:sz w:val="20"/>
          <w:szCs w:val="20"/>
          <w:lang w:val="es-CO"/>
        </w:rPr>
        <w:t>SAP Business Data Cloud</w:t>
      </w:r>
      <w:r w:rsidRPr="00412A1F">
        <w:rPr>
          <w:sz w:val="20"/>
          <w:szCs w:val="20"/>
          <w:lang w:val="es-CO"/>
        </w:rPr>
        <w:t xml:space="preserve">, mediante las capacidades de integración soportadas. </w:t>
      </w:r>
    </w:p>
    <w:p w14:paraId="3399A5BA" w14:textId="77777777" w:rsidR="00EC1AED" w:rsidRPr="00412A1F" w:rsidRDefault="00EC1AED" w:rsidP="00AB2F00">
      <w:pPr>
        <w:spacing w:after="0"/>
        <w:ind w:left="1440"/>
        <w:jc w:val="both"/>
        <w:rPr>
          <w:sz w:val="20"/>
          <w:szCs w:val="20"/>
          <w:lang w:val="es-CO"/>
        </w:rPr>
      </w:pPr>
    </w:p>
    <w:p w14:paraId="33747558" w14:textId="62FCF143" w:rsidR="00505651" w:rsidRPr="00412A1F" w:rsidRDefault="009C0B53" w:rsidP="00AB2F00">
      <w:pPr>
        <w:spacing w:after="0"/>
        <w:ind w:left="720"/>
        <w:jc w:val="both"/>
        <w:rPr>
          <w:sz w:val="20"/>
          <w:szCs w:val="20"/>
          <w:lang w:val="es-CO"/>
        </w:rPr>
      </w:pPr>
      <w:r w:rsidRPr="00412A1F">
        <w:rPr>
          <w:sz w:val="20"/>
          <w:szCs w:val="20"/>
          <w:lang w:val="es-CO"/>
        </w:rPr>
        <w:t>La lista de proveedores, versiones, regiones y capacidades deberá ser validada durante el onboarding, dado que Borderless Lakehouse se encuentra actualmente en evolución y algunas de sus capacidades permanecen en Preview</w:t>
      </w:r>
      <w:r w:rsidR="00EC1AED" w:rsidRPr="00412A1F">
        <w:rPr>
          <w:sz w:val="20"/>
          <w:szCs w:val="20"/>
          <w:lang w:val="es-CO"/>
        </w:rPr>
        <w:t>.</w:t>
      </w:r>
    </w:p>
    <w:p w14:paraId="220FB1DA" w14:textId="77777777" w:rsidR="00EC1AED" w:rsidRPr="00412A1F" w:rsidRDefault="00EC1AED" w:rsidP="00AB2F00">
      <w:pPr>
        <w:spacing w:after="0"/>
        <w:ind w:left="720"/>
        <w:jc w:val="both"/>
        <w:rPr>
          <w:sz w:val="20"/>
          <w:szCs w:val="20"/>
          <w:lang w:val="es-CO"/>
        </w:rPr>
      </w:pPr>
    </w:p>
    <w:p w14:paraId="3DAE9E2F" w14:textId="4B85B1A5" w:rsidR="00B41358" w:rsidRPr="00412A1F" w:rsidRDefault="009C0B53" w:rsidP="00AB2F00">
      <w:pPr>
        <w:spacing w:after="0"/>
        <w:ind w:left="720"/>
        <w:jc w:val="both"/>
        <w:rPr>
          <w:b/>
          <w:bCs/>
          <w:sz w:val="20"/>
          <w:szCs w:val="20"/>
          <w:lang w:val="es-CO"/>
        </w:rPr>
      </w:pPr>
      <w:r w:rsidRPr="00412A1F">
        <w:rPr>
          <w:b/>
          <w:bCs/>
          <w:sz w:val="20"/>
          <w:szCs w:val="20"/>
          <w:lang w:val="es-CO"/>
        </w:rPr>
        <w:t>Consideraciones:</w:t>
      </w:r>
    </w:p>
    <w:p w14:paraId="603CC007" w14:textId="7E3635A0" w:rsidR="00B41358" w:rsidRPr="00412A1F" w:rsidRDefault="009C0B53" w:rsidP="00AB2F00">
      <w:pPr>
        <w:pStyle w:val="Prrafodelista"/>
        <w:numPr>
          <w:ilvl w:val="0"/>
          <w:numId w:val="54"/>
        </w:numPr>
        <w:tabs>
          <w:tab w:val="clear" w:pos="720"/>
          <w:tab w:val="num" w:pos="1440"/>
        </w:tabs>
        <w:ind w:left="1440"/>
        <w:jc w:val="both"/>
        <w:rPr>
          <w:sz w:val="20"/>
          <w:szCs w:val="20"/>
          <w:lang w:val="es-CO"/>
        </w:rPr>
      </w:pPr>
      <w:r w:rsidRPr="00412A1F">
        <w:rPr>
          <w:sz w:val="20"/>
          <w:szCs w:val="20"/>
          <w:lang w:val="es-CO"/>
        </w:rPr>
        <w:t>Estado Preview: Funcionalidades y SLAs sujetos a evolución por parte de Google Cloud previo a General Availability (GA).</w:t>
      </w:r>
    </w:p>
    <w:p w14:paraId="6BF8A0EE" w14:textId="00B4430D" w:rsidR="00B41358" w:rsidRPr="00412A1F" w:rsidRDefault="009C0B53" w:rsidP="00AB2F00">
      <w:pPr>
        <w:pStyle w:val="Prrafodelista"/>
        <w:numPr>
          <w:ilvl w:val="0"/>
          <w:numId w:val="54"/>
        </w:numPr>
        <w:tabs>
          <w:tab w:val="clear" w:pos="720"/>
          <w:tab w:val="num" w:pos="1440"/>
        </w:tabs>
        <w:ind w:left="1440"/>
        <w:jc w:val="both"/>
        <w:rPr>
          <w:sz w:val="20"/>
          <w:szCs w:val="20"/>
          <w:lang w:val="es-CO"/>
        </w:rPr>
      </w:pPr>
      <w:r w:rsidRPr="00412A1F">
        <w:rPr>
          <w:sz w:val="20"/>
          <w:szCs w:val="20"/>
          <w:lang w:val="es-CO"/>
        </w:rPr>
        <w:t>Acceso Solo Lectura: No se permite INSERT o UPDATE directo desde GCP hacia las nubes remotas.</w:t>
      </w:r>
    </w:p>
    <w:p w14:paraId="3FDA2AE4" w14:textId="1E7CEA05" w:rsidR="00B41358" w:rsidRPr="00412A1F" w:rsidRDefault="009C0B53" w:rsidP="00AB2F00">
      <w:pPr>
        <w:pStyle w:val="Prrafodelista"/>
        <w:numPr>
          <w:ilvl w:val="0"/>
          <w:numId w:val="54"/>
        </w:numPr>
        <w:tabs>
          <w:tab w:val="clear" w:pos="720"/>
          <w:tab w:val="num" w:pos="1440"/>
        </w:tabs>
        <w:ind w:left="1440"/>
        <w:jc w:val="both"/>
        <w:rPr>
          <w:sz w:val="20"/>
          <w:szCs w:val="20"/>
          <w:lang w:val="es-CO"/>
        </w:rPr>
      </w:pPr>
      <w:r w:rsidRPr="00412A1F">
        <w:rPr>
          <w:sz w:val="20"/>
          <w:szCs w:val="20"/>
          <w:lang w:val="es-CO"/>
        </w:rPr>
        <w:t>Compliance: Los datos se retienen temporalmente en la caché cifrada de GCP durante la consulta; requiere aval legal para datos clínicos.</w:t>
      </w:r>
    </w:p>
    <w:p w14:paraId="4778B1BF" w14:textId="6DC87FC2" w:rsidR="00DE2C93" w:rsidRPr="00412A1F" w:rsidRDefault="009C0B53" w:rsidP="00AB2F00">
      <w:pPr>
        <w:pStyle w:val="Prrafodelista"/>
        <w:numPr>
          <w:ilvl w:val="0"/>
          <w:numId w:val="54"/>
        </w:numPr>
        <w:tabs>
          <w:tab w:val="clear" w:pos="720"/>
          <w:tab w:val="num" w:pos="1440"/>
        </w:tabs>
        <w:ind w:left="1440"/>
        <w:jc w:val="both"/>
        <w:rPr>
          <w:sz w:val="20"/>
          <w:szCs w:val="20"/>
          <w:lang w:val="es-CO"/>
        </w:rPr>
      </w:pPr>
      <w:r w:rsidRPr="00412A1F">
        <w:rPr>
          <w:sz w:val="20"/>
          <w:szCs w:val="20"/>
          <w:lang w:val="es-CO"/>
        </w:rPr>
        <w:t>Costos: Cada lectura remota genera cobros de salida facturados por el proveedor de origen (Azure/AWS).</w:t>
      </w:r>
    </w:p>
    <w:p w14:paraId="308DF55B" w14:textId="14466F76" w:rsidR="00333CD5" w:rsidRDefault="00157DBF" w:rsidP="00D4660A">
      <w:pPr>
        <w:tabs>
          <w:tab w:val="num" w:pos="1440"/>
        </w:tabs>
        <w:ind w:left="720"/>
        <w:jc w:val="both"/>
        <w:rPr>
          <w:sz w:val="20"/>
          <w:szCs w:val="20"/>
          <w:lang w:val="es-CO"/>
        </w:rPr>
      </w:pPr>
      <w:r w:rsidRPr="00157DBF">
        <w:rPr>
          <w:sz w:val="20"/>
          <w:szCs w:val="20"/>
          <w:lang w:val="es-CO"/>
        </w:rPr>
        <w:t>La siguiente tabla presenta ejemplos de patrones de federación, interoperabilidad y compartición aplicables según la plataforma tecnológica y ubicación de los datos del Data Partne</w:t>
      </w:r>
      <w:r>
        <w:rPr>
          <w:sz w:val="20"/>
          <w:szCs w:val="20"/>
          <w:lang w:val="es-CO"/>
        </w:rPr>
        <w:t>r.</w:t>
      </w:r>
      <w:r w:rsidR="008C2C88">
        <w:rPr>
          <w:sz w:val="20"/>
          <w:szCs w:val="20"/>
          <w:lang w:val="es-CO"/>
        </w:rPr>
        <w:t xml:space="preserve"> </w:t>
      </w:r>
      <w:r w:rsidR="008C2C88" w:rsidRPr="008C2C88">
        <w:rPr>
          <w:sz w:val="20"/>
          <w:szCs w:val="20"/>
          <w:lang w:val="es-CO"/>
        </w:rPr>
        <w:t xml:space="preserve">La </w:t>
      </w:r>
      <w:r w:rsidR="008C2C88">
        <w:rPr>
          <w:sz w:val="20"/>
          <w:szCs w:val="20"/>
          <w:lang w:val="es-CO"/>
        </w:rPr>
        <w:t xml:space="preserve">definición completa de los patrones </w:t>
      </w:r>
      <w:r w:rsidR="008C2C88" w:rsidRPr="008C2C88">
        <w:rPr>
          <w:sz w:val="20"/>
          <w:szCs w:val="20"/>
          <w:lang w:val="es-CO"/>
        </w:rPr>
        <w:t>más adecuado para cada Data Partner se realizará durante la primera fase del proyecto</w:t>
      </w:r>
      <w:r w:rsidR="008C2C88">
        <w:rPr>
          <w:sz w:val="20"/>
          <w:szCs w:val="20"/>
          <w:lang w:val="es-CO"/>
        </w:rPr>
        <w:t>.</w:t>
      </w:r>
    </w:p>
    <w:tbl>
      <w:tblPr>
        <w:tblStyle w:val="LightList-Accent11"/>
        <w:tblW w:w="0" w:type="auto"/>
        <w:tblLook w:val="04A0" w:firstRow="1" w:lastRow="0" w:firstColumn="1" w:lastColumn="0" w:noHBand="0" w:noVBand="1"/>
      </w:tblPr>
      <w:tblGrid>
        <w:gridCol w:w="1603"/>
        <w:gridCol w:w="2170"/>
        <w:gridCol w:w="1454"/>
        <w:gridCol w:w="3591"/>
      </w:tblGrid>
      <w:tr w:rsidR="00333CD5" w:rsidRPr="00333CD5" w14:paraId="596D98C0" w14:textId="77777777" w:rsidTr="00333CD5">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10A7295" w14:textId="77777777" w:rsidR="00333CD5" w:rsidRPr="00333CD5" w:rsidRDefault="00333CD5" w:rsidP="00333CD5">
            <w:pPr>
              <w:jc w:val="center"/>
              <w:rPr>
                <w:rFonts w:ascii="Aptos Narrow" w:eastAsia="Times New Roman" w:hAnsi="Aptos Narrow" w:cs="Times New Roman"/>
                <w:sz w:val="22"/>
                <w:lang w:val="es-CO" w:eastAsia="es-CO"/>
              </w:rPr>
            </w:pPr>
            <w:r w:rsidRPr="00333CD5">
              <w:rPr>
                <w:rFonts w:ascii="Aptos Narrow" w:eastAsia="Times New Roman" w:hAnsi="Aptos Narrow" w:cs="Times New Roman"/>
                <w:sz w:val="22"/>
                <w:lang w:val="es-CO" w:eastAsia="es-CO"/>
              </w:rPr>
              <w:lastRenderedPageBreak/>
              <w:t>Ubicación / tecnología del Data Partner</w:t>
            </w:r>
          </w:p>
        </w:tc>
        <w:tc>
          <w:tcPr>
            <w:tcW w:w="0" w:type="auto"/>
            <w:noWrap/>
            <w:vAlign w:val="center"/>
            <w:hideMark/>
          </w:tcPr>
          <w:p w14:paraId="18DAA5C2" w14:textId="77777777" w:rsidR="00333CD5" w:rsidRPr="00333CD5" w:rsidRDefault="00333CD5" w:rsidP="00333CD5">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lang w:val="es-CO" w:eastAsia="es-CO"/>
              </w:rPr>
            </w:pPr>
            <w:r w:rsidRPr="00333CD5">
              <w:rPr>
                <w:rFonts w:ascii="Aptos Narrow" w:eastAsia="Times New Roman" w:hAnsi="Aptos Narrow" w:cs="Times New Roman"/>
                <w:sz w:val="22"/>
                <w:lang w:val="es-CO" w:eastAsia="es-CO"/>
              </w:rPr>
              <w:t>Patrón principal</w:t>
            </w:r>
          </w:p>
        </w:tc>
        <w:tc>
          <w:tcPr>
            <w:tcW w:w="0" w:type="auto"/>
            <w:noWrap/>
            <w:vAlign w:val="center"/>
            <w:hideMark/>
          </w:tcPr>
          <w:p w14:paraId="1715BEF9" w14:textId="77777777" w:rsidR="00333CD5" w:rsidRPr="00333CD5" w:rsidRDefault="00333CD5" w:rsidP="00333CD5">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lang w:val="es-CO" w:eastAsia="es-CO"/>
              </w:rPr>
            </w:pPr>
            <w:r w:rsidRPr="00333CD5">
              <w:rPr>
                <w:rFonts w:ascii="Aptos Narrow" w:eastAsia="Times New Roman" w:hAnsi="Aptos Narrow" w:cs="Times New Roman"/>
                <w:sz w:val="22"/>
                <w:lang w:val="es-CO" w:eastAsia="es-CO"/>
              </w:rPr>
              <w:t>¿Proyecto GCP propio del Data Partner?</w:t>
            </w:r>
          </w:p>
        </w:tc>
        <w:tc>
          <w:tcPr>
            <w:tcW w:w="0" w:type="auto"/>
            <w:noWrap/>
            <w:vAlign w:val="center"/>
            <w:hideMark/>
          </w:tcPr>
          <w:p w14:paraId="384C127A" w14:textId="77777777" w:rsidR="00333CD5" w:rsidRPr="00333CD5" w:rsidRDefault="00333CD5" w:rsidP="00333CD5">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lang w:val="es-CO" w:eastAsia="es-CO"/>
              </w:rPr>
            </w:pPr>
            <w:r w:rsidRPr="00333CD5">
              <w:rPr>
                <w:rFonts w:ascii="Aptos Narrow" w:eastAsia="Times New Roman" w:hAnsi="Aptos Narrow" w:cs="Times New Roman"/>
                <w:sz w:val="22"/>
                <w:lang w:val="es-CO" w:eastAsia="es-CO"/>
              </w:rPr>
              <w:t>Uso típico</w:t>
            </w:r>
          </w:p>
        </w:tc>
      </w:tr>
      <w:tr w:rsidR="00333CD5" w:rsidRPr="00266C86" w14:paraId="5FBAC231" w14:textId="77777777" w:rsidTr="00333C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5C89F40F" w14:textId="77777777" w:rsidR="00333CD5" w:rsidRPr="00333CD5" w:rsidRDefault="00333CD5" w:rsidP="00333CD5">
            <w:pPr>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AWS S3</w:t>
            </w:r>
          </w:p>
        </w:tc>
        <w:tc>
          <w:tcPr>
            <w:tcW w:w="0" w:type="auto"/>
            <w:noWrap/>
            <w:hideMark/>
          </w:tcPr>
          <w:p w14:paraId="3364DC62" w14:textId="77777777" w:rsidR="00333CD5" w:rsidRPr="00333CD5" w:rsidRDefault="00333CD5" w:rsidP="00333CD5">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BigQuery Omni</w:t>
            </w:r>
          </w:p>
        </w:tc>
        <w:tc>
          <w:tcPr>
            <w:tcW w:w="0" w:type="auto"/>
            <w:noWrap/>
            <w:hideMark/>
          </w:tcPr>
          <w:p w14:paraId="3F677BE3" w14:textId="77777777" w:rsidR="00333CD5" w:rsidRPr="00333CD5" w:rsidRDefault="00333CD5" w:rsidP="00333CD5">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No</w:t>
            </w:r>
          </w:p>
        </w:tc>
        <w:tc>
          <w:tcPr>
            <w:tcW w:w="0" w:type="auto"/>
            <w:noWrap/>
            <w:hideMark/>
          </w:tcPr>
          <w:p w14:paraId="0008769B" w14:textId="77777777" w:rsidR="00333CD5" w:rsidRPr="00333CD5" w:rsidRDefault="00333CD5" w:rsidP="00333CD5">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AlejandrIA consulta datos que permanecen en AWS.</w:t>
            </w:r>
          </w:p>
        </w:tc>
      </w:tr>
      <w:tr w:rsidR="00333CD5" w:rsidRPr="00266C86" w14:paraId="5BAFCAF7" w14:textId="77777777" w:rsidTr="00333CD5">
        <w:trPr>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1AB8C040" w14:textId="77777777" w:rsidR="00333CD5" w:rsidRPr="00333CD5" w:rsidRDefault="00333CD5" w:rsidP="00333CD5">
            <w:pPr>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AWS + Glue/Iceberg</w:t>
            </w:r>
          </w:p>
        </w:tc>
        <w:tc>
          <w:tcPr>
            <w:tcW w:w="0" w:type="auto"/>
            <w:noWrap/>
            <w:hideMark/>
          </w:tcPr>
          <w:p w14:paraId="3CB40E53" w14:textId="77777777" w:rsidR="00333CD5" w:rsidRPr="00333CD5" w:rsidRDefault="00333CD5" w:rsidP="00333CD5">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Borderless Lakehouse</w:t>
            </w:r>
          </w:p>
        </w:tc>
        <w:tc>
          <w:tcPr>
            <w:tcW w:w="0" w:type="auto"/>
            <w:noWrap/>
            <w:hideMark/>
          </w:tcPr>
          <w:p w14:paraId="62964D08" w14:textId="77777777" w:rsidR="00333CD5" w:rsidRPr="00333CD5" w:rsidRDefault="00333CD5" w:rsidP="00333CD5">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No</w:t>
            </w:r>
          </w:p>
        </w:tc>
        <w:tc>
          <w:tcPr>
            <w:tcW w:w="0" w:type="auto"/>
            <w:noWrap/>
            <w:hideMark/>
          </w:tcPr>
          <w:p w14:paraId="3B1625AA" w14:textId="77777777" w:rsidR="00333CD5" w:rsidRPr="00333CD5" w:rsidRDefault="00333CD5" w:rsidP="00333CD5">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Federación de catálogo y consulta desde AlejandrIA.</w:t>
            </w:r>
          </w:p>
        </w:tc>
      </w:tr>
      <w:tr w:rsidR="00333CD5" w:rsidRPr="00333CD5" w14:paraId="59DA01FE" w14:textId="77777777" w:rsidTr="00333C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020A4844" w14:textId="77777777" w:rsidR="00333CD5" w:rsidRPr="00333CD5" w:rsidRDefault="00333CD5" w:rsidP="00333CD5">
            <w:pPr>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Databricks AWS + Unity Catalog</w:t>
            </w:r>
          </w:p>
        </w:tc>
        <w:tc>
          <w:tcPr>
            <w:tcW w:w="0" w:type="auto"/>
            <w:noWrap/>
            <w:hideMark/>
          </w:tcPr>
          <w:p w14:paraId="5F8306B5" w14:textId="77777777" w:rsidR="00333CD5" w:rsidRPr="00333CD5" w:rsidRDefault="00333CD5" w:rsidP="00333CD5">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Borderless Lakehouse / mecanismos abiertos soportados</w:t>
            </w:r>
          </w:p>
        </w:tc>
        <w:tc>
          <w:tcPr>
            <w:tcW w:w="0" w:type="auto"/>
            <w:noWrap/>
            <w:hideMark/>
          </w:tcPr>
          <w:p w14:paraId="40A53BD4" w14:textId="77777777" w:rsidR="00333CD5" w:rsidRPr="00333CD5" w:rsidRDefault="00333CD5" w:rsidP="00333CD5">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No</w:t>
            </w:r>
          </w:p>
        </w:tc>
        <w:tc>
          <w:tcPr>
            <w:tcW w:w="0" w:type="auto"/>
            <w:noWrap/>
            <w:hideMark/>
          </w:tcPr>
          <w:p w14:paraId="1DF4F7FA" w14:textId="77777777" w:rsidR="00333CD5" w:rsidRPr="00333CD5" w:rsidRDefault="00333CD5" w:rsidP="00333CD5">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Exposición gobernada desde Databricks.</w:t>
            </w:r>
          </w:p>
        </w:tc>
      </w:tr>
      <w:tr w:rsidR="00333CD5" w:rsidRPr="00266C86" w14:paraId="071F2589" w14:textId="77777777" w:rsidTr="00333CD5">
        <w:trPr>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1B8B54C1" w14:textId="77777777" w:rsidR="00333CD5" w:rsidRPr="00333CD5" w:rsidRDefault="00333CD5" w:rsidP="00333CD5">
            <w:pPr>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Azure Databricks + Unity Catalog</w:t>
            </w:r>
          </w:p>
        </w:tc>
        <w:tc>
          <w:tcPr>
            <w:tcW w:w="0" w:type="auto"/>
            <w:noWrap/>
            <w:hideMark/>
          </w:tcPr>
          <w:p w14:paraId="4B3F1DAB" w14:textId="77777777" w:rsidR="00333CD5" w:rsidRPr="00333CD5" w:rsidRDefault="00333CD5" w:rsidP="00333CD5">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Delta Sharing / Open Sharing; alternativamente Omni sobre ADLS</w:t>
            </w:r>
          </w:p>
        </w:tc>
        <w:tc>
          <w:tcPr>
            <w:tcW w:w="0" w:type="auto"/>
            <w:noWrap/>
            <w:hideMark/>
          </w:tcPr>
          <w:p w14:paraId="4F6213BE" w14:textId="77777777" w:rsidR="00333CD5" w:rsidRPr="00333CD5" w:rsidRDefault="00333CD5" w:rsidP="00333CD5">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No</w:t>
            </w:r>
          </w:p>
        </w:tc>
        <w:tc>
          <w:tcPr>
            <w:tcW w:w="0" w:type="auto"/>
            <w:noWrap/>
            <w:hideMark/>
          </w:tcPr>
          <w:p w14:paraId="009C4C13" w14:textId="77777777" w:rsidR="00333CD5" w:rsidRPr="00333CD5" w:rsidRDefault="00333CD5" w:rsidP="00333CD5">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El partner comparte productos gobernados sin adoptar GCP.</w:t>
            </w:r>
          </w:p>
        </w:tc>
      </w:tr>
      <w:tr w:rsidR="00333CD5" w:rsidRPr="00266C86" w14:paraId="1C00F06F" w14:textId="77777777" w:rsidTr="00333C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50EFA7D3" w14:textId="77777777" w:rsidR="00333CD5" w:rsidRPr="00333CD5" w:rsidRDefault="00333CD5" w:rsidP="00333CD5">
            <w:pPr>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Azure Blob / ADLS</w:t>
            </w:r>
          </w:p>
        </w:tc>
        <w:tc>
          <w:tcPr>
            <w:tcW w:w="0" w:type="auto"/>
            <w:noWrap/>
            <w:hideMark/>
          </w:tcPr>
          <w:p w14:paraId="150631B1" w14:textId="77777777" w:rsidR="00333CD5" w:rsidRPr="00333CD5" w:rsidRDefault="00333CD5" w:rsidP="00333CD5">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BigQuery Omni</w:t>
            </w:r>
          </w:p>
        </w:tc>
        <w:tc>
          <w:tcPr>
            <w:tcW w:w="0" w:type="auto"/>
            <w:noWrap/>
            <w:hideMark/>
          </w:tcPr>
          <w:p w14:paraId="29AD21FA" w14:textId="77777777" w:rsidR="00333CD5" w:rsidRPr="00333CD5" w:rsidRDefault="00333CD5" w:rsidP="00333CD5">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No</w:t>
            </w:r>
          </w:p>
        </w:tc>
        <w:tc>
          <w:tcPr>
            <w:tcW w:w="0" w:type="auto"/>
            <w:noWrap/>
            <w:hideMark/>
          </w:tcPr>
          <w:p w14:paraId="71FD4304" w14:textId="77777777" w:rsidR="00333CD5" w:rsidRPr="00333CD5" w:rsidRDefault="00333CD5" w:rsidP="00333CD5">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Consulta cross-cloud manteniendo los datos en Azure.</w:t>
            </w:r>
          </w:p>
        </w:tc>
      </w:tr>
      <w:tr w:rsidR="00333CD5" w:rsidRPr="00333CD5" w14:paraId="38802B99" w14:textId="77777777" w:rsidTr="00333CD5">
        <w:trPr>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6B148F17" w14:textId="77777777" w:rsidR="00333CD5" w:rsidRPr="00333CD5" w:rsidRDefault="00333CD5" w:rsidP="00333CD5">
            <w:pPr>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Snowflake</w:t>
            </w:r>
          </w:p>
        </w:tc>
        <w:tc>
          <w:tcPr>
            <w:tcW w:w="0" w:type="auto"/>
            <w:noWrap/>
            <w:hideMark/>
          </w:tcPr>
          <w:p w14:paraId="0EC24B1D" w14:textId="77777777" w:rsidR="00333CD5" w:rsidRPr="00333CD5" w:rsidRDefault="00333CD5" w:rsidP="00333CD5">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val="en-GB" w:eastAsia="es-CO"/>
              </w:rPr>
            </w:pPr>
            <w:r w:rsidRPr="00333CD5">
              <w:rPr>
                <w:rFonts w:ascii="Aptos Narrow" w:eastAsia="Times New Roman" w:hAnsi="Aptos Narrow" w:cs="Times New Roman"/>
                <w:color w:val="000000"/>
                <w:sz w:val="22"/>
                <w:lang w:val="en-GB" w:eastAsia="es-CO"/>
              </w:rPr>
              <w:t>Borderless Lakehouse / sharing compatible, según arquitectura</w:t>
            </w:r>
          </w:p>
        </w:tc>
        <w:tc>
          <w:tcPr>
            <w:tcW w:w="0" w:type="auto"/>
            <w:noWrap/>
            <w:hideMark/>
          </w:tcPr>
          <w:p w14:paraId="4EC83E6C" w14:textId="77777777" w:rsidR="00333CD5" w:rsidRPr="00333CD5" w:rsidRDefault="00333CD5" w:rsidP="00333CD5">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No necesariamente</w:t>
            </w:r>
          </w:p>
        </w:tc>
        <w:tc>
          <w:tcPr>
            <w:tcW w:w="0" w:type="auto"/>
            <w:noWrap/>
            <w:hideMark/>
          </w:tcPr>
          <w:p w14:paraId="730F997C" w14:textId="77777777" w:rsidR="00333CD5" w:rsidRPr="00333CD5" w:rsidRDefault="00333CD5" w:rsidP="00333CD5">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Federación o intercambio gobernado.</w:t>
            </w:r>
          </w:p>
        </w:tc>
      </w:tr>
      <w:tr w:rsidR="00333CD5" w:rsidRPr="00266C86" w14:paraId="605B9DF0" w14:textId="77777777" w:rsidTr="00333C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281568AC" w14:textId="77777777" w:rsidR="00333CD5" w:rsidRPr="00333CD5" w:rsidRDefault="00333CD5" w:rsidP="00333CD5">
            <w:pPr>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SAP Business Data Cloud</w:t>
            </w:r>
          </w:p>
        </w:tc>
        <w:tc>
          <w:tcPr>
            <w:tcW w:w="0" w:type="auto"/>
            <w:noWrap/>
            <w:hideMark/>
          </w:tcPr>
          <w:p w14:paraId="585D4B06" w14:textId="77777777" w:rsidR="00333CD5" w:rsidRPr="00333CD5" w:rsidRDefault="00333CD5" w:rsidP="00333CD5">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Mecanismo de integración/sharing soportado</w:t>
            </w:r>
          </w:p>
        </w:tc>
        <w:tc>
          <w:tcPr>
            <w:tcW w:w="0" w:type="auto"/>
            <w:noWrap/>
            <w:hideMark/>
          </w:tcPr>
          <w:p w14:paraId="0E141C65" w14:textId="77777777" w:rsidR="00333CD5" w:rsidRPr="00333CD5" w:rsidRDefault="00333CD5" w:rsidP="00333CD5">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No necesariamente</w:t>
            </w:r>
          </w:p>
        </w:tc>
        <w:tc>
          <w:tcPr>
            <w:tcW w:w="0" w:type="auto"/>
            <w:noWrap/>
            <w:hideMark/>
          </w:tcPr>
          <w:p w14:paraId="349201CB" w14:textId="77777777" w:rsidR="00333CD5" w:rsidRPr="00333CD5" w:rsidRDefault="00333CD5" w:rsidP="00333CD5">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Exposición de productos desde SAP BDC.</w:t>
            </w:r>
          </w:p>
        </w:tc>
      </w:tr>
      <w:tr w:rsidR="00333CD5" w:rsidRPr="00266C86" w14:paraId="6CC76DAC" w14:textId="77777777" w:rsidTr="00333CD5">
        <w:trPr>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35C6EE2F" w14:textId="77777777" w:rsidR="00333CD5" w:rsidRPr="00333CD5" w:rsidRDefault="00333CD5" w:rsidP="00333CD5">
            <w:pPr>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BigQuery / GCP</w:t>
            </w:r>
          </w:p>
        </w:tc>
        <w:tc>
          <w:tcPr>
            <w:tcW w:w="0" w:type="auto"/>
            <w:noWrap/>
            <w:hideMark/>
          </w:tcPr>
          <w:p w14:paraId="2BAC4D6D" w14:textId="77777777" w:rsidR="00333CD5" w:rsidRPr="00333CD5" w:rsidRDefault="00333CD5" w:rsidP="00333CD5">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Analytics Hub</w:t>
            </w:r>
          </w:p>
        </w:tc>
        <w:tc>
          <w:tcPr>
            <w:tcW w:w="0" w:type="auto"/>
            <w:noWrap/>
            <w:hideMark/>
          </w:tcPr>
          <w:p w14:paraId="0C232BF6" w14:textId="77777777" w:rsidR="00333CD5" w:rsidRPr="00333CD5" w:rsidRDefault="00333CD5" w:rsidP="00333CD5">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Ya existe GCP</w:t>
            </w:r>
          </w:p>
        </w:tc>
        <w:tc>
          <w:tcPr>
            <w:tcW w:w="0" w:type="auto"/>
            <w:noWrap/>
            <w:hideMark/>
          </w:tcPr>
          <w:p w14:paraId="3C5A3C48" w14:textId="77777777" w:rsidR="00333CD5" w:rsidRPr="00333CD5" w:rsidRDefault="00333CD5" w:rsidP="00333CD5">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Compartición gobernada de datasets/productos mediante linked datasets, sin replicarlos,</w:t>
            </w:r>
          </w:p>
        </w:tc>
      </w:tr>
      <w:tr w:rsidR="00333CD5" w:rsidRPr="00266C86" w14:paraId="257A1E2F" w14:textId="77777777" w:rsidTr="00333C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39C73F52" w14:textId="77777777" w:rsidR="00333CD5" w:rsidRPr="00333CD5" w:rsidRDefault="00333CD5" w:rsidP="00333CD5">
            <w:pPr>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BigQuery / GCP con colaboración restringida</w:t>
            </w:r>
          </w:p>
        </w:tc>
        <w:tc>
          <w:tcPr>
            <w:tcW w:w="0" w:type="auto"/>
            <w:noWrap/>
            <w:hideMark/>
          </w:tcPr>
          <w:p w14:paraId="2BD4EC8E" w14:textId="77777777" w:rsidR="00333CD5" w:rsidRPr="00333CD5" w:rsidRDefault="00333CD5" w:rsidP="00333CD5">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Data Clean Rooms</w:t>
            </w:r>
          </w:p>
        </w:tc>
        <w:tc>
          <w:tcPr>
            <w:tcW w:w="0" w:type="auto"/>
            <w:noWrap/>
            <w:hideMark/>
          </w:tcPr>
          <w:p w14:paraId="2283CD2B" w14:textId="77777777" w:rsidR="00333CD5" w:rsidRPr="00333CD5" w:rsidRDefault="00333CD5" w:rsidP="00333CD5">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Ya existe GCP</w:t>
            </w:r>
          </w:p>
        </w:tc>
        <w:tc>
          <w:tcPr>
            <w:tcW w:w="0" w:type="auto"/>
            <w:noWrap/>
            <w:hideMark/>
          </w:tcPr>
          <w:p w14:paraId="3562AC56" w14:textId="77777777" w:rsidR="00333CD5" w:rsidRPr="00333CD5" w:rsidRDefault="00333CD5" w:rsidP="00333CD5">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val="es-CO" w:eastAsia="es-CO"/>
              </w:rPr>
            </w:pPr>
            <w:r w:rsidRPr="00333CD5">
              <w:rPr>
                <w:rFonts w:ascii="Aptos Narrow" w:eastAsia="Times New Roman" w:hAnsi="Aptos Narrow" w:cs="Times New Roman"/>
                <w:color w:val="000000"/>
                <w:sz w:val="22"/>
                <w:lang w:val="es-CO" w:eastAsia="es-CO"/>
              </w:rPr>
              <w:t>Análisis colaborativo con reglas de análisis y controles de salida, sin entregar acceso directo al dato subyacente.</w:t>
            </w:r>
          </w:p>
        </w:tc>
      </w:tr>
    </w:tbl>
    <w:p w14:paraId="23CE2786" w14:textId="3F72C21F" w:rsidR="00333CD5" w:rsidRDefault="00333CD5" w:rsidP="00333CD5">
      <w:pPr>
        <w:tabs>
          <w:tab w:val="num" w:pos="1440"/>
        </w:tabs>
        <w:jc w:val="both"/>
        <w:rPr>
          <w:sz w:val="20"/>
          <w:szCs w:val="20"/>
          <w:lang w:val="es-CO"/>
        </w:rPr>
      </w:pPr>
    </w:p>
    <w:p w14:paraId="74A53E8E" w14:textId="77777777" w:rsidR="00333CD5" w:rsidRPr="00333CD5" w:rsidRDefault="00333CD5" w:rsidP="00333CD5">
      <w:pPr>
        <w:tabs>
          <w:tab w:val="num" w:pos="1440"/>
        </w:tabs>
        <w:jc w:val="both"/>
        <w:rPr>
          <w:sz w:val="20"/>
          <w:szCs w:val="20"/>
          <w:lang w:val="es-CO"/>
        </w:rPr>
      </w:pPr>
    </w:p>
    <w:p w14:paraId="48F556B2" w14:textId="392A804F" w:rsidR="001E1E86" w:rsidRDefault="009C0B53" w:rsidP="00AD3DBC">
      <w:pPr>
        <w:pStyle w:val="Ttulo3"/>
        <w:rPr>
          <w:lang w:val="es-CO"/>
        </w:rPr>
      </w:pPr>
      <w:bookmarkStart w:id="305" w:name="_Toc240576091"/>
      <w:r w:rsidRPr="00A24DF1">
        <w:rPr>
          <w:lang w:val="es-CO"/>
        </w:rPr>
        <w:t>La conectividad podrá establecerse mediante:</w:t>
      </w:r>
      <w:bookmarkEnd w:id="305"/>
    </w:p>
    <w:p w14:paraId="386435CF" w14:textId="77777777" w:rsidR="00D21450" w:rsidRPr="00D21450" w:rsidRDefault="00D21450" w:rsidP="00D21450">
      <w:pPr>
        <w:rPr>
          <w:lang w:val="es-CO"/>
        </w:rPr>
      </w:pPr>
    </w:p>
    <w:p w14:paraId="070BCE53" w14:textId="2E892869" w:rsidR="001E1E86" w:rsidRPr="00412A1F" w:rsidRDefault="009C0B53" w:rsidP="00AB2F00">
      <w:pPr>
        <w:numPr>
          <w:ilvl w:val="0"/>
          <w:numId w:val="56"/>
        </w:numPr>
        <w:tabs>
          <w:tab w:val="clear" w:pos="720"/>
          <w:tab w:val="num" w:pos="1440"/>
        </w:tabs>
        <w:ind w:left="1440"/>
        <w:jc w:val="both"/>
        <w:rPr>
          <w:sz w:val="20"/>
          <w:szCs w:val="20"/>
          <w:lang w:val="es-CO"/>
        </w:rPr>
      </w:pPr>
      <w:r w:rsidRPr="00412A1F">
        <w:rPr>
          <w:b/>
          <w:bCs/>
          <w:sz w:val="20"/>
          <w:szCs w:val="20"/>
          <w:lang w:val="es-CO"/>
        </w:rPr>
        <w:t>Conectividad privada</w:t>
      </w:r>
      <w:r w:rsidRPr="00412A1F">
        <w:rPr>
          <w:sz w:val="20"/>
          <w:szCs w:val="20"/>
          <w:lang w:val="es-CO"/>
        </w:rPr>
        <w:t xml:space="preserve">, utilizando las capacidades de interconexión cross-cloud soportadas cuando los requerimientos de seguridad, volumen, desempeño o costos así lo determinen. </w:t>
      </w:r>
    </w:p>
    <w:p w14:paraId="6AF6E997" w14:textId="5EE00DDF" w:rsidR="001E1E86" w:rsidRDefault="009C0B53" w:rsidP="00AB2F00">
      <w:pPr>
        <w:numPr>
          <w:ilvl w:val="0"/>
          <w:numId w:val="56"/>
        </w:numPr>
        <w:tabs>
          <w:tab w:val="clear" w:pos="720"/>
          <w:tab w:val="num" w:pos="1440"/>
        </w:tabs>
        <w:ind w:left="1440"/>
        <w:jc w:val="both"/>
        <w:rPr>
          <w:sz w:val="20"/>
          <w:szCs w:val="20"/>
          <w:lang w:val="es-CO"/>
        </w:rPr>
      </w:pPr>
      <w:r w:rsidRPr="00412A1F">
        <w:rPr>
          <w:b/>
          <w:bCs/>
          <w:sz w:val="20"/>
          <w:szCs w:val="20"/>
          <w:lang w:val="es-CO"/>
        </w:rPr>
        <w:t>Conectividad pública segura</w:t>
      </w:r>
      <w:r w:rsidRPr="00412A1F">
        <w:rPr>
          <w:sz w:val="20"/>
          <w:szCs w:val="20"/>
          <w:lang w:val="es-CO"/>
        </w:rPr>
        <w:t>, cuando sea técnicamente viable y cumpla con los lineamientos de seguridad establecidos.</w:t>
      </w:r>
    </w:p>
    <w:p w14:paraId="49C472DB" w14:textId="77777777" w:rsidR="00D21450" w:rsidRDefault="00D21450" w:rsidP="00D21450">
      <w:pPr>
        <w:ind w:left="1440"/>
        <w:jc w:val="both"/>
        <w:rPr>
          <w:b/>
          <w:bCs/>
          <w:sz w:val="20"/>
          <w:szCs w:val="20"/>
          <w:lang w:val="es-CO"/>
        </w:rPr>
      </w:pPr>
    </w:p>
    <w:p w14:paraId="451AA91B" w14:textId="77777777" w:rsidR="00D21450" w:rsidRPr="00412A1F" w:rsidRDefault="00D21450" w:rsidP="00D21450">
      <w:pPr>
        <w:ind w:left="1440"/>
        <w:jc w:val="both"/>
        <w:rPr>
          <w:sz w:val="20"/>
          <w:szCs w:val="20"/>
          <w:lang w:val="es-CO"/>
        </w:rPr>
      </w:pPr>
    </w:p>
    <w:p w14:paraId="46B7B268" w14:textId="77777777" w:rsidR="003536D4" w:rsidRDefault="009C0B53" w:rsidP="00C70133">
      <w:pPr>
        <w:pStyle w:val="Ttulo3"/>
      </w:pPr>
      <w:bookmarkStart w:id="306" w:name="_Toc240576092"/>
      <w:r w:rsidRPr="00C70133">
        <w:lastRenderedPageBreak/>
        <w:t>Autenticación y autorización</w:t>
      </w:r>
      <w:bookmarkEnd w:id="306"/>
    </w:p>
    <w:p w14:paraId="5CB5A443" w14:textId="77777777" w:rsidR="00C70133" w:rsidRPr="00C70133" w:rsidRDefault="00C70133" w:rsidP="00C70133"/>
    <w:p w14:paraId="10440BB0" w14:textId="54811A06" w:rsidR="003536D4" w:rsidRPr="00412A1F" w:rsidRDefault="009C0B53" w:rsidP="00AB2F00">
      <w:pPr>
        <w:numPr>
          <w:ilvl w:val="0"/>
          <w:numId w:val="57"/>
        </w:numPr>
        <w:tabs>
          <w:tab w:val="clear" w:pos="720"/>
          <w:tab w:val="num" w:pos="1440"/>
        </w:tabs>
        <w:ind w:left="1440"/>
        <w:jc w:val="both"/>
        <w:rPr>
          <w:sz w:val="20"/>
          <w:szCs w:val="20"/>
          <w:lang w:val="es-CO"/>
        </w:rPr>
      </w:pPr>
      <w:r w:rsidRPr="00412A1F">
        <w:rPr>
          <w:sz w:val="20"/>
          <w:szCs w:val="20"/>
          <w:lang w:val="es-CO"/>
        </w:rPr>
        <w:t xml:space="preserve">Utilización preferente de mecanismos de </w:t>
      </w:r>
      <w:r w:rsidRPr="00412A1F">
        <w:rPr>
          <w:b/>
          <w:bCs/>
          <w:sz w:val="20"/>
          <w:szCs w:val="20"/>
          <w:lang w:val="es-CO"/>
        </w:rPr>
        <w:t>federación de identidad y tokens de corta duración</w:t>
      </w:r>
      <w:r w:rsidRPr="00412A1F">
        <w:rPr>
          <w:sz w:val="20"/>
          <w:szCs w:val="20"/>
          <w:lang w:val="es-CO"/>
        </w:rPr>
        <w:t xml:space="preserve">, cuando sean soportados por el proveedor. </w:t>
      </w:r>
    </w:p>
    <w:p w14:paraId="1D81127E" w14:textId="77777777" w:rsidR="003536D4" w:rsidRPr="00412A1F" w:rsidRDefault="009C0B53" w:rsidP="00AB2F00">
      <w:pPr>
        <w:numPr>
          <w:ilvl w:val="0"/>
          <w:numId w:val="57"/>
        </w:numPr>
        <w:tabs>
          <w:tab w:val="clear" w:pos="720"/>
          <w:tab w:val="num" w:pos="1440"/>
        </w:tabs>
        <w:ind w:left="1440"/>
        <w:jc w:val="both"/>
        <w:rPr>
          <w:sz w:val="20"/>
          <w:szCs w:val="20"/>
          <w:lang w:val="es-CO"/>
        </w:rPr>
      </w:pPr>
      <w:r w:rsidRPr="00412A1F">
        <w:rPr>
          <w:sz w:val="20"/>
          <w:szCs w:val="20"/>
          <w:lang w:val="es-CO"/>
        </w:rPr>
        <w:t xml:space="preserve">Uso de OIDC u otros mecanismos de autenticación soportados por el catálogo seleccionado. </w:t>
      </w:r>
    </w:p>
    <w:p w14:paraId="7BAF1E0C" w14:textId="77777777" w:rsidR="003536D4" w:rsidRPr="00412A1F" w:rsidRDefault="009C0B53" w:rsidP="00AB2F00">
      <w:pPr>
        <w:numPr>
          <w:ilvl w:val="0"/>
          <w:numId w:val="57"/>
        </w:numPr>
        <w:tabs>
          <w:tab w:val="clear" w:pos="720"/>
          <w:tab w:val="num" w:pos="1440"/>
        </w:tabs>
        <w:ind w:left="1440"/>
        <w:jc w:val="both"/>
        <w:rPr>
          <w:sz w:val="20"/>
          <w:szCs w:val="20"/>
          <w:lang w:val="es-CO"/>
        </w:rPr>
      </w:pPr>
      <w:r w:rsidRPr="00412A1F">
        <w:rPr>
          <w:sz w:val="20"/>
          <w:szCs w:val="20"/>
          <w:lang w:val="es-CO"/>
        </w:rPr>
        <w:t xml:space="preserve">Aplicación del principio de </w:t>
      </w:r>
      <w:r w:rsidRPr="00412A1F">
        <w:rPr>
          <w:b/>
          <w:bCs/>
          <w:sz w:val="20"/>
          <w:szCs w:val="20"/>
          <w:lang w:val="es-CO"/>
        </w:rPr>
        <w:t>mínimo privilegio</w:t>
      </w:r>
      <w:r w:rsidRPr="00412A1F">
        <w:rPr>
          <w:sz w:val="20"/>
          <w:szCs w:val="20"/>
          <w:lang w:val="es-CO"/>
        </w:rPr>
        <w:t xml:space="preserve">. </w:t>
      </w:r>
    </w:p>
    <w:p w14:paraId="0820ADFF" w14:textId="77D0353D" w:rsidR="003536D4" w:rsidRPr="00412A1F" w:rsidRDefault="009C0B53" w:rsidP="00AB2F00">
      <w:pPr>
        <w:numPr>
          <w:ilvl w:val="0"/>
          <w:numId w:val="57"/>
        </w:numPr>
        <w:tabs>
          <w:tab w:val="clear" w:pos="720"/>
          <w:tab w:val="num" w:pos="1440"/>
        </w:tabs>
        <w:ind w:left="1440"/>
        <w:jc w:val="both"/>
        <w:rPr>
          <w:sz w:val="20"/>
          <w:szCs w:val="20"/>
          <w:lang w:val="es-CO"/>
        </w:rPr>
      </w:pPr>
      <w:r w:rsidRPr="00412A1F">
        <w:rPr>
          <w:sz w:val="20"/>
          <w:szCs w:val="20"/>
          <w:lang w:val="es-CO"/>
        </w:rPr>
        <w:t xml:space="preserve">Habilitación exclusivamente de los permisos requeridos para descubrir metadatos y consultar los productos de información autorizados. </w:t>
      </w:r>
    </w:p>
    <w:p w14:paraId="68BFB805" w14:textId="099755EE" w:rsidR="003536D4" w:rsidRPr="00412A1F" w:rsidRDefault="009C0B53" w:rsidP="00AB2F00">
      <w:pPr>
        <w:numPr>
          <w:ilvl w:val="0"/>
          <w:numId w:val="57"/>
        </w:numPr>
        <w:tabs>
          <w:tab w:val="clear" w:pos="720"/>
          <w:tab w:val="num" w:pos="1440"/>
        </w:tabs>
        <w:ind w:left="1440"/>
        <w:jc w:val="both"/>
        <w:rPr>
          <w:sz w:val="20"/>
          <w:szCs w:val="20"/>
          <w:lang w:val="es-CO"/>
        </w:rPr>
      </w:pPr>
      <w:r w:rsidRPr="00412A1F">
        <w:rPr>
          <w:sz w:val="20"/>
          <w:szCs w:val="20"/>
          <w:lang w:val="es-CO"/>
        </w:rPr>
        <w:t xml:space="preserve">Evitar credenciales estáticas de larga duración cuando exista una alternativa soportada. </w:t>
      </w:r>
    </w:p>
    <w:p w14:paraId="1E03945A" w14:textId="0DC84D2D" w:rsidR="003536D4" w:rsidRPr="00412A1F" w:rsidRDefault="009C0B53" w:rsidP="00AB2F00">
      <w:pPr>
        <w:numPr>
          <w:ilvl w:val="0"/>
          <w:numId w:val="57"/>
        </w:numPr>
        <w:tabs>
          <w:tab w:val="clear" w:pos="720"/>
          <w:tab w:val="num" w:pos="1440"/>
        </w:tabs>
        <w:ind w:left="1440"/>
        <w:jc w:val="both"/>
        <w:rPr>
          <w:sz w:val="20"/>
          <w:szCs w:val="20"/>
          <w:lang w:val="es-CO"/>
        </w:rPr>
      </w:pPr>
      <w:r w:rsidRPr="00412A1F">
        <w:rPr>
          <w:sz w:val="20"/>
          <w:szCs w:val="20"/>
          <w:lang w:val="es-CO"/>
        </w:rPr>
        <w:t xml:space="preserve">Configuración de permisos específicos tanto en Google Cloud como en la plataforma del Data Partner. </w:t>
      </w:r>
    </w:p>
    <w:p w14:paraId="240DE639" w14:textId="3B07C20E" w:rsidR="001E1E86" w:rsidRPr="00412A1F" w:rsidRDefault="009C0B53" w:rsidP="00AB2F00">
      <w:pPr>
        <w:ind w:left="720"/>
        <w:jc w:val="both"/>
        <w:rPr>
          <w:sz w:val="20"/>
          <w:szCs w:val="20"/>
          <w:lang w:val="es-CO"/>
        </w:rPr>
      </w:pPr>
      <w:r w:rsidRPr="00412A1F">
        <w:rPr>
          <w:sz w:val="20"/>
          <w:szCs w:val="20"/>
          <w:lang w:val="es-CO"/>
        </w:rPr>
        <w:t xml:space="preserve">Para Databricks Unity Catalog, por ejemplo, Google documenta </w:t>
      </w:r>
      <w:r w:rsidRPr="00412A1F">
        <w:rPr>
          <w:b/>
          <w:bCs/>
          <w:sz w:val="20"/>
          <w:szCs w:val="20"/>
          <w:lang w:val="es-CO"/>
        </w:rPr>
        <w:t>OIDC como el mecanismo recomendado</w:t>
      </w:r>
      <w:r w:rsidRPr="00412A1F">
        <w:rPr>
          <w:sz w:val="20"/>
          <w:szCs w:val="20"/>
          <w:lang w:val="es-CO"/>
        </w:rPr>
        <w:t>, aunque también contempla autenticación basada en secretos</w:t>
      </w:r>
    </w:p>
    <w:p w14:paraId="2E0C846F" w14:textId="77777777" w:rsidR="009920E1" w:rsidRPr="00412A1F" w:rsidRDefault="009920E1" w:rsidP="00AB2F00">
      <w:pPr>
        <w:ind w:left="720"/>
        <w:jc w:val="both"/>
        <w:rPr>
          <w:b/>
          <w:bCs/>
          <w:sz w:val="20"/>
          <w:szCs w:val="20"/>
          <w:lang w:val="es-CO"/>
        </w:rPr>
      </w:pPr>
    </w:p>
    <w:p w14:paraId="58D87DA6" w14:textId="1746BC17" w:rsidR="00445C44" w:rsidRDefault="009C0B53" w:rsidP="0024466E">
      <w:pPr>
        <w:pStyle w:val="Ttulo3"/>
      </w:pPr>
      <w:bookmarkStart w:id="307" w:name="_Toc240576093"/>
      <w:r w:rsidRPr="0024466E">
        <w:t xml:space="preserve">BigQuery Omni </w:t>
      </w:r>
      <w:r w:rsidR="00927BF3" w:rsidRPr="0024466E">
        <w:t>Patrón alternativo</w:t>
      </w:r>
      <w:bookmarkEnd w:id="307"/>
    </w:p>
    <w:p w14:paraId="19EBFDE6" w14:textId="77777777" w:rsidR="0024466E" w:rsidRPr="0024466E" w:rsidRDefault="0024466E" w:rsidP="0024466E"/>
    <w:p w14:paraId="37477C09" w14:textId="6F1B40C5" w:rsidR="009920E1" w:rsidRPr="00412A1F" w:rsidRDefault="009C0B53" w:rsidP="00AB2F00">
      <w:pPr>
        <w:ind w:left="720"/>
        <w:jc w:val="both"/>
        <w:rPr>
          <w:sz w:val="20"/>
          <w:szCs w:val="20"/>
          <w:lang w:val="es-CO"/>
        </w:rPr>
      </w:pPr>
      <w:r w:rsidRPr="00412A1F">
        <w:rPr>
          <w:sz w:val="20"/>
          <w:szCs w:val="20"/>
          <w:lang w:val="es-CO"/>
        </w:rPr>
        <w:t xml:space="preserve">Podrá ser evaluado como patrón alternativo de federación para aquellos Data Partners cuyos datos residan en </w:t>
      </w:r>
      <w:r w:rsidRPr="00412A1F">
        <w:rPr>
          <w:b/>
          <w:bCs/>
          <w:sz w:val="20"/>
          <w:szCs w:val="20"/>
          <w:lang w:val="es-CO"/>
        </w:rPr>
        <w:t>Amazon S3 o Azure Blob Storage</w:t>
      </w:r>
      <w:r w:rsidRPr="00412A1F">
        <w:rPr>
          <w:sz w:val="20"/>
          <w:szCs w:val="20"/>
          <w:lang w:val="es-CO"/>
        </w:rPr>
        <w:t xml:space="preserve"> y para los cuales las características tecnológicas, regionales, regulatorias o de integración hagan conveniente este mecanismo.</w:t>
      </w:r>
    </w:p>
    <w:p w14:paraId="4C6E2735" w14:textId="58457649" w:rsidR="009920E1" w:rsidRPr="00412A1F" w:rsidRDefault="009C0B53" w:rsidP="00AB2F00">
      <w:pPr>
        <w:ind w:left="720"/>
        <w:jc w:val="both"/>
        <w:rPr>
          <w:sz w:val="20"/>
          <w:szCs w:val="20"/>
          <w:lang w:val="es-CO"/>
        </w:rPr>
      </w:pPr>
      <w:r w:rsidRPr="00412A1F">
        <w:rPr>
          <w:sz w:val="20"/>
          <w:szCs w:val="20"/>
          <w:lang w:val="es-CO"/>
        </w:rPr>
        <w:t>BigQuery Omni permite ejecutar capacidades del motor de BigQuery en regiones soportadas de AWS y Azure, procesando la información cerca de donde se encuentra almacenada y evitando la necesidad de migrar previamente la totalidad de los datos hacia Google Cloud</w:t>
      </w:r>
    </w:p>
    <w:p w14:paraId="25318FE0" w14:textId="77777777" w:rsidR="00E001FC" w:rsidRPr="00412A1F" w:rsidRDefault="009C0B53" w:rsidP="00AB2F00">
      <w:pPr>
        <w:ind w:left="720"/>
        <w:jc w:val="both"/>
        <w:rPr>
          <w:sz w:val="20"/>
          <w:szCs w:val="20"/>
          <w:lang w:val="es-CO"/>
        </w:rPr>
      </w:pPr>
      <w:r w:rsidRPr="00412A1F">
        <w:rPr>
          <w:b/>
          <w:bCs/>
          <w:sz w:val="20"/>
          <w:szCs w:val="20"/>
          <w:lang w:val="es-CO"/>
        </w:rPr>
        <w:t>Prerrequisitos técnicos</w:t>
      </w:r>
    </w:p>
    <w:p w14:paraId="79693945" w14:textId="7BD7BE89" w:rsidR="00E001FC" w:rsidRPr="00412A1F" w:rsidRDefault="009C0B53" w:rsidP="00AB2F00">
      <w:pPr>
        <w:numPr>
          <w:ilvl w:val="0"/>
          <w:numId w:val="58"/>
        </w:numPr>
        <w:tabs>
          <w:tab w:val="clear" w:pos="720"/>
          <w:tab w:val="num" w:pos="1440"/>
        </w:tabs>
        <w:spacing w:after="0"/>
        <w:ind w:left="1440"/>
        <w:jc w:val="both"/>
        <w:rPr>
          <w:sz w:val="20"/>
          <w:szCs w:val="20"/>
          <w:lang w:val="es-CO"/>
        </w:rPr>
      </w:pPr>
      <w:r w:rsidRPr="00412A1F">
        <w:rPr>
          <w:sz w:val="20"/>
          <w:szCs w:val="20"/>
          <w:lang w:val="es-CO"/>
        </w:rPr>
        <w:t xml:space="preserve">Los datos deberán encontrarse en servicios y formatos compatibles con BigQuery Omni. </w:t>
      </w:r>
    </w:p>
    <w:p w14:paraId="54C71569" w14:textId="1EB57CD1" w:rsidR="00E001FC" w:rsidRPr="00412A1F" w:rsidRDefault="009C0B53" w:rsidP="00AB2F00">
      <w:pPr>
        <w:numPr>
          <w:ilvl w:val="0"/>
          <w:numId w:val="58"/>
        </w:numPr>
        <w:tabs>
          <w:tab w:val="clear" w:pos="720"/>
          <w:tab w:val="num" w:pos="1440"/>
        </w:tabs>
        <w:spacing w:after="0"/>
        <w:ind w:left="1440"/>
        <w:jc w:val="both"/>
        <w:rPr>
          <w:sz w:val="20"/>
          <w:szCs w:val="20"/>
          <w:lang w:val="es-CO"/>
        </w:rPr>
      </w:pPr>
      <w:r w:rsidRPr="00412A1F">
        <w:rPr>
          <w:sz w:val="20"/>
          <w:szCs w:val="20"/>
          <w:lang w:val="es-CO"/>
        </w:rPr>
        <w:t xml:space="preserve">La región donde reside la información deberá ser compatible con las regiones habilitadas por BigQuery Omni. </w:t>
      </w:r>
    </w:p>
    <w:p w14:paraId="748D3508" w14:textId="338218E5" w:rsidR="00E001FC" w:rsidRPr="00412A1F" w:rsidRDefault="009C0B53" w:rsidP="00AB2F00">
      <w:pPr>
        <w:numPr>
          <w:ilvl w:val="0"/>
          <w:numId w:val="58"/>
        </w:numPr>
        <w:tabs>
          <w:tab w:val="clear" w:pos="720"/>
          <w:tab w:val="num" w:pos="1440"/>
        </w:tabs>
        <w:spacing w:after="0"/>
        <w:ind w:left="1440"/>
        <w:jc w:val="both"/>
        <w:rPr>
          <w:sz w:val="20"/>
          <w:szCs w:val="20"/>
          <w:lang w:val="es-CO"/>
        </w:rPr>
      </w:pPr>
      <w:r w:rsidRPr="00412A1F">
        <w:rPr>
          <w:sz w:val="20"/>
          <w:szCs w:val="20"/>
          <w:lang w:val="es-CO"/>
        </w:rPr>
        <w:t xml:space="preserve">Deberán configurarse las </w:t>
      </w:r>
      <w:r w:rsidRPr="00412A1F">
        <w:rPr>
          <w:b/>
          <w:bCs/>
          <w:sz w:val="20"/>
          <w:szCs w:val="20"/>
          <w:lang w:val="es-CO"/>
        </w:rPr>
        <w:t>conexiones cross-cloud de BigQuery</w:t>
      </w:r>
      <w:r w:rsidRPr="00412A1F">
        <w:rPr>
          <w:sz w:val="20"/>
          <w:szCs w:val="20"/>
          <w:lang w:val="es-CO"/>
        </w:rPr>
        <w:t xml:space="preserve"> requeridas para acceder a la información. </w:t>
      </w:r>
    </w:p>
    <w:p w14:paraId="68387694" w14:textId="2101E129" w:rsidR="00E001FC" w:rsidRPr="00412A1F" w:rsidRDefault="009C0B53" w:rsidP="00AB2F00">
      <w:pPr>
        <w:numPr>
          <w:ilvl w:val="0"/>
          <w:numId w:val="58"/>
        </w:numPr>
        <w:tabs>
          <w:tab w:val="clear" w:pos="720"/>
          <w:tab w:val="num" w:pos="1440"/>
        </w:tabs>
        <w:spacing w:after="0"/>
        <w:ind w:left="1440"/>
        <w:jc w:val="both"/>
        <w:rPr>
          <w:sz w:val="20"/>
          <w:szCs w:val="20"/>
          <w:lang w:val="es-CO"/>
        </w:rPr>
      </w:pPr>
      <w:r w:rsidRPr="00412A1F">
        <w:rPr>
          <w:sz w:val="20"/>
          <w:szCs w:val="20"/>
          <w:lang w:val="es-CO"/>
        </w:rPr>
        <w:t xml:space="preserve">El Data Partner deberá proporcionar los permisos necesarios sobre los recursos autorizados en AWS o Azure. </w:t>
      </w:r>
    </w:p>
    <w:p w14:paraId="592A0393" w14:textId="60279ECF" w:rsidR="00E001FC" w:rsidRPr="00412A1F" w:rsidRDefault="009C0B53" w:rsidP="00AB2F00">
      <w:pPr>
        <w:numPr>
          <w:ilvl w:val="0"/>
          <w:numId w:val="58"/>
        </w:numPr>
        <w:tabs>
          <w:tab w:val="clear" w:pos="720"/>
          <w:tab w:val="num" w:pos="1440"/>
        </w:tabs>
        <w:spacing w:after="0"/>
        <w:ind w:left="1440"/>
        <w:jc w:val="both"/>
        <w:rPr>
          <w:sz w:val="20"/>
          <w:szCs w:val="20"/>
          <w:lang w:val="es-CO"/>
        </w:rPr>
      </w:pPr>
      <w:r w:rsidRPr="00412A1F">
        <w:rPr>
          <w:sz w:val="20"/>
          <w:szCs w:val="20"/>
          <w:lang w:val="es-CO"/>
        </w:rPr>
        <w:t xml:space="preserve">Se aplicará el principio de mínimo privilegio sobre las identidades y recursos involucrados. </w:t>
      </w:r>
    </w:p>
    <w:p w14:paraId="3BD80940" w14:textId="6B045EE3" w:rsidR="00E001FC" w:rsidRPr="00412A1F" w:rsidRDefault="009C0B53" w:rsidP="00AB2F00">
      <w:pPr>
        <w:numPr>
          <w:ilvl w:val="0"/>
          <w:numId w:val="58"/>
        </w:numPr>
        <w:tabs>
          <w:tab w:val="clear" w:pos="720"/>
          <w:tab w:val="num" w:pos="1440"/>
        </w:tabs>
        <w:spacing w:after="0"/>
        <w:ind w:left="1440"/>
        <w:jc w:val="both"/>
        <w:rPr>
          <w:sz w:val="20"/>
          <w:szCs w:val="20"/>
          <w:lang w:val="es-CO"/>
        </w:rPr>
      </w:pPr>
      <w:r w:rsidRPr="00412A1F">
        <w:rPr>
          <w:sz w:val="20"/>
          <w:szCs w:val="20"/>
          <w:lang w:val="es-CO"/>
        </w:rPr>
        <w:lastRenderedPageBreak/>
        <w:t xml:space="preserve">Deberá definirse el modelo de cómputo apropiado de acuerdo con las capacidades disponibles, requerimientos de desempeño y volumen esperado. </w:t>
      </w:r>
    </w:p>
    <w:p w14:paraId="7FAF9960" w14:textId="3A530041" w:rsidR="009920E1" w:rsidRPr="00412A1F" w:rsidRDefault="009C0B53" w:rsidP="00AB2F00">
      <w:pPr>
        <w:numPr>
          <w:ilvl w:val="0"/>
          <w:numId w:val="58"/>
        </w:numPr>
        <w:tabs>
          <w:tab w:val="clear" w:pos="720"/>
          <w:tab w:val="num" w:pos="1440"/>
        </w:tabs>
        <w:spacing w:after="0"/>
        <w:ind w:left="1440"/>
        <w:jc w:val="both"/>
        <w:rPr>
          <w:sz w:val="20"/>
          <w:szCs w:val="20"/>
          <w:lang w:val="es-CO"/>
        </w:rPr>
      </w:pPr>
      <w:r w:rsidRPr="00412A1F">
        <w:rPr>
          <w:sz w:val="20"/>
          <w:szCs w:val="20"/>
          <w:lang w:val="es-CO"/>
        </w:rPr>
        <w:t>Los requerimientos de seguridad, privacidad y residencia de datos deberán ser validados antes de habilitar la conexión.</w:t>
      </w:r>
    </w:p>
    <w:p w14:paraId="12439519" w14:textId="77777777" w:rsidR="009920E1" w:rsidRPr="00412A1F" w:rsidRDefault="009920E1" w:rsidP="00AB2F00">
      <w:pPr>
        <w:ind w:left="720"/>
        <w:jc w:val="both"/>
        <w:rPr>
          <w:sz w:val="20"/>
          <w:szCs w:val="20"/>
          <w:lang w:val="es-CO"/>
        </w:rPr>
      </w:pPr>
    </w:p>
    <w:p w14:paraId="5A9203F0" w14:textId="2A9EB868" w:rsidR="000A03C4" w:rsidRPr="0024466E" w:rsidRDefault="009C0B53" w:rsidP="0024466E">
      <w:pPr>
        <w:pStyle w:val="Ttulo3"/>
      </w:pPr>
      <w:bookmarkStart w:id="308" w:name="_Toc240576094"/>
      <w:r w:rsidRPr="0024466E">
        <w:t>Aprendizaje federado</w:t>
      </w:r>
      <w:bookmarkEnd w:id="308"/>
    </w:p>
    <w:p w14:paraId="52044FD2" w14:textId="77777777" w:rsidR="0024466E" w:rsidRPr="0024466E" w:rsidRDefault="0024466E" w:rsidP="0024466E">
      <w:pPr>
        <w:rPr>
          <w:lang w:val="es-CO"/>
        </w:rPr>
      </w:pPr>
    </w:p>
    <w:p w14:paraId="628850BF" w14:textId="39F951F5" w:rsidR="000A03C4" w:rsidRPr="00412A1F" w:rsidRDefault="009C0B53" w:rsidP="00AB2F00">
      <w:pPr>
        <w:ind w:left="720"/>
        <w:jc w:val="both"/>
        <w:rPr>
          <w:sz w:val="20"/>
          <w:szCs w:val="20"/>
          <w:lang w:val="es-CO"/>
        </w:rPr>
      </w:pPr>
      <w:r w:rsidRPr="00412A1F">
        <w:rPr>
          <w:sz w:val="20"/>
          <w:szCs w:val="20"/>
          <w:lang w:val="es-CO"/>
        </w:rPr>
        <w:t xml:space="preserve">La arquitectura de AlejandrIA deberá diseñarse con criterios de escalabilidad y extensibilidad que permitan evolucionar desde la federación de datos hacia escenarios de procesamiento distribuido y aprendizaje federado, posibilitando que múltiples Data Partners participen en procesos analíticos o de entrenamiento de modelos sin requerir necesariamente la centralización de sus datos. </w:t>
      </w:r>
      <w:r w:rsidR="00EB3C70" w:rsidRPr="00412A1F">
        <w:rPr>
          <w:sz w:val="20"/>
          <w:szCs w:val="20"/>
          <w:lang w:val="es-CO"/>
        </w:rPr>
        <w:t>Desde la arquitectura fundacional se contemplarán</w:t>
      </w:r>
      <w:r w:rsidRPr="00412A1F">
        <w:rPr>
          <w:sz w:val="20"/>
          <w:szCs w:val="20"/>
          <w:lang w:val="es-CO"/>
        </w:rPr>
        <w:t xml:space="preserve"> los mecanismos de interoperabilidad, orquestación, seguridad, aislamiento, gobierno y agregación necesarios para </w:t>
      </w:r>
      <w:r w:rsidR="00EB3C70" w:rsidRPr="00412A1F">
        <w:rPr>
          <w:sz w:val="20"/>
          <w:szCs w:val="20"/>
          <w:lang w:val="es-CO"/>
        </w:rPr>
        <w:t xml:space="preserve">soportar esta evolución. La habilitación futura de nuevos Data Partners o de </w:t>
      </w:r>
      <w:r w:rsidRPr="00412A1F">
        <w:rPr>
          <w:sz w:val="20"/>
          <w:szCs w:val="20"/>
          <w:lang w:val="es-CO"/>
        </w:rPr>
        <w:t xml:space="preserve">escenarios de aprendizaje federado </w:t>
      </w:r>
      <w:r w:rsidR="00EB3C70" w:rsidRPr="00412A1F">
        <w:rPr>
          <w:sz w:val="20"/>
          <w:szCs w:val="20"/>
          <w:lang w:val="es-CO"/>
        </w:rPr>
        <w:t xml:space="preserve">podrá requerir ajustes técnicos, principalmente asociados al escalamiento, configuración y adaptación a las particularidades de cada participante, procurando que estos sean mínimos y sin implicar rediseños estructurales de la plataforma. La implementación de estas capacidades </w:t>
      </w:r>
      <w:r w:rsidRPr="00412A1F">
        <w:rPr>
          <w:sz w:val="20"/>
          <w:szCs w:val="20"/>
          <w:lang w:val="es-CO"/>
        </w:rPr>
        <w:t xml:space="preserve">estará condicionada a </w:t>
      </w:r>
      <w:r w:rsidR="00EB3C70" w:rsidRPr="00412A1F">
        <w:rPr>
          <w:sz w:val="20"/>
          <w:szCs w:val="20"/>
          <w:lang w:val="es-CO"/>
        </w:rPr>
        <w:t>su</w:t>
      </w:r>
      <w:r w:rsidRPr="00412A1F">
        <w:rPr>
          <w:sz w:val="20"/>
          <w:szCs w:val="20"/>
          <w:lang w:val="es-CO"/>
        </w:rPr>
        <w:t xml:space="preserve"> pertinencia</w:t>
      </w:r>
      <w:r w:rsidR="00EB3C70" w:rsidRPr="00412A1F">
        <w:rPr>
          <w:sz w:val="20"/>
          <w:szCs w:val="20"/>
          <w:lang w:val="es-CO"/>
        </w:rPr>
        <w:t xml:space="preserve"> y al</w:t>
      </w:r>
      <w:r w:rsidRPr="00412A1F">
        <w:rPr>
          <w:sz w:val="20"/>
          <w:szCs w:val="20"/>
          <w:lang w:val="es-CO"/>
        </w:rPr>
        <w:t xml:space="preserve"> cumplimiento del marco normativo, regulatorio, de privacidad, seguridad y gobierno aplicable</w:t>
      </w:r>
      <w:r w:rsidR="00EB3C70" w:rsidRPr="00412A1F">
        <w:rPr>
          <w:sz w:val="20"/>
          <w:szCs w:val="20"/>
          <w:lang w:val="es-CO"/>
        </w:rPr>
        <w:t>.</w:t>
      </w:r>
    </w:p>
    <w:p w14:paraId="19C25951" w14:textId="77777777" w:rsidR="002B0A65" w:rsidRPr="00412A1F" w:rsidRDefault="009C0B53" w:rsidP="00AB2F00">
      <w:pPr>
        <w:ind w:left="720"/>
        <w:jc w:val="both"/>
        <w:rPr>
          <w:sz w:val="20"/>
          <w:szCs w:val="20"/>
          <w:lang w:val="es-CO"/>
        </w:rPr>
      </w:pPr>
      <w:r w:rsidRPr="00412A1F">
        <w:rPr>
          <w:sz w:val="20"/>
          <w:szCs w:val="20"/>
          <w:lang w:val="es-CO"/>
        </w:rPr>
        <w:t xml:space="preserve">Técnicamente, la evolución hacia procesamiento distribuido y aprendizaje federado puede implementarse mediante un patrón en el que cada Data Partner mantiene sus datos dentro de su propio perímetro tecnológico, exponiendo únicamente interfaces, productos de datos o capacidades de cómputo autorizadas. AlejandrIA actuaría como capa de orquestación central, distribuyendo jobs, lógica analítica o versiones de modelos hacia nodos de ejecución desplegados o habilitados en cada Data Partner; dichos nodos procesarían localmente la información y retornarían únicamente resultados agregados, métricas, parámetros o actualizaciones de modelo, evitando mover datos sensibles cuando la regulación o los acuerdos así lo requieran. Para soportar este crecimiento, la arquitectura deberá desacoplar el control central de la ejecución distribuida, mantener contratos comunes, identidad de cargas, trazabilidad, versionamiento, cifrado y políticas por partner, y permitir escalar horizontalmente los componentes de orquestación y cómputo. </w:t>
      </w:r>
    </w:p>
    <w:p w14:paraId="0F2BAEFC" w14:textId="7B58159B" w:rsidR="00E86838" w:rsidRPr="002551C1" w:rsidRDefault="009C0B53" w:rsidP="00AB2F00">
      <w:pPr>
        <w:ind w:left="720"/>
        <w:jc w:val="both"/>
        <w:rPr>
          <w:sz w:val="20"/>
          <w:szCs w:val="20"/>
          <w:lang w:val="es-CO"/>
        </w:rPr>
      </w:pPr>
      <w:r w:rsidRPr="00412A1F">
        <w:rPr>
          <w:sz w:val="20"/>
          <w:szCs w:val="20"/>
          <w:lang w:val="es-CO"/>
        </w:rPr>
        <w:t>La incorporación de nuevos Data Partners debería resolverse principalmente mediante configuración, aprovisionamiento de conectividad, registro de capacidades y despliegue de runners o servicios estándar, pudiendo requerir ajustes menores por volumen, latencia, infraestructura o tecnología origen, pero procurando evitar modificaciones estructurales del core de la plataforma.</w:t>
      </w:r>
    </w:p>
    <w:p w14:paraId="73D19C3B" w14:textId="77777777" w:rsidR="00E86838" w:rsidRDefault="00E86838" w:rsidP="00AB2F00">
      <w:pPr>
        <w:ind w:left="720"/>
        <w:jc w:val="both"/>
        <w:rPr>
          <w:sz w:val="22"/>
          <w:lang w:val="es-CO"/>
        </w:rPr>
      </w:pPr>
    </w:p>
    <w:p w14:paraId="4C79DA00" w14:textId="77777777" w:rsidR="00D4660A" w:rsidRDefault="00D4660A" w:rsidP="00AB2F00">
      <w:pPr>
        <w:ind w:left="720"/>
        <w:jc w:val="both"/>
        <w:rPr>
          <w:sz w:val="22"/>
          <w:lang w:val="es-CO"/>
        </w:rPr>
      </w:pPr>
    </w:p>
    <w:p w14:paraId="018627EF" w14:textId="77777777" w:rsidR="00D4660A" w:rsidRPr="001E1E86" w:rsidRDefault="00D4660A" w:rsidP="00AB2F00">
      <w:pPr>
        <w:ind w:left="720"/>
        <w:jc w:val="both"/>
        <w:rPr>
          <w:sz w:val="22"/>
          <w:lang w:val="es-CO"/>
        </w:rPr>
      </w:pPr>
    </w:p>
    <w:p w14:paraId="6739A362" w14:textId="5B61C953" w:rsidR="00B41358" w:rsidRPr="009B73B8" w:rsidRDefault="009C0B53" w:rsidP="00AB2F00">
      <w:pPr>
        <w:ind w:left="720"/>
        <w:jc w:val="both"/>
        <w:rPr>
          <w:sz w:val="22"/>
          <w:lang w:val="es-CO"/>
        </w:rPr>
      </w:pPr>
      <w:r w:rsidRPr="009B73B8">
        <w:rPr>
          <w:sz w:val="22"/>
          <w:lang w:val="es-CO"/>
        </w:rPr>
        <w:lastRenderedPageBreak/>
        <w:t>Referenci</w:t>
      </w:r>
      <w:r w:rsidR="009B73B8" w:rsidRPr="009B73B8">
        <w:rPr>
          <w:sz w:val="22"/>
          <w:lang w:val="es-CO"/>
        </w:rPr>
        <w:t>as:</w:t>
      </w:r>
    </w:p>
    <w:p w14:paraId="65C1C085" w14:textId="4815CB94" w:rsidR="009B73B8" w:rsidRPr="009B73B8" w:rsidRDefault="009B73B8" w:rsidP="00AB2F00">
      <w:pPr>
        <w:numPr>
          <w:ilvl w:val="0"/>
          <w:numId w:val="55"/>
        </w:numPr>
        <w:tabs>
          <w:tab w:val="clear" w:pos="720"/>
          <w:tab w:val="num" w:pos="1440"/>
        </w:tabs>
        <w:ind w:left="1440"/>
        <w:jc w:val="both"/>
        <w:rPr>
          <w:lang w:val="en-GB"/>
        </w:rPr>
      </w:pPr>
      <w:hyperlink r:id="rId22" w:tooltip="https://urldefense.com/v3/__https://docs.cloud.google.com/lakehouse/docs/about-borderless-lakehouse?hl=es-419__;!!EJ3n55FBLexp1rhr!90v1hbNAwyog9RExI3BBPPZZxcvmj8AvEwRBUiQ2RdNvLrUsUtN9D5MwAtyV_tIqHLaMCH8klD5xFeTGrKmCYwYcXT0W$" w:history="1">
        <w:r w:rsidRPr="009B73B8">
          <w:rPr>
            <w:rStyle w:val="Hipervnculo"/>
            <w:lang w:val="en-GB"/>
          </w:rPr>
          <w:t>Google Cloud Docs: About Borderless Lakehouse</w:t>
        </w:r>
      </w:hyperlink>
    </w:p>
    <w:p w14:paraId="5503AD78" w14:textId="423AC40E" w:rsidR="009B73B8" w:rsidRPr="009B73B8" w:rsidRDefault="009B73B8" w:rsidP="00AB2F00">
      <w:pPr>
        <w:numPr>
          <w:ilvl w:val="0"/>
          <w:numId w:val="55"/>
        </w:numPr>
        <w:tabs>
          <w:tab w:val="clear" w:pos="720"/>
          <w:tab w:val="num" w:pos="1440"/>
        </w:tabs>
        <w:ind w:left="1440"/>
        <w:jc w:val="both"/>
        <w:rPr>
          <w:lang w:val="en-GB"/>
        </w:rPr>
      </w:pPr>
      <w:hyperlink r:id="rId23" w:tooltip="https://urldefense.com/v3/__https://docs.cloud.google.com/lakehouse/docs/release-notes__;!!EJ3n55FBLexp1rhr!90v1hbNAwyog9RExI3BBPPZZxcvmj8AvEwRBUiQ2RdNvLrUsUtN9D5MwAtyV_tIqHLaMCH8klD5xFeTGrKmCYz2xessE$" w:history="1">
        <w:r w:rsidRPr="009B73B8">
          <w:rPr>
            <w:rStyle w:val="Hipervnculo"/>
            <w:lang w:val="en-GB"/>
          </w:rPr>
          <w:t>Google Cloud Docs: Lakehouse Release Notes</w:t>
        </w:r>
      </w:hyperlink>
    </w:p>
    <w:p w14:paraId="0922B7CD" w14:textId="42230034" w:rsidR="009B73B8" w:rsidRPr="009B73B8" w:rsidRDefault="009B73B8" w:rsidP="00AB2F00">
      <w:pPr>
        <w:numPr>
          <w:ilvl w:val="0"/>
          <w:numId w:val="55"/>
        </w:numPr>
        <w:tabs>
          <w:tab w:val="clear" w:pos="720"/>
          <w:tab w:val="num" w:pos="1440"/>
        </w:tabs>
        <w:ind w:left="1440"/>
        <w:jc w:val="both"/>
        <w:rPr>
          <w:lang w:val="en-GB"/>
        </w:rPr>
      </w:pPr>
      <w:hyperlink r:id="rId24" w:tooltip="https://urldefense.com/v3/__https://cloud.google.com/bigquery/docs/data-clean-rooms__;!!EJ3n55FBLexp1rhr!90v1hbNAwyog9RExI3BBPPZZxcvmj8AvEwRBUiQ2RdNvLrUsUtN9D5MwAtyV_tIqHLaMCH8klD5xFeTGrKmCY2eFfA8e$" w:history="1">
        <w:r w:rsidRPr="009B73B8">
          <w:rPr>
            <w:rStyle w:val="Hipervnculo"/>
            <w:lang w:val="en-GB"/>
          </w:rPr>
          <w:t>Google Cloud Docs: Share Sensitive Data with Data Clean Rooms</w:t>
        </w:r>
      </w:hyperlink>
    </w:p>
    <w:p w14:paraId="55798ECF" w14:textId="48FADFA0" w:rsidR="009B73B8" w:rsidRPr="009B73B8" w:rsidRDefault="009B73B8" w:rsidP="00AB2F00">
      <w:pPr>
        <w:numPr>
          <w:ilvl w:val="0"/>
          <w:numId w:val="55"/>
        </w:numPr>
        <w:tabs>
          <w:tab w:val="clear" w:pos="720"/>
          <w:tab w:val="num" w:pos="1440"/>
        </w:tabs>
        <w:ind w:left="1440"/>
        <w:jc w:val="both"/>
        <w:rPr>
          <w:lang w:val="en-GB"/>
        </w:rPr>
      </w:pPr>
      <w:hyperlink r:id="rId25">
        <w:r w:rsidRPr="62A219C9">
          <w:rPr>
            <w:rStyle w:val="Hipervnculo"/>
            <w:lang w:val="en-GB"/>
          </w:rPr>
          <w:t>Google Cloud Docs: Analysis Rules in Data Clean Rooms</w:t>
        </w:r>
      </w:hyperlink>
      <w:r w:rsidR="009C0B53" w:rsidRPr="62A219C9">
        <w:rPr>
          <w:lang w:val="en-GB"/>
        </w:rPr>
        <w:t xml:space="preserve"> </w:t>
      </w:r>
    </w:p>
    <w:p w14:paraId="5B44E623" w14:textId="32D75599" w:rsidR="00C36AD9" w:rsidRPr="000F0653" w:rsidRDefault="009C0B53" w:rsidP="000F0653">
      <w:pPr>
        <w:pStyle w:val="Ttulo1"/>
      </w:pPr>
      <w:bookmarkStart w:id="309" w:name="_Entregables"/>
      <w:bookmarkStart w:id="310" w:name="_Toc238483094"/>
      <w:bookmarkStart w:id="311" w:name="_Toc238570970"/>
      <w:bookmarkStart w:id="312" w:name="_Toc238651546"/>
      <w:bookmarkStart w:id="313" w:name="Capitulo5Entregables"/>
      <w:bookmarkStart w:id="314" w:name="_Toc240576095"/>
      <w:bookmarkEnd w:id="309"/>
      <w:r w:rsidRPr="000F0653">
        <w:t>Entregables</w:t>
      </w:r>
      <w:bookmarkEnd w:id="310"/>
      <w:bookmarkEnd w:id="311"/>
      <w:bookmarkEnd w:id="312"/>
      <w:bookmarkEnd w:id="314"/>
    </w:p>
    <w:p w14:paraId="167A66E5" w14:textId="79C6917A" w:rsidR="00DC26AC" w:rsidRPr="00A06EE0" w:rsidRDefault="009C0B53" w:rsidP="00750DCB">
      <w:pPr>
        <w:pStyle w:val="Ttulo2"/>
      </w:pPr>
      <w:bookmarkStart w:id="315" w:name="_Toc238483095"/>
      <w:bookmarkStart w:id="316" w:name="_Toc238570971"/>
      <w:bookmarkStart w:id="317" w:name="_Toc238651547"/>
      <w:bookmarkStart w:id="318" w:name="_Toc240576096"/>
      <w:bookmarkEnd w:id="313"/>
      <w:r w:rsidRPr="00A06EE0">
        <w:t xml:space="preserve">Entregables </w:t>
      </w:r>
      <w:r w:rsidR="00834BC4" w:rsidRPr="00A06EE0">
        <w:t>Fundación del Dominio de Datos de Salud</w:t>
      </w:r>
      <w:bookmarkEnd w:id="315"/>
      <w:bookmarkEnd w:id="316"/>
      <w:bookmarkEnd w:id="317"/>
      <w:bookmarkEnd w:id="318"/>
    </w:p>
    <w:p w14:paraId="1E9EC2FA" w14:textId="77777777" w:rsidR="00480C9F" w:rsidRPr="00480C9F" w:rsidRDefault="00480C9F" w:rsidP="00AB2F00">
      <w:pPr>
        <w:ind w:left="720"/>
        <w:jc w:val="both"/>
        <w:rPr>
          <w:lang w:val="es-CO"/>
        </w:rPr>
      </w:pPr>
    </w:p>
    <w:tbl>
      <w:tblPr>
        <w:tblStyle w:val="Tablanormal2"/>
        <w:tblW w:w="8267" w:type="dxa"/>
        <w:jc w:val="right"/>
        <w:tblLook w:val="04A0" w:firstRow="1" w:lastRow="0" w:firstColumn="1" w:lastColumn="0" w:noHBand="0" w:noVBand="1"/>
      </w:tblPr>
      <w:tblGrid>
        <w:gridCol w:w="3645"/>
        <w:gridCol w:w="5193"/>
      </w:tblGrid>
      <w:tr w:rsidR="004B0C30" w14:paraId="7A05ABE3" w14:textId="77777777" w:rsidTr="00765F64">
        <w:trPr>
          <w:cnfStyle w:val="100000000000" w:firstRow="1" w:lastRow="0" w:firstColumn="0" w:lastColumn="0" w:oddVBand="0" w:evenVBand="0" w:oddHBand="0" w:evenHBand="0" w:firstRowFirstColumn="0" w:firstRowLastColumn="0" w:lastRowFirstColumn="0" w:lastRowLastColumn="0"/>
          <w:trHeight w:val="297"/>
          <w:jc w:val="right"/>
        </w:trPr>
        <w:tc>
          <w:tcPr>
            <w:cnfStyle w:val="001000000000" w:firstRow="0" w:lastRow="0" w:firstColumn="1" w:lastColumn="0" w:oddVBand="0" w:evenVBand="0" w:oddHBand="0" w:evenHBand="0" w:firstRowFirstColumn="0" w:firstRowLastColumn="0" w:lastRowFirstColumn="0" w:lastRowLastColumn="0"/>
            <w:tcW w:w="2975" w:type="dxa"/>
            <w:noWrap/>
            <w:hideMark/>
          </w:tcPr>
          <w:p w14:paraId="3FCAB4F0" w14:textId="77777777" w:rsidR="00D50C09" w:rsidRPr="004C174F" w:rsidRDefault="009C0B53" w:rsidP="00765F64">
            <w:pPr>
              <w:jc w:val="center"/>
              <w:rPr>
                <w:rFonts w:eastAsia="Times New Roman" w:cs="Times New Roman"/>
                <w:sz w:val="20"/>
                <w:szCs w:val="20"/>
                <w:lang w:val="es-CO" w:eastAsia="es-CO"/>
              </w:rPr>
            </w:pPr>
            <w:r w:rsidRPr="004C174F">
              <w:rPr>
                <w:rFonts w:eastAsia="Times New Roman" w:cs="Times New Roman"/>
                <w:sz w:val="20"/>
                <w:szCs w:val="20"/>
                <w:lang w:val="es-CO" w:eastAsia="es-CO"/>
              </w:rPr>
              <w:t>Entregable</w:t>
            </w:r>
          </w:p>
        </w:tc>
        <w:tc>
          <w:tcPr>
            <w:tcW w:w="5292" w:type="dxa"/>
            <w:noWrap/>
            <w:hideMark/>
          </w:tcPr>
          <w:p w14:paraId="5E8C20CB" w14:textId="77777777" w:rsidR="00D50C09" w:rsidRPr="004C174F" w:rsidRDefault="009C0B53" w:rsidP="00DC26AC">
            <w:pP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s-CO" w:eastAsia="es-CO"/>
              </w:rPr>
            </w:pPr>
            <w:r w:rsidRPr="004C174F">
              <w:rPr>
                <w:rFonts w:eastAsia="Times New Roman" w:cs="Times New Roman"/>
                <w:sz w:val="20"/>
                <w:szCs w:val="20"/>
                <w:lang w:val="es-CO" w:eastAsia="es-CO"/>
              </w:rPr>
              <w:t>Criterio de aceptación</w:t>
            </w:r>
          </w:p>
        </w:tc>
      </w:tr>
      <w:tr w:rsidR="004B0C30" w:rsidRPr="00266C86" w14:paraId="7FE71001" w14:textId="77777777" w:rsidTr="00765F64">
        <w:trPr>
          <w:cnfStyle w:val="000000100000" w:firstRow="0" w:lastRow="0" w:firstColumn="0" w:lastColumn="0" w:oddVBand="0" w:evenVBand="0" w:oddHBand="1" w:evenHBand="0" w:firstRowFirstColumn="0" w:firstRowLastColumn="0" w:lastRowFirstColumn="0" w:lastRowLastColumn="0"/>
          <w:trHeight w:val="894"/>
          <w:jc w:val="right"/>
        </w:trPr>
        <w:tc>
          <w:tcPr>
            <w:cnfStyle w:val="001000000000" w:firstRow="0" w:lastRow="0" w:firstColumn="1" w:lastColumn="0" w:oddVBand="0" w:evenVBand="0" w:oddHBand="0" w:evenHBand="0" w:firstRowFirstColumn="0" w:firstRowLastColumn="0" w:lastRowFirstColumn="0" w:lastRowLastColumn="0"/>
            <w:tcW w:w="2975" w:type="dxa"/>
            <w:noWrap/>
            <w:hideMark/>
          </w:tcPr>
          <w:p w14:paraId="46A025FD" w14:textId="77777777" w:rsidR="00D50C09" w:rsidRPr="004C174F" w:rsidRDefault="009C0B53" w:rsidP="00DC26AC">
            <w:pPr>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Documento de requerimientos y alcance detallado</w:t>
            </w:r>
          </w:p>
        </w:tc>
        <w:tc>
          <w:tcPr>
            <w:tcW w:w="5292" w:type="dxa"/>
            <w:hideMark/>
          </w:tcPr>
          <w:p w14:paraId="08DE44F0" w14:textId="21B915B0" w:rsidR="00D50C09" w:rsidRPr="004C174F" w:rsidRDefault="009C0B53" w:rsidP="002E4322">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Requerimientos funcionales, técnicos, fuentes priorizadas, entidades, dependencias y criterios de calidad documentados, acordados y aprobados por el cliente.</w:t>
            </w:r>
          </w:p>
        </w:tc>
      </w:tr>
      <w:tr w:rsidR="004B0C30" w:rsidRPr="00266C86" w14:paraId="55A4505B" w14:textId="77777777" w:rsidTr="00765F64">
        <w:trPr>
          <w:trHeight w:val="894"/>
          <w:jc w:val="right"/>
        </w:trPr>
        <w:tc>
          <w:tcPr>
            <w:cnfStyle w:val="001000000000" w:firstRow="0" w:lastRow="0" w:firstColumn="1" w:lastColumn="0" w:oddVBand="0" w:evenVBand="0" w:oddHBand="0" w:evenHBand="0" w:firstRowFirstColumn="0" w:firstRowLastColumn="0" w:lastRowFirstColumn="0" w:lastRowLastColumn="0"/>
            <w:tcW w:w="2975" w:type="dxa"/>
            <w:noWrap/>
            <w:hideMark/>
          </w:tcPr>
          <w:p w14:paraId="5E5DEF25" w14:textId="5481D814" w:rsidR="00D50C09" w:rsidRPr="004C174F" w:rsidRDefault="009C0B53" w:rsidP="00DC26AC">
            <w:pPr>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Arquitectura de datos de la solución</w:t>
            </w:r>
          </w:p>
        </w:tc>
        <w:tc>
          <w:tcPr>
            <w:tcW w:w="5292" w:type="dxa"/>
            <w:hideMark/>
          </w:tcPr>
          <w:p w14:paraId="54AC5726" w14:textId="77777777" w:rsidR="00D50C09" w:rsidRPr="004C174F" w:rsidRDefault="009C0B53" w:rsidP="002E432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Arquitectura objetivo y flujos Fuente → Dominio Salud → FHIR → OMOP documentados, incluyendo integración transversal con MPI, servidor terminológico, gobierno y mecanismos de consumo, revisados y aprobados.</w:t>
            </w:r>
          </w:p>
        </w:tc>
      </w:tr>
      <w:tr w:rsidR="004B0C30" w:rsidRPr="00266C86" w14:paraId="1478971E" w14:textId="77777777" w:rsidTr="00765F64">
        <w:trPr>
          <w:cnfStyle w:val="000000100000" w:firstRow="0" w:lastRow="0" w:firstColumn="0" w:lastColumn="0" w:oddVBand="0" w:evenVBand="0" w:oddHBand="1" w:evenHBand="0" w:firstRowFirstColumn="0" w:firstRowLastColumn="0" w:lastRowFirstColumn="0" w:lastRowLastColumn="0"/>
          <w:trHeight w:val="894"/>
          <w:jc w:val="right"/>
        </w:trPr>
        <w:tc>
          <w:tcPr>
            <w:cnfStyle w:val="001000000000" w:firstRow="0" w:lastRow="0" w:firstColumn="1" w:lastColumn="0" w:oddVBand="0" w:evenVBand="0" w:oddHBand="0" w:evenHBand="0" w:firstRowFirstColumn="0" w:firstRowLastColumn="0" w:lastRowFirstColumn="0" w:lastRowLastColumn="0"/>
            <w:tcW w:w="2975" w:type="dxa"/>
            <w:noWrap/>
            <w:hideMark/>
          </w:tcPr>
          <w:p w14:paraId="1BABA8A0" w14:textId="144B5AA0" w:rsidR="00D50C09" w:rsidRPr="004C174F" w:rsidRDefault="009C0B53" w:rsidP="00DC26AC">
            <w:pPr>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Fuentes de salud priorizadas integradas</w:t>
            </w:r>
          </w:p>
        </w:tc>
        <w:tc>
          <w:tcPr>
            <w:tcW w:w="5292" w:type="dxa"/>
            <w:hideMark/>
          </w:tcPr>
          <w:p w14:paraId="2370B561" w14:textId="29E05A0F" w:rsidR="00D50C09" w:rsidRPr="004C174F" w:rsidRDefault="009C0B53" w:rsidP="002E4322">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Fuentes definidas para la primera versión integradas mediante pipelines ejecutables, con controles de carga, manejo de errores, trazabilidad y validación de los datos acordados.</w:t>
            </w:r>
          </w:p>
        </w:tc>
      </w:tr>
      <w:tr w:rsidR="004B0C30" w:rsidRPr="00266C86" w14:paraId="5525A3D2" w14:textId="77777777" w:rsidTr="00765F64">
        <w:trPr>
          <w:trHeight w:val="894"/>
          <w:jc w:val="right"/>
        </w:trPr>
        <w:tc>
          <w:tcPr>
            <w:cnfStyle w:val="001000000000" w:firstRow="0" w:lastRow="0" w:firstColumn="1" w:lastColumn="0" w:oddVBand="0" w:evenVBand="0" w:oddHBand="0" w:evenHBand="0" w:firstRowFirstColumn="0" w:firstRowLastColumn="0" w:lastRowFirstColumn="0" w:lastRowLastColumn="0"/>
            <w:tcW w:w="2975" w:type="dxa"/>
            <w:noWrap/>
            <w:hideMark/>
          </w:tcPr>
          <w:p w14:paraId="714A26FF" w14:textId="1EEBB231" w:rsidR="00D50C09" w:rsidRPr="004C174F" w:rsidRDefault="009C0B53" w:rsidP="00DC26AC">
            <w:pPr>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Dominio de Datos de Salud v1</w:t>
            </w:r>
          </w:p>
        </w:tc>
        <w:tc>
          <w:tcPr>
            <w:tcW w:w="5292" w:type="dxa"/>
            <w:hideMark/>
          </w:tcPr>
          <w:p w14:paraId="44C70151" w14:textId="531FB2E1" w:rsidR="00D50C09" w:rsidRPr="004C174F" w:rsidRDefault="009C0B53" w:rsidP="002E432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Modelo conceptual, lógico y físico implementado para las entidades priorizadas, con mappings desde las fuentes, reglas de transformación, metadatos y documentación aprobados.</w:t>
            </w:r>
          </w:p>
        </w:tc>
      </w:tr>
      <w:tr w:rsidR="004B0C30" w:rsidRPr="00266C86" w14:paraId="5614E9FB" w14:textId="77777777" w:rsidTr="00765F64">
        <w:trPr>
          <w:cnfStyle w:val="000000100000" w:firstRow="0" w:lastRow="0" w:firstColumn="0" w:lastColumn="0" w:oddVBand="0" w:evenVBand="0" w:oddHBand="1" w:evenHBand="0" w:firstRowFirstColumn="0" w:firstRowLastColumn="0" w:lastRowFirstColumn="0" w:lastRowLastColumn="0"/>
          <w:trHeight w:val="894"/>
          <w:jc w:val="right"/>
        </w:trPr>
        <w:tc>
          <w:tcPr>
            <w:cnfStyle w:val="001000000000" w:firstRow="0" w:lastRow="0" w:firstColumn="1" w:lastColumn="0" w:oddVBand="0" w:evenVBand="0" w:oddHBand="0" w:evenHBand="0" w:firstRowFirstColumn="0" w:firstRowLastColumn="0" w:lastRowFirstColumn="0" w:lastRowLastColumn="0"/>
            <w:tcW w:w="2975" w:type="dxa"/>
            <w:noWrap/>
            <w:hideMark/>
          </w:tcPr>
          <w:p w14:paraId="200A9246" w14:textId="77777777" w:rsidR="00D50C09" w:rsidRPr="004C174F" w:rsidRDefault="009C0B53" w:rsidP="00DC26AC">
            <w:pPr>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Integración con MPI v1</w:t>
            </w:r>
          </w:p>
        </w:tc>
        <w:tc>
          <w:tcPr>
            <w:tcW w:w="5292" w:type="dxa"/>
            <w:hideMark/>
          </w:tcPr>
          <w:p w14:paraId="509A38E2" w14:textId="021E3A9B" w:rsidR="00D50C09" w:rsidRPr="004C174F" w:rsidRDefault="009C0B53" w:rsidP="002E4322">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Integración con las capacidades MPI disponibles implementada y validada para las fuentes priorizadas, manteniendo correspondencia y trazabilidad de identificadores a través del flujo de datos.</w:t>
            </w:r>
          </w:p>
        </w:tc>
      </w:tr>
      <w:tr w:rsidR="004B0C30" w:rsidRPr="00266C86" w14:paraId="5A1704BB" w14:textId="77777777" w:rsidTr="00765F64">
        <w:trPr>
          <w:trHeight w:val="894"/>
          <w:jc w:val="right"/>
        </w:trPr>
        <w:tc>
          <w:tcPr>
            <w:cnfStyle w:val="001000000000" w:firstRow="0" w:lastRow="0" w:firstColumn="1" w:lastColumn="0" w:oddVBand="0" w:evenVBand="0" w:oddHBand="0" w:evenHBand="0" w:firstRowFirstColumn="0" w:firstRowLastColumn="0" w:lastRowFirstColumn="0" w:lastRowLastColumn="0"/>
            <w:tcW w:w="2975" w:type="dxa"/>
            <w:noWrap/>
            <w:hideMark/>
          </w:tcPr>
          <w:p w14:paraId="7B612CA7" w14:textId="2A492DE3" w:rsidR="00D50C09" w:rsidRPr="004C174F" w:rsidRDefault="00F35172" w:rsidP="00DC26AC">
            <w:pPr>
              <w:rPr>
                <w:rFonts w:eastAsia="Times New Roman" w:cs="Times New Roman"/>
                <w:color w:val="000000"/>
                <w:sz w:val="20"/>
                <w:szCs w:val="20"/>
                <w:lang w:val="es-CO" w:eastAsia="es-CO"/>
              </w:rPr>
            </w:pPr>
            <w:r>
              <w:rPr>
                <w:rFonts w:eastAsia="Times New Roman" w:cs="Times New Roman"/>
                <w:color w:val="000000"/>
                <w:sz w:val="20"/>
                <w:szCs w:val="20"/>
                <w:lang w:val="es-CO" w:eastAsia="es-CO"/>
              </w:rPr>
              <w:t xml:space="preserve">Implementación e </w:t>
            </w:r>
            <w:r w:rsidR="009C0B53" w:rsidRPr="004C174F">
              <w:rPr>
                <w:rFonts w:eastAsia="Times New Roman" w:cs="Times New Roman"/>
                <w:color w:val="000000"/>
                <w:sz w:val="20"/>
                <w:szCs w:val="20"/>
                <w:lang w:val="es-CO" w:eastAsia="es-CO"/>
              </w:rPr>
              <w:t>Integración con Servidor Terminológico v1</w:t>
            </w:r>
          </w:p>
        </w:tc>
        <w:tc>
          <w:tcPr>
            <w:tcW w:w="5292" w:type="dxa"/>
            <w:hideMark/>
          </w:tcPr>
          <w:p w14:paraId="59FB0724" w14:textId="2B993D0C" w:rsidR="00D50C09" w:rsidRPr="004C174F" w:rsidRDefault="00BB6105" w:rsidP="002E432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BB6105">
              <w:rPr>
                <w:rFonts w:eastAsia="Times New Roman" w:cs="Times New Roman"/>
                <w:color w:val="000000" w:themeColor="text1"/>
                <w:sz w:val="20"/>
                <w:szCs w:val="20"/>
                <w:lang w:val="es-CO" w:eastAsia="es-CO"/>
              </w:rPr>
              <w:t>El Servidor Terminológico v1 soportará los mecanismos de búsqueda y consulta requeridos por el MVP, incluyendo búsqueda por código, texto y búsqueda semántica; gestión y consulta de mappings 1:1, 1:N y N:N, preservando el tipo y semántica de la relación; y mecanismos de consumo mediante API transaccional, tools MCP para capacidades agénticas y procesamiento batch</w:t>
            </w:r>
            <w:commentRangeStart w:id="319"/>
            <w:commentRangeStart w:id="320"/>
            <w:commentRangeStart w:id="321"/>
            <w:commentRangeStart w:id="322"/>
            <w:commentRangeStart w:id="323"/>
            <w:commentRangeStart w:id="324"/>
            <w:r w:rsidR="009C0B53" w:rsidRPr="4D33DDE2">
              <w:rPr>
                <w:rFonts w:eastAsia="Times New Roman" w:cs="Times New Roman"/>
                <w:color w:val="000000" w:themeColor="text1"/>
                <w:sz w:val="20"/>
                <w:szCs w:val="20"/>
                <w:lang w:val="es-CO" w:eastAsia="es-CO"/>
              </w:rPr>
              <w:t>.</w:t>
            </w:r>
            <w:commentRangeEnd w:id="319"/>
            <w:r w:rsidR="00A06EE0">
              <w:rPr>
                <w:rStyle w:val="Refdecomentario"/>
                <w:rFonts w:eastAsia="Times New Roman" w:cs="Times New Roman"/>
                <w:color w:val="000000" w:themeColor="text1"/>
                <w:sz w:val="20"/>
                <w:szCs w:val="20"/>
                <w:lang w:val="es-CO" w:eastAsia="es-CO"/>
              </w:rPr>
              <w:commentReference w:id="319"/>
            </w:r>
            <w:commentRangeEnd w:id="320"/>
            <w:r>
              <w:rPr>
                <w:rStyle w:val="Refdecomentario"/>
                <w:rFonts w:eastAsia="Times New Roman" w:cs="Times New Roman"/>
                <w:color w:val="000000" w:themeColor="text1"/>
                <w:sz w:val="20"/>
                <w:szCs w:val="20"/>
                <w:lang w:val="es-CO" w:eastAsia="es-CO"/>
              </w:rPr>
              <w:commentReference w:id="320"/>
            </w:r>
            <w:commentRangeEnd w:id="321"/>
            <w:r>
              <w:rPr>
                <w:rStyle w:val="Refdecomentario"/>
                <w:rFonts w:eastAsia="Times New Roman" w:cs="Times New Roman"/>
                <w:color w:val="000000" w:themeColor="text1"/>
                <w:sz w:val="20"/>
                <w:szCs w:val="20"/>
                <w:lang w:val="es-CO" w:eastAsia="es-CO"/>
              </w:rPr>
              <w:commentReference w:id="321"/>
            </w:r>
            <w:commentRangeEnd w:id="322"/>
            <w:r>
              <w:rPr>
                <w:rStyle w:val="Refdecomentario"/>
                <w:rFonts w:eastAsia="Times New Roman" w:cs="Times New Roman"/>
                <w:color w:val="000000" w:themeColor="text1"/>
                <w:sz w:val="20"/>
                <w:szCs w:val="20"/>
                <w:lang w:val="es-CO" w:eastAsia="es-CO"/>
              </w:rPr>
              <w:commentReference w:id="322"/>
            </w:r>
            <w:commentRangeEnd w:id="323"/>
            <w:r>
              <w:rPr>
                <w:rStyle w:val="Refdecomentario"/>
                <w:rFonts w:eastAsia="Times New Roman" w:cs="Times New Roman"/>
                <w:color w:val="000000" w:themeColor="text1"/>
                <w:sz w:val="20"/>
                <w:szCs w:val="20"/>
                <w:lang w:val="es-CO" w:eastAsia="es-CO"/>
              </w:rPr>
              <w:commentReference w:id="323"/>
            </w:r>
            <w:commentRangeEnd w:id="324"/>
            <w:r>
              <w:rPr>
                <w:rStyle w:val="Refdecomentario"/>
                <w:rFonts w:eastAsia="Times New Roman" w:cs="Times New Roman"/>
                <w:color w:val="000000" w:themeColor="text1"/>
                <w:sz w:val="20"/>
                <w:szCs w:val="20"/>
                <w:lang w:val="es-CO" w:eastAsia="es-CO"/>
              </w:rPr>
              <w:commentReference w:id="324"/>
            </w:r>
            <w:r w:rsidR="00192C29">
              <w:rPr>
                <w:rFonts w:eastAsia="Times New Roman" w:cs="Times New Roman"/>
                <w:color w:val="000000" w:themeColor="text1"/>
                <w:sz w:val="20"/>
                <w:szCs w:val="20"/>
                <w:lang w:val="es-CO" w:eastAsia="es-CO"/>
              </w:rPr>
              <w:t xml:space="preserve"> </w:t>
            </w:r>
            <w:r w:rsidR="00192C29" w:rsidRPr="00192C29">
              <w:rPr>
                <w:rFonts w:eastAsia="Times New Roman" w:cs="Times New Roman"/>
                <w:color w:val="000000" w:themeColor="text1"/>
                <w:sz w:val="20"/>
                <w:szCs w:val="20"/>
                <w:lang w:val="es-CO" w:eastAsia="es-CO"/>
              </w:rPr>
              <w:t>Se habilitará un mecanismo backend para registrar, importar, validar, aprobar y publicar mappings terminológicos requeridos por los casos de uso priorizados. La construcción de mappings podrá realizarse inicialmente mediante plantillas controladas de carga masiva junto con un proceso en back programático.</w:t>
            </w:r>
          </w:p>
        </w:tc>
      </w:tr>
      <w:tr w:rsidR="004B0C30" w:rsidRPr="00266C86" w14:paraId="012548D5" w14:textId="77777777" w:rsidTr="00765F64">
        <w:trPr>
          <w:cnfStyle w:val="000000100000" w:firstRow="0" w:lastRow="0" w:firstColumn="0" w:lastColumn="0" w:oddVBand="0" w:evenVBand="0" w:oddHBand="1" w:evenHBand="0" w:firstRowFirstColumn="0" w:firstRowLastColumn="0" w:lastRowFirstColumn="0" w:lastRowLastColumn="0"/>
          <w:trHeight w:val="894"/>
          <w:jc w:val="right"/>
        </w:trPr>
        <w:tc>
          <w:tcPr>
            <w:cnfStyle w:val="001000000000" w:firstRow="0" w:lastRow="0" w:firstColumn="1" w:lastColumn="0" w:oddVBand="0" w:evenVBand="0" w:oddHBand="0" w:evenHBand="0" w:firstRowFirstColumn="0" w:firstRowLastColumn="0" w:lastRowFirstColumn="0" w:lastRowLastColumn="0"/>
            <w:tcW w:w="2975" w:type="dxa"/>
            <w:noWrap/>
            <w:hideMark/>
          </w:tcPr>
          <w:p w14:paraId="401D5D83" w14:textId="0F663781" w:rsidR="00D50C09" w:rsidRPr="004C174F" w:rsidRDefault="009C0B53" w:rsidP="002E4322">
            <w:pPr>
              <w:jc w:val="both"/>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lastRenderedPageBreak/>
              <w:t>Transformaciones y estandarización FHIR v1</w:t>
            </w:r>
          </w:p>
        </w:tc>
        <w:tc>
          <w:tcPr>
            <w:tcW w:w="5292" w:type="dxa"/>
            <w:hideMark/>
          </w:tcPr>
          <w:p w14:paraId="419953CA" w14:textId="5F6C09DB" w:rsidR="00D50C09" w:rsidRPr="004C174F" w:rsidRDefault="009C0B53" w:rsidP="002E4322">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Mappings y transformaciones de la información priorizada hacia los recursos FHIR definidos implementados, con validaciones estructurales, semánticas y de trazabilidad satisfactorias.</w:t>
            </w:r>
          </w:p>
        </w:tc>
      </w:tr>
      <w:tr w:rsidR="004B0C30" w:rsidRPr="00266C86" w14:paraId="61E132D6" w14:textId="77777777" w:rsidTr="00765F64">
        <w:trPr>
          <w:trHeight w:val="894"/>
          <w:jc w:val="right"/>
        </w:trPr>
        <w:tc>
          <w:tcPr>
            <w:cnfStyle w:val="001000000000" w:firstRow="0" w:lastRow="0" w:firstColumn="1" w:lastColumn="0" w:oddVBand="0" w:evenVBand="0" w:oddHBand="0" w:evenHBand="0" w:firstRowFirstColumn="0" w:firstRowLastColumn="0" w:lastRowFirstColumn="0" w:lastRowLastColumn="0"/>
            <w:tcW w:w="2975" w:type="dxa"/>
            <w:noWrap/>
            <w:hideMark/>
          </w:tcPr>
          <w:p w14:paraId="0E67BB52" w14:textId="77777777" w:rsidR="00D50C09" w:rsidRPr="004C174F" w:rsidRDefault="009C0B53" w:rsidP="002E4322">
            <w:pPr>
              <w:jc w:val="both"/>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FHIR Store intermedio habilitado</w:t>
            </w:r>
          </w:p>
        </w:tc>
        <w:tc>
          <w:tcPr>
            <w:tcW w:w="5292" w:type="dxa"/>
            <w:hideMark/>
          </w:tcPr>
          <w:p w14:paraId="3C89E526" w14:textId="4EC30706" w:rsidR="00D50C09" w:rsidRPr="004C174F" w:rsidRDefault="009C0B53" w:rsidP="002E432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Información FHIR correspondiente al alcance publicada y disponible en el FHIR Store intermedio, con estructuras, permisos, validaciones y mecanismos de acceso acordados funcionando correctamente.</w:t>
            </w:r>
          </w:p>
        </w:tc>
      </w:tr>
      <w:tr w:rsidR="004B0C30" w:rsidRPr="00266C86" w14:paraId="54849609" w14:textId="77777777" w:rsidTr="00765F64">
        <w:trPr>
          <w:cnfStyle w:val="000000100000" w:firstRow="0" w:lastRow="0" w:firstColumn="0" w:lastColumn="0" w:oddVBand="0" w:evenVBand="0" w:oddHBand="1" w:evenHBand="0" w:firstRowFirstColumn="0" w:firstRowLastColumn="0" w:lastRowFirstColumn="0" w:lastRowLastColumn="0"/>
          <w:trHeight w:val="894"/>
          <w:jc w:val="right"/>
        </w:trPr>
        <w:tc>
          <w:tcPr>
            <w:cnfStyle w:val="001000000000" w:firstRow="0" w:lastRow="0" w:firstColumn="1" w:lastColumn="0" w:oddVBand="0" w:evenVBand="0" w:oddHBand="0" w:evenHBand="0" w:firstRowFirstColumn="0" w:firstRowLastColumn="0" w:lastRowFirstColumn="0" w:lastRowLastColumn="0"/>
            <w:tcW w:w="2975" w:type="dxa"/>
            <w:noWrap/>
            <w:hideMark/>
          </w:tcPr>
          <w:p w14:paraId="176823D2" w14:textId="77777777" w:rsidR="00D50C09" w:rsidRPr="004C174F" w:rsidRDefault="009C0B53" w:rsidP="002E4322">
            <w:pPr>
              <w:jc w:val="both"/>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Modelo OMOP v1</w:t>
            </w:r>
          </w:p>
        </w:tc>
        <w:tc>
          <w:tcPr>
            <w:tcW w:w="5292" w:type="dxa"/>
            <w:hideMark/>
          </w:tcPr>
          <w:p w14:paraId="1132EE3B" w14:textId="2AF163AC" w:rsidR="00D50C09" w:rsidRPr="004C174F" w:rsidRDefault="009C0B53" w:rsidP="002E4322">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Dominios y tablas OMOP priorizados implementados a partir de la información FHIR, con mappings FHIR→OMOP, identidad, vocabularios, conceptos estándar, reglas de transformación y validaciones documentadas.</w:t>
            </w:r>
          </w:p>
        </w:tc>
      </w:tr>
      <w:tr w:rsidR="004B0C30" w:rsidRPr="00266C86" w14:paraId="41454505" w14:textId="77777777" w:rsidTr="00765F64">
        <w:trPr>
          <w:trHeight w:val="894"/>
          <w:jc w:val="right"/>
        </w:trPr>
        <w:tc>
          <w:tcPr>
            <w:cnfStyle w:val="001000000000" w:firstRow="0" w:lastRow="0" w:firstColumn="1" w:lastColumn="0" w:oddVBand="0" w:evenVBand="0" w:oddHBand="0" w:evenHBand="0" w:firstRowFirstColumn="0" w:firstRowLastColumn="0" w:lastRowFirstColumn="0" w:lastRowLastColumn="0"/>
            <w:tcW w:w="2975" w:type="dxa"/>
            <w:noWrap/>
            <w:hideMark/>
          </w:tcPr>
          <w:p w14:paraId="7D7CB873" w14:textId="77777777" w:rsidR="00D50C09" w:rsidRPr="004C174F" w:rsidRDefault="009C0B53" w:rsidP="002E4322">
            <w:pPr>
              <w:jc w:val="both"/>
              <w:rPr>
                <w:rFonts w:eastAsia="Times New Roman" w:cs="Times New Roman"/>
                <w:color w:val="000000"/>
                <w:sz w:val="20"/>
                <w:szCs w:val="20"/>
                <w:lang w:val="es-CO" w:eastAsia="es-CO"/>
              </w:rPr>
            </w:pPr>
            <w:commentRangeStart w:id="325"/>
            <w:commentRangeStart w:id="326"/>
            <w:commentRangeStart w:id="327"/>
            <w:commentRangeStart w:id="328"/>
            <w:r w:rsidRPr="004C174F">
              <w:rPr>
                <w:rFonts w:eastAsia="Times New Roman" w:cs="Times New Roman"/>
                <w:color w:val="000000"/>
                <w:sz w:val="20"/>
                <w:szCs w:val="20"/>
                <w:lang w:val="es-CO" w:eastAsia="es-CO"/>
              </w:rPr>
              <w:t>Pipelines FHIR → OMOP</w:t>
            </w:r>
            <w:commentRangeEnd w:id="325"/>
            <w:r w:rsidR="00A06EE0" w:rsidRPr="004C174F">
              <w:rPr>
                <w:rStyle w:val="Refdecomentario"/>
                <w:rFonts w:eastAsia="Times New Roman" w:cs="Times New Roman"/>
                <w:color w:val="000000"/>
                <w:sz w:val="20"/>
                <w:szCs w:val="20"/>
                <w:lang w:val="es-CO" w:eastAsia="es-CO"/>
              </w:rPr>
              <w:commentReference w:id="325"/>
            </w:r>
            <w:commentRangeEnd w:id="326"/>
            <w:r w:rsidRPr="004C174F">
              <w:rPr>
                <w:rStyle w:val="Refdecomentario"/>
                <w:rFonts w:eastAsia="Times New Roman" w:cs="Times New Roman"/>
                <w:color w:val="000000"/>
                <w:sz w:val="20"/>
                <w:szCs w:val="20"/>
                <w:lang w:val="es-CO" w:eastAsia="es-CO"/>
              </w:rPr>
              <w:commentReference w:id="326"/>
            </w:r>
            <w:commentRangeEnd w:id="327"/>
            <w:r w:rsidRPr="004C174F">
              <w:rPr>
                <w:rStyle w:val="Refdecomentario"/>
                <w:rFonts w:eastAsia="Times New Roman" w:cs="Times New Roman"/>
                <w:color w:val="000000"/>
                <w:sz w:val="20"/>
                <w:szCs w:val="20"/>
                <w:lang w:val="es-CO" w:eastAsia="es-CO"/>
              </w:rPr>
              <w:commentReference w:id="327"/>
            </w:r>
            <w:commentRangeEnd w:id="328"/>
            <w:r w:rsidRPr="004C174F">
              <w:rPr>
                <w:rStyle w:val="Refdecomentario"/>
                <w:rFonts w:eastAsia="Times New Roman" w:cs="Times New Roman"/>
                <w:color w:val="000000"/>
                <w:sz w:val="20"/>
                <w:szCs w:val="20"/>
                <w:lang w:val="es-CO" w:eastAsia="es-CO"/>
              </w:rPr>
              <w:commentReference w:id="328"/>
            </w:r>
          </w:p>
        </w:tc>
        <w:tc>
          <w:tcPr>
            <w:tcW w:w="5292" w:type="dxa"/>
            <w:hideMark/>
          </w:tcPr>
          <w:p w14:paraId="34BD042C" w14:textId="5D6F3BB7" w:rsidR="00D50C09" w:rsidRPr="004C174F" w:rsidRDefault="009C0B53" w:rsidP="002E432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Procesos automatizados para transformar y cargar la información FHIR hacia OMOP ejecutados satisfactoriamente para los dominios priorizados, incluyendo manejo de errores y trazabilidad.</w:t>
            </w:r>
            <w:r w:rsidR="006650E9">
              <w:rPr>
                <w:rFonts w:eastAsia="Times New Roman" w:cs="Times New Roman"/>
                <w:color w:val="000000"/>
                <w:sz w:val="20"/>
                <w:szCs w:val="20"/>
                <w:lang w:val="es-CO" w:eastAsia="es-CO"/>
              </w:rPr>
              <w:t xml:space="preserve"> Acelerado bajo framework SD</w:t>
            </w:r>
            <w:r w:rsidR="001427DF">
              <w:rPr>
                <w:rFonts w:eastAsia="Times New Roman" w:cs="Times New Roman"/>
                <w:color w:val="000000"/>
                <w:sz w:val="20"/>
                <w:szCs w:val="20"/>
                <w:lang w:val="es-CO" w:eastAsia="es-CO"/>
              </w:rPr>
              <w:t xml:space="preserve">3, </w:t>
            </w:r>
            <w:r w:rsidR="00E24E91">
              <w:rPr>
                <w:rFonts w:eastAsia="Times New Roman" w:cs="Times New Roman"/>
                <w:color w:val="000000"/>
                <w:sz w:val="20"/>
                <w:szCs w:val="20"/>
                <w:lang w:val="es-CO" w:eastAsia="es-CO"/>
              </w:rPr>
              <w:t xml:space="preserve">metodología desarrollada por NTT basada en spec kit development, es decir desarrollo acelerado con IA basado en </w:t>
            </w:r>
            <w:r w:rsidR="006C213E">
              <w:rPr>
                <w:rFonts w:eastAsia="Times New Roman" w:cs="Times New Roman"/>
                <w:color w:val="000000"/>
                <w:sz w:val="20"/>
                <w:szCs w:val="20"/>
                <w:lang w:val="es-CO" w:eastAsia="es-CO"/>
              </w:rPr>
              <w:t>el detalle de las especificaciones.</w:t>
            </w:r>
          </w:p>
        </w:tc>
      </w:tr>
      <w:tr w:rsidR="004B0C30" w:rsidRPr="000E26DC" w14:paraId="65D28B2A" w14:textId="77777777" w:rsidTr="00765F64">
        <w:trPr>
          <w:cnfStyle w:val="000000100000" w:firstRow="0" w:lastRow="0" w:firstColumn="0" w:lastColumn="0" w:oddVBand="0" w:evenVBand="0" w:oddHBand="1" w:evenHBand="0" w:firstRowFirstColumn="0" w:firstRowLastColumn="0" w:lastRowFirstColumn="0" w:lastRowLastColumn="0"/>
          <w:trHeight w:val="894"/>
          <w:jc w:val="right"/>
        </w:trPr>
        <w:tc>
          <w:tcPr>
            <w:cnfStyle w:val="001000000000" w:firstRow="0" w:lastRow="0" w:firstColumn="1" w:lastColumn="0" w:oddVBand="0" w:evenVBand="0" w:oddHBand="0" w:evenHBand="0" w:firstRowFirstColumn="0" w:firstRowLastColumn="0" w:lastRowFirstColumn="0" w:lastRowLastColumn="0"/>
            <w:tcW w:w="2975" w:type="dxa"/>
            <w:noWrap/>
            <w:hideMark/>
          </w:tcPr>
          <w:p w14:paraId="19759CB9" w14:textId="7BE43AD3" w:rsidR="00D50C09" w:rsidRPr="004C174F" w:rsidRDefault="009C0B53" w:rsidP="002E4322">
            <w:pPr>
              <w:jc w:val="both"/>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Metadatos, catálogo y linaje bajo MAGI</w:t>
            </w:r>
          </w:p>
        </w:tc>
        <w:tc>
          <w:tcPr>
            <w:tcW w:w="5292" w:type="dxa"/>
            <w:hideMark/>
          </w:tcPr>
          <w:p w14:paraId="500A18C2" w14:textId="084FF200" w:rsidR="00D50C09" w:rsidRPr="004C174F" w:rsidRDefault="009C0B53" w:rsidP="002E4322">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commentRangeStart w:id="329"/>
            <w:r w:rsidRPr="01454148">
              <w:rPr>
                <w:rFonts w:eastAsia="Times New Roman" w:cs="Times New Roman"/>
                <w:color w:val="000000" w:themeColor="text1"/>
                <w:sz w:val="20"/>
                <w:szCs w:val="20"/>
                <w:lang w:val="es-CO" w:eastAsia="es-CO"/>
              </w:rPr>
              <w:t>Activos de datos construidos documentados y registrados de acuerdo con los lineamientos MAGI</w:t>
            </w:r>
            <w:r w:rsidR="00D66A2C">
              <w:rPr>
                <w:rFonts w:eastAsia="Times New Roman" w:cs="Times New Roman"/>
                <w:color w:val="000000" w:themeColor="text1"/>
                <w:sz w:val="20"/>
                <w:szCs w:val="20"/>
                <w:lang w:val="es-CO" w:eastAsia="es-CO"/>
              </w:rPr>
              <w:t xml:space="preserve"> 2.0</w:t>
            </w:r>
            <w:r w:rsidRPr="01454148">
              <w:rPr>
                <w:rFonts w:eastAsia="Times New Roman" w:cs="Times New Roman"/>
                <w:color w:val="000000" w:themeColor="text1"/>
                <w:sz w:val="20"/>
                <w:szCs w:val="20"/>
                <w:lang w:val="es-CO" w:eastAsia="es-CO"/>
              </w:rPr>
              <w:t xml:space="preserve"> aplicables, incluyendo metadatos, clasificación, responsables y trazabilidad entre las principales capas de información.</w:t>
            </w:r>
            <w:commentRangeEnd w:id="329"/>
            <w:r w:rsidR="00A06EE0">
              <w:rPr>
                <w:rStyle w:val="Refdecomentario"/>
                <w:rFonts w:eastAsia="Times New Roman" w:cs="Times New Roman"/>
                <w:color w:val="000000" w:themeColor="text1"/>
                <w:sz w:val="20"/>
                <w:szCs w:val="20"/>
                <w:lang w:val="es-CO" w:eastAsia="es-CO"/>
              </w:rPr>
              <w:commentReference w:id="329"/>
            </w:r>
            <w:r w:rsidR="00126BA9">
              <w:rPr>
                <w:rFonts w:eastAsia="Times New Roman" w:cs="Times New Roman"/>
                <w:color w:val="000000" w:themeColor="text1"/>
                <w:sz w:val="20"/>
                <w:szCs w:val="20"/>
                <w:lang w:val="es-CO" w:eastAsia="es-CO"/>
              </w:rPr>
              <w:t xml:space="preserve"> </w:t>
            </w:r>
            <w:r w:rsidR="00C72B29">
              <w:rPr>
                <w:rFonts w:eastAsia="Times New Roman" w:cs="Times New Roman"/>
                <w:color w:val="000000" w:themeColor="text1"/>
                <w:sz w:val="20"/>
                <w:szCs w:val="20"/>
                <w:lang w:val="es-CO" w:eastAsia="es-CO"/>
              </w:rPr>
              <w:t>Esto integrado con Purview según la herramienta lo permita.</w:t>
            </w:r>
          </w:p>
        </w:tc>
      </w:tr>
      <w:tr w:rsidR="004B0C30" w:rsidRPr="00266C86" w14:paraId="72DD617D" w14:textId="77777777" w:rsidTr="00765F64">
        <w:trPr>
          <w:trHeight w:val="894"/>
          <w:jc w:val="right"/>
        </w:trPr>
        <w:tc>
          <w:tcPr>
            <w:cnfStyle w:val="001000000000" w:firstRow="0" w:lastRow="0" w:firstColumn="1" w:lastColumn="0" w:oddVBand="0" w:evenVBand="0" w:oddHBand="0" w:evenHBand="0" w:firstRowFirstColumn="0" w:firstRowLastColumn="0" w:lastRowFirstColumn="0" w:lastRowLastColumn="0"/>
            <w:tcW w:w="2975" w:type="dxa"/>
            <w:noWrap/>
            <w:hideMark/>
          </w:tcPr>
          <w:p w14:paraId="5931BF38" w14:textId="24565942" w:rsidR="00D50C09" w:rsidRPr="004C174F" w:rsidRDefault="009C0B53" w:rsidP="002E4322">
            <w:pPr>
              <w:jc w:val="both"/>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Productos de datos para consumo</w:t>
            </w:r>
          </w:p>
        </w:tc>
        <w:tc>
          <w:tcPr>
            <w:tcW w:w="5292" w:type="dxa"/>
            <w:hideMark/>
          </w:tcPr>
          <w:p w14:paraId="6481B5F0" w14:textId="1FAAF0CD" w:rsidR="00D50C09" w:rsidRPr="004C174F" w:rsidRDefault="009C0B53" w:rsidP="002E432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Datasets, vistas, contratos o mecanismos de acceso definidos para la primera versión publicados y validados para consumo por AlejandrIA y otros consumidores autorizados.</w:t>
            </w:r>
          </w:p>
        </w:tc>
      </w:tr>
      <w:tr w:rsidR="004B0C30" w:rsidRPr="00266C86" w14:paraId="1C974A83" w14:textId="77777777" w:rsidTr="00765F64">
        <w:trPr>
          <w:cnfStyle w:val="000000100000" w:firstRow="0" w:lastRow="0" w:firstColumn="0" w:lastColumn="0" w:oddVBand="0" w:evenVBand="0" w:oddHBand="1" w:evenHBand="0" w:firstRowFirstColumn="0" w:firstRowLastColumn="0" w:lastRowFirstColumn="0" w:lastRowLastColumn="0"/>
          <w:trHeight w:val="894"/>
          <w:jc w:val="right"/>
        </w:trPr>
        <w:tc>
          <w:tcPr>
            <w:cnfStyle w:val="001000000000" w:firstRow="0" w:lastRow="0" w:firstColumn="1" w:lastColumn="0" w:oddVBand="0" w:evenVBand="0" w:oddHBand="0" w:evenHBand="0" w:firstRowFirstColumn="0" w:firstRowLastColumn="0" w:lastRowFirstColumn="0" w:lastRowLastColumn="0"/>
            <w:tcW w:w="2975" w:type="dxa"/>
            <w:noWrap/>
            <w:hideMark/>
          </w:tcPr>
          <w:p w14:paraId="31F1E1B0" w14:textId="7BE4A84F" w:rsidR="00D50C09" w:rsidRPr="004C174F" w:rsidRDefault="009C0B53" w:rsidP="002E4322">
            <w:pPr>
              <w:jc w:val="both"/>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Observabilidad de procesos de datos</w:t>
            </w:r>
          </w:p>
        </w:tc>
        <w:tc>
          <w:tcPr>
            <w:tcW w:w="5292" w:type="dxa"/>
            <w:hideMark/>
          </w:tcPr>
          <w:p w14:paraId="276BD85C" w14:textId="0E19D59D" w:rsidR="00D50C09" w:rsidRPr="004C174F" w:rsidRDefault="009C0B53" w:rsidP="002E4322">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Procesos con activación de logs, métricas, trazabilidad de ejecución y mecanismos de identificación de errores integrados con las capacidades de observabilidad disponibles.</w:t>
            </w:r>
          </w:p>
        </w:tc>
      </w:tr>
      <w:tr w:rsidR="004B0C30" w:rsidRPr="00266C86" w14:paraId="57AC22EA" w14:textId="77777777" w:rsidTr="00765F64">
        <w:trPr>
          <w:trHeight w:val="894"/>
          <w:jc w:val="right"/>
        </w:trPr>
        <w:tc>
          <w:tcPr>
            <w:cnfStyle w:val="001000000000" w:firstRow="0" w:lastRow="0" w:firstColumn="1" w:lastColumn="0" w:oddVBand="0" w:evenVBand="0" w:oddHBand="0" w:evenHBand="0" w:firstRowFirstColumn="0" w:firstRowLastColumn="0" w:lastRowFirstColumn="0" w:lastRowLastColumn="0"/>
            <w:tcW w:w="2975" w:type="dxa"/>
            <w:noWrap/>
            <w:hideMark/>
          </w:tcPr>
          <w:p w14:paraId="7312533C" w14:textId="1024A5B4" w:rsidR="00D50C09" w:rsidRPr="004C174F" w:rsidRDefault="009C0B53" w:rsidP="002E4322">
            <w:pPr>
              <w:jc w:val="both"/>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Componentes de datos industrializados</w:t>
            </w:r>
          </w:p>
        </w:tc>
        <w:tc>
          <w:tcPr>
            <w:tcW w:w="5292" w:type="dxa"/>
            <w:hideMark/>
          </w:tcPr>
          <w:p w14:paraId="21102839" w14:textId="77A5E0B6" w:rsidR="00D50C09" w:rsidRPr="004C174F" w:rsidRDefault="009C0B53" w:rsidP="002E432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commentRangeStart w:id="330"/>
            <w:commentRangeStart w:id="331"/>
            <w:r w:rsidRPr="5AF6287E">
              <w:rPr>
                <w:rFonts w:eastAsia="Times New Roman" w:cs="Times New Roman"/>
                <w:color w:val="000000" w:themeColor="text1"/>
                <w:sz w:val="20"/>
                <w:szCs w:val="20"/>
                <w:lang w:val="es-CO" w:eastAsia="es-CO"/>
              </w:rPr>
              <w:t>Código, pipelines, modelos, mappings y configuraciones versionados y preparados para su promoción entre los ambientes definidos mediante los mecanismos DevOps/DataOps acordados</w:t>
            </w:r>
            <w:r w:rsidR="00FE1D80">
              <w:rPr>
                <w:rFonts w:eastAsia="Times New Roman" w:cs="Times New Roman"/>
                <w:color w:val="000000" w:themeColor="text1"/>
                <w:sz w:val="20"/>
                <w:szCs w:val="20"/>
                <w:lang w:val="es-CO" w:eastAsia="es-CO"/>
              </w:rPr>
              <w:t xml:space="preserve"> en azure devops</w:t>
            </w:r>
            <w:r w:rsidRPr="5AF6287E">
              <w:rPr>
                <w:rFonts w:eastAsia="Times New Roman" w:cs="Times New Roman"/>
                <w:color w:val="000000" w:themeColor="text1"/>
                <w:sz w:val="20"/>
                <w:szCs w:val="20"/>
                <w:lang w:val="es-CO" w:eastAsia="es-CO"/>
              </w:rPr>
              <w:t>.</w:t>
            </w:r>
            <w:commentRangeEnd w:id="330"/>
            <w:r w:rsidR="00A06EE0" w:rsidRPr="004C174F">
              <w:rPr>
                <w:rStyle w:val="Refdecomentario"/>
                <w:rFonts w:eastAsia="Times New Roman" w:cs="Times New Roman"/>
                <w:color w:val="000000"/>
                <w:sz w:val="20"/>
                <w:szCs w:val="20"/>
                <w:lang w:val="es-CO" w:eastAsia="es-CO"/>
              </w:rPr>
              <w:commentReference w:id="330"/>
            </w:r>
            <w:commentRangeEnd w:id="331"/>
            <w:r w:rsidRPr="004C174F">
              <w:rPr>
                <w:rStyle w:val="Refdecomentario"/>
                <w:rFonts w:eastAsia="Times New Roman" w:cs="Times New Roman"/>
                <w:color w:val="000000"/>
                <w:sz w:val="20"/>
                <w:szCs w:val="20"/>
                <w:lang w:val="es-CO" w:eastAsia="es-CO"/>
              </w:rPr>
              <w:commentReference w:id="331"/>
            </w:r>
          </w:p>
        </w:tc>
      </w:tr>
      <w:tr w:rsidR="004B0C30" w:rsidRPr="00266C86" w14:paraId="7ABF88B3" w14:textId="77777777" w:rsidTr="00765F64">
        <w:trPr>
          <w:cnfStyle w:val="000000100000" w:firstRow="0" w:lastRow="0" w:firstColumn="0" w:lastColumn="0" w:oddVBand="0" w:evenVBand="0" w:oddHBand="1" w:evenHBand="0" w:firstRowFirstColumn="0" w:firstRowLastColumn="0" w:lastRowFirstColumn="0" w:lastRowLastColumn="0"/>
          <w:trHeight w:val="894"/>
          <w:jc w:val="right"/>
        </w:trPr>
        <w:tc>
          <w:tcPr>
            <w:cnfStyle w:val="001000000000" w:firstRow="0" w:lastRow="0" w:firstColumn="1" w:lastColumn="0" w:oddVBand="0" w:evenVBand="0" w:oddHBand="0" w:evenHBand="0" w:firstRowFirstColumn="0" w:firstRowLastColumn="0" w:lastRowFirstColumn="0" w:lastRowLastColumn="0"/>
            <w:tcW w:w="2975" w:type="dxa"/>
            <w:noWrap/>
            <w:hideMark/>
          </w:tcPr>
          <w:p w14:paraId="01C4411B" w14:textId="77777777" w:rsidR="00D50C09" w:rsidRPr="004C174F" w:rsidRDefault="009C0B53" w:rsidP="002E4322">
            <w:pPr>
              <w:jc w:val="both"/>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Documentación técnica de la solución</w:t>
            </w:r>
          </w:p>
        </w:tc>
        <w:tc>
          <w:tcPr>
            <w:tcW w:w="5292" w:type="dxa"/>
            <w:hideMark/>
          </w:tcPr>
          <w:p w14:paraId="610250F8" w14:textId="34879EDC" w:rsidR="00D50C09" w:rsidRPr="004C174F" w:rsidRDefault="009C0B53" w:rsidP="002E4322">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Documentación actualizada de modelos, mappings, pipelines, reglas, integraciones MPI/terminología, FHIR y OMOP entregada y validada por los responsables definidos.</w:t>
            </w:r>
          </w:p>
        </w:tc>
      </w:tr>
      <w:tr w:rsidR="004B0C30" w:rsidRPr="00266C86" w14:paraId="079B4A56" w14:textId="77777777" w:rsidTr="00765F64">
        <w:trPr>
          <w:trHeight w:val="596"/>
          <w:jc w:val="right"/>
        </w:trPr>
        <w:tc>
          <w:tcPr>
            <w:cnfStyle w:val="001000000000" w:firstRow="0" w:lastRow="0" w:firstColumn="1" w:lastColumn="0" w:oddVBand="0" w:evenVBand="0" w:oddHBand="0" w:evenHBand="0" w:firstRowFirstColumn="0" w:firstRowLastColumn="0" w:lastRowFirstColumn="0" w:lastRowLastColumn="0"/>
            <w:tcW w:w="2975" w:type="dxa"/>
            <w:noWrap/>
            <w:hideMark/>
          </w:tcPr>
          <w:p w14:paraId="20EC3AB5" w14:textId="77777777" w:rsidR="00D50C09" w:rsidRPr="004C174F" w:rsidRDefault="009C0B53" w:rsidP="002E4322">
            <w:pPr>
              <w:jc w:val="both"/>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Transferencia de conocimiento</w:t>
            </w:r>
          </w:p>
        </w:tc>
        <w:tc>
          <w:tcPr>
            <w:tcW w:w="5292" w:type="dxa"/>
            <w:hideMark/>
          </w:tcPr>
          <w:p w14:paraId="2194F903" w14:textId="0B089F12" w:rsidR="00716ACA" w:rsidRPr="004C174F" w:rsidRDefault="009C0B53" w:rsidP="002E4322">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Sesiones de transferencia realizadas sobre los componentes implementados, con material técnico entregado y participación de los equipos definidos por el cliente.</w:t>
            </w:r>
          </w:p>
        </w:tc>
      </w:tr>
      <w:tr w:rsidR="004B0C30" w:rsidRPr="00266C86" w14:paraId="79F6D3FC" w14:textId="77777777" w:rsidTr="00765F64">
        <w:trPr>
          <w:cnfStyle w:val="000000100000" w:firstRow="0" w:lastRow="0" w:firstColumn="0" w:lastColumn="0" w:oddVBand="0" w:evenVBand="0" w:oddHBand="1" w:evenHBand="0" w:firstRowFirstColumn="0" w:firstRowLastColumn="0" w:lastRowFirstColumn="0" w:lastRowLastColumn="0"/>
          <w:trHeight w:val="1193"/>
          <w:jc w:val="right"/>
        </w:trPr>
        <w:tc>
          <w:tcPr>
            <w:cnfStyle w:val="001000000000" w:firstRow="0" w:lastRow="0" w:firstColumn="1" w:lastColumn="0" w:oddVBand="0" w:evenVBand="0" w:oddHBand="0" w:evenHBand="0" w:firstRowFirstColumn="0" w:firstRowLastColumn="0" w:lastRowFirstColumn="0" w:lastRowLastColumn="0"/>
            <w:tcW w:w="2975" w:type="dxa"/>
            <w:noWrap/>
            <w:hideMark/>
          </w:tcPr>
          <w:p w14:paraId="6B7F835B" w14:textId="51E638BC" w:rsidR="00D50C09" w:rsidRPr="004C174F" w:rsidRDefault="009C0B53" w:rsidP="002E4322">
            <w:pPr>
              <w:jc w:val="both"/>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Fundación del Dominio de Datos de Salud v1 integrada</w:t>
            </w:r>
          </w:p>
        </w:tc>
        <w:tc>
          <w:tcPr>
            <w:tcW w:w="5292" w:type="dxa"/>
            <w:hideMark/>
          </w:tcPr>
          <w:p w14:paraId="40977179" w14:textId="081B63D6" w:rsidR="00B95C53" w:rsidRPr="004C174F" w:rsidRDefault="009C0B53" w:rsidP="002E4322">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4C174F">
              <w:rPr>
                <w:rFonts w:eastAsia="Times New Roman" w:cs="Times New Roman"/>
                <w:color w:val="000000"/>
                <w:sz w:val="20"/>
                <w:szCs w:val="20"/>
                <w:lang w:val="es-CO" w:eastAsia="es-CO"/>
              </w:rPr>
              <w:t>Flujo end-to-end de la primera versión validado para el alcance priorizado: Fuentes → Dominio Salud → FHIR → FHIR Store intermedio → OMOP, utilizando MPI y Servidor Terminológico según corresponda y con los controles de gobierno y calidad definidos.</w:t>
            </w:r>
          </w:p>
          <w:p w14:paraId="15DF2A27" w14:textId="33D24C65" w:rsidR="00B95C53" w:rsidRPr="004C174F" w:rsidRDefault="00B95C53" w:rsidP="002E4322">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p>
        </w:tc>
      </w:tr>
    </w:tbl>
    <w:p w14:paraId="4AF1747A" w14:textId="46D5145F" w:rsidR="009B10B3" w:rsidRPr="004C174F" w:rsidRDefault="009B10B3" w:rsidP="00AB2F00">
      <w:pPr>
        <w:ind w:left="720"/>
        <w:jc w:val="both"/>
        <w:rPr>
          <w:sz w:val="20"/>
          <w:szCs w:val="20"/>
          <w:lang w:val="es-CO"/>
        </w:rPr>
      </w:pPr>
    </w:p>
    <w:p w14:paraId="1E4152F7" w14:textId="444C8820" w:rsidR="00A41108" w:rsidRPr="00A06EE0" w:rsidRDefault="009C0B53" w:rsidP="00750DCB">
      <w:pPr>
        <w:pStyle w:val="Ttulo2"/>
      </w:pPr>
      <w:bookmarkStart w:id="332" w:name="_Toc238483096"/>
      <w:bookmarkStart w:id="333" w:name="_Toc238570972"/>
      <w:bookmarkStart w:id="334" w:name="_Toc238651548"/>
      <w:bookmarkStart w:id="335" w:name="_Toc240576097"/>
      <w:r w:rsidRPr="00A06EE0">
        <w:lastRenderedPageBreak/>
        <w:t xml:space="preserve">Entregables </w:t>
      </w:r>
      <w:r w:rsidR="00D94EAC" w:rsidRPr="00A06EE0">
        <w:t>Plataforma Federada de Inteligencia en Salud</w:t>
      </w:r>
      <w:bookmarkEnd w:id="332"/>
      <w:r w:rsidR="00103BB0" w:rsidRPr="00A06EE0">
        <w:t xml:space="preserve"> - AlejandrIA</w:t>
      </w:r>
      <w:bookmarkEnd w:id="333"/>
      <w:bookmarkEnd w:id="334"/>
      <w:bookmarkEnd w:id="335"/>
    </w:p>
    <w:p w14:paraId="3DB114C9" w14:textId="1A4B6F1B" w:rsidR="3147D5B7" w:rsidRDefault="3147D5B7" w:rsidP="00AB2F00">
      <w:pPr>
        <w:ind w:left="720"/>
        <w:rPr>
          <w:sz w:val="20"/>
          <w:szCs w:val="20"/>
          <w:lang w:val="es-CO"/>
        </w:rPr>
      </w:pPr>
    </w:p>
    <w:p w14:paraId="3B7683BA" w14:textId="6D58A946" w:rsidR="005E4F56" w:rsidRPr="004C174F" w:rsidRDefault="110B3207" w:rsidP="00AB2F00">
      <w:pPr>
        <w:ind w:left="720"/>
        <w:rPr>
          <w:b/>
          <w:bCs/>
          <w:sz w:val="20"/>
          <w:szCs w:val="20"/>
          <w:lang w:val="es-CO"/>
        </w:rPr>
      </w:pPr>
      <w:r w:rsidRPr="3147D5B7">
        <w:rPr>
          <w:b/>
          <w:bCs/>
          <w:sz w:val="20"/>
          <w:szCs w:val="20"/>
          <w:lang w:val="es-CO"/>
        </w:rPr>
        <w:t>Arquitectura y Diseño</w:t>
      </w:r>
    </w:p>
    <w:tbl>
      <w:tblPr>
        <w:tblStyle w:val="Sombreadoclaro"/>
        <w:tblW w:w="0" w:type="auto"/>
        <w:jc w:val="right"/>
        <w:tblLook w:val="06A0" w:firstRow="1" w:lastRow="0" w:firstColumn="1" w:lastColumn="0" w:noHBand="1" w:noVBand="1"/>
      </w:tblPr>
      <w:tblGrid>
        <w:gridCol w:w="2947"/>
        <w:gridCol w:w="5346"/>
      </w:tblGrid>
      <w:tr w:rsidR="3147D5B7" w14:paraId="3FE0C365" w14:textId="77777777" w:rsidTr="00765F64">
        <w:trPr>
          <w:cnfStyle w:val="100000000000" w:firstRow="1" w:lastRow="0" w:firstColumn="0" w:lastColumn="0" w:oddVBand="0" w:evenVBand="0" w:oddHBand="0" w:evenHBand="0" w:firstRowFirstColumn="0" w:firstRowLastColumn="0" w:lastRowFirstColumn="0" w:lastRowLastColumn="0"/>
          <w:trHeight w:val="254"/>
          <w:jc w:val="right"/>
        </w:trPr>
        <w:tc>
          <w:tcPr>
            <w:cnfStyle w:val="001000000000" w:firstRow="0" w:lastRow="0" w:firstColumn="1" w:lastColumn="0" w:oddVBand="0" w:evenVBand="0" w:oddHBand="0" w:evenHBand="0" w:firstRowFirstColumn="0" w:firstRowLastColumn="0" w:lastRowFirstColumn="0" w:lastRowLastColumn="0"/>
            <w:tcW w:w="2947" w:type="dxa"/>
          </w:tcPr>
          <w:p w14:paraId="2E5E7376" w14:textId="65E54750" w:rsidR="3147D5B7" w:rsidRDefault="3147D5B7" w:rsidP="41847E7C">
            <w:pPr>
              <w:rPr>
                <w:rFonts w:eastAsia="MS Mincho" w:cs="Arial"/>
                <w:sz w:val="20"/>
                <w:szCs w:val="20"/>
              </w:rPr>
            </w:pPr>
            <w:r w:rsidRPr="41847E7C">
              <w:rPr>
                <w:rFonts w:eastAsia="MS Mincho" w:cs="Arial"/>
                <w:sz w:val="20"/>
                <w:szCs w:val="20"/>
              </w:rPr>
              <w:t>Subcategoría</w:t>
            </w:r>
          </w:p>
        </w:tc>
        <w:tc>
          <w:tcPr>
            <w:tcW w:w="5346" w:type="dxa"/>
          </w:tcPr>
          <w:p w14:paraId="374E2725" w14:textId="69D3EF62" w:rsidR="3147D5B7" w:rsidRDefault="3147D5B7" w:rsidP="41847E7C">
            <w:pPr>
              <w:cnfStyle w:val="100000000000" w:firstRow="1" w:lastRow="0" w:firstColumn="0" w:lastColumn="0" w:oddVBand="0" w:evenVBand="0" w:oddHBand="0" w:evenHBand="0" w:firstRowFirstColumn="0" w:firstRowLastColumn="0" w:lastRowFirstColumn="0" w:lastRowLastColumn="0"/>
              <w:rPr>
                <w:rFonts w:eastAsia="MS Mincho" w:cs="Arial"/>
                <w:b w:val="0"/>
                <w:sz w:val="20"/>
                <w:szCs w:val="20"/>
              </w:rPr>
            </w:pPr>
            <w:r w:rsidRPr="41847E7C">
              <w:rPr>
                <w:rFonts w:eastAsia="MS Mincho" w:cs="Arial"/>
                <w:sz w:val="20"/>
                <w:szCs w:val="20"/>
              </w:rPr>
              <w:t>Entregable</w:t>
            </w:r>
          </w:p>
        </w:tc>
      </w:tr>
      <w:tr w:rsidR="3147D5B7" w:rsidRPr="00266C86" w14:paraId="6F752414" w14:textId="77777777" w:rsidTr="00765F64">
        <w:trPr>
          <w:trHeight w:val="254"/>
          <w:jc w:val="right"/>
        </w:trPr>
        <w:tc>
          <w:tcPr>
            <w:cnfStyle w:val="001000000000" w:firstRow="0" w:lastRow="0" w:firstColumn="1" w:lastColumn="0" w:oddVBand="0" w:evenVBand="0" w:oddHBand="0" w:evenHBand="0" w:firstRowFirstColumn="0" w:firstRowLastColumn="0" w:lastRowFirstColumn="0" w:lastRowLastColumn="0"/>
            <w:tcW w:w="2947" w:type="dxa"/>
          </w:tcPr>
          <w:p w14:paraId="257844B9" w14:textId="036FBF08" w:rsidR="3147D5B7" w:rsidRDefault="3147D5B7" w:rsidP="41847E7C">
            <w:pPr>
              <w:rPr>
                <w:rFonts w:eastAsia="MS Mincho" w:cs="Arial"/>
                <w:sz w:val="20"/>
                <w:szCs w:val="20"/>
              </w:rPr>
            </w:pPr>
            <w:r w:rsidRPr="41847E7C">
              <w:rPr>
                <w:rFonts w:eastAsia="MS Mincho" w:cs="Arial"/>
                <w:sz w:val="20"/>
                <w:szCs w:val="20"/>
              </w:rPr>
              <w:t>Requerimientos</w:t>
            </w:r>
          </w:p>
        </w:tc>
        <w:tc>
          <w:tcPr>
            <w:tcW w:w="5346" w:type="dxa"/>
          </w:tcPr>
          <w:p w14:paraId="4648713E" w14:textId="06D03D93" w:rsidR="3147D5B7" w:rsidRPr="00A24DF1" w:rsidRDefault="3147D5B7" w:rsidP="41847E7C">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Documento de requerimientos y alcance detallado</w:t>
            </w:r>
          </w:p>
        </w:tc>
      </w:tr>
      <w:tr w:rsidR="3147D5B7" w:rsidRPr="00266C86" w14:paraId="5E04A4F8" w14:textId="77777777" w:rsidTr="00765F64">
        <w:trPr>
          <w:trHeight w:val="479"/>
          <w:jc w:val="right"/>
        </w:trPr>
        <w:tc>
          <w:tcPr>
            <w:cnfStyle w:val="001000000000" w:firstRow="0" w:lastRow="0" w:firstColumn="1" w:lastColumn="0" w:oddVBand="0" w:evenVBand="0" w:oddHBand="0" w:evenHBand="0" w:firstRowFirstColumn="0" w:firstRowLastColumn="0" w:lastRowFirstColumn="0" w:lastRowLastColumn="0"/>
            <w:tcW w:w="2947" w:type="dxa"/>
          </w:tcPr>
          <w:p w14:paraId="1C104B52" w14:textId="47D9DF3F" w:rsidR="3147D5B7" w:rsidRDefault="3147D5B7" w:rsidP="41847E7C">
            <w:pPr>
              <w:rPr>
                <w:rFonts w:eastAsia="MS Mincho" w:cs="Arial"/>
                <w:sz w:val="20"/>
                <w:szCs w:val="20"/>
              </w:rPr>
            </w:pPr>
            <w:r w:rsidRPr="41847E7C">
              <w:rPr>
                <w:rFonts w:eastAsia="MS Mincho" w:cs="Arial"/>
                <w:sz w:val="20"/>
                <w:szCs w:val="20"/>
              </w:rPr>
              <w:t>Arquitectura base</w:t>
            </w:r>
          </w:p>
        </w:tc>
        <w:tc>
          <w:tcPr>
            <w:tcW w:w="5346" w:type="dxa"/>
          </w:tcPr>
          <w:p w14:paraId="33822A3C" w14:textId="31C6F1EB" w:rsidR="3147D5B7" w:rsidRPr="00A24DF1" w:rsidRDefault="3147D5B7" w:rsidP="41847E7C">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ADRs de identidad, runtime, persistencia, exposición, seguridad y terminología</w:t>
            </w:r>
          </w:p>
        </w:tc>
      </w:tr>
      <w:tr w:rsidR="3147D5B7" w:rsidRPr="00266C86" w14:paraId="6820149D" w14:textId="77777777" w:rsidTr="00765F64">
        <w:trPr>
          <w:trHeight w:val="479"/>
          <w:jc w:val="right"/>
        </w:trPr>
        <w:tc>
          <w:tcPr>
            <w:cnfStyle w:val="001000000000" w:firstRow="0" w:lastRow="0" w:firstColumn="1" w:lastColumn="0" w:oddVBand="0" w:evenVBand="0" w:oddHBand="0" w:evenHBand="0" w:firstRowFirstColumn="0" w:firstRowLastColumn="0" w:lastRowFirstColumn="0" w:lastRowLastColumn="0"/>
            <w:tcW w:w="2947" w:type="dxa"/>
          </w:tcPr>
          <w:p w14:paraId="4C1FD9AE" w14:textId="68AE8FD7" w:rsidR="3147D5B7" w:rsidRDefault="3147D5B7" w:rsidP="41847E7C">
            <w:pPr>
              <w:rPr>
                <w:rFonts w:eastAsia="MS Mincho" w:cs="Arial"/>
                <w:sz w:val="20"/>
                <w:szCs w:val="20"/>
              </w:rPr>
            </w:pPr>
            <w:r w:rsidRPr="41847E7C">
              <w:rPr>
                <w:rFonts w:eastAsia="MS Mincho" w:cs="Arial"/>
                <w:sz w:val="20"/>
                <w:szCs w:val="20"/>
              </w:rPr>
              <w:t>Estándares</w:t>
            </w:r>
          </w:p>
        </w:tc>
        <w:tc>
          <w:tcPr>
            <w:tcW w:w="5346" w:type="dxa"/>
          </w:tcPr>
          <w:p w14:paraId="6353D9A8" w14:textId="1A4DC542" w:rsidR="3147D5B7" w:rsidRPr="00A24DF1" w:rsidRDefault="3147D5B7" w:rsidP="41847E7C">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Estándares de APIs y microservicios: contratos, versionado, errores, autenticación y observabilidad</w:t>
            </w:r>
          </w:p>
        </w:tc>
      </w:tr>
      <w:tr w:rsidR="3147D5B7" w:rsidRPr="00266C86" w14:paraId="3E57657D" w14:textId="77777777" w:rsidTr="00765F64">
        <w:trPr>
          <w:trHeight w:val="254"/>
          <w:jc w:val="right"/>
        </w:trPr>
        <w:tc>
          <w:tcPr>
            <w:cnfStyle w:val="001000000000" w:firstRow="0" w:lastRow="0" w:firstColumn="1" w:lastColumn="0" w:oddVBand="0" w:evenVBand="0" w:oddHBand="0" w:evenHBand="0" w:firstRowFirstColumn="0" w:firstRowLastColumn="0" w:lastRowFirstColumn="0" w:lastRowLastColumn="0"/>
            <w:tcW w:w="2947" w:type="dxa"/>
          </w:tcPr>
          <w:p w14:paraId="4D506026" w14:textId="64BA0A59" w:rsidR="3147D5B7" w:rsidRDefault="3147D5B7" w:rsidP="41847E7C">
            <w:pPr>
              <w:rPr>
                <w:rFonts w:eastAsia="MS Mincho" w:cs="Arial"/>
                <w:sz w:val="20"/>
                <w:szCs w:val="20"/>
              </w:rPr>
            </w:pPr>
            <w:r w:rsidRPr="41847E7C">
              <w:rPr>
                <w:rFonts w:eastAsia="MS Mincho" w:cs="Arial"/>
                <w:sz w:val="20"/>
                <w:szCs w:val="20"/>
              </w:rPr>
              <w:t>Threat model</w:t>
            </w:r>
          </w:p>
        </w:tc>
        <w:tc>
          <w:tcPr>
            <w:tcW w:w="5346" w:type="dxa"/>
          </w:tcPr>
          <w:p w14:paraId="49BBABD1" w14:textId="4C77AF31" w:rsidR="3147D5B7" w:rsidRPr="00A24DF1" w:rsidRDefault="3147D5B7" w:rsidP="41847E7C">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Modelado de amenazas del portal, APIs, workspace y agentes</w:t>
            </w:r>
          </w:p>
        </w:tc>
      </w:tr>
      <w:tr w:rsidR="3147D5B7" w:rsidRPr="00822589" w14:paraId="048DB68C" w14:textId="77777777" w:rsidTr="00765F64">
        <w:trPr>
          <w:trHeight w:val="479"/>
          <w:jc w:val="right"/>
        </w:trPr>
        <w:tc>
          <w:tcPr>
            <w:cnfStyle w:val="001000000000" w:firstRow="0" w:lastRow="0" w:firstColumn="1" w:lastColumn="0" w:oddVBand="0" w:evenVBand="0" w:oddHBand="0" w:evenHBand="0" w:firstRowFirstColumn="0" w:firstRowLastColumn="0" w:lastRowFirstColumn="0" w:lastRowLastColumn="0"/>
            <w:tcW w:w="2947" w:type="dxa"/>
          </w:tcPr>
          <w:p w14:paraId="486DE5B7" w14:textId="7FC4DA94" w:rsidR="3147D5B7" w:rsidRDefault="3147D5B7" w:rsidP="41847E7C">
            <w:pPr>
              <w:rPr>
                <w:rFonts w:eastAsia="MS Mincho" w:cs="Arial"/>
                <w:sz w:val="20"/>
                <w:szCs w:val="20"/>
              </w:rPr>
            </w:pPr>
            <w:r w:rsidRPr="41847E7C">
              <w:rPr>
                <w:rFonts w:eastAsia="MS Mincho" w:cs="Arial"/>
                <w:sz w:val="20"/>
                <w:szCs w:val="20"/>
              </w:rPr>
              <w:t>PoC Circe / BigQuery</w:t>
            </w:r>
          </w:p>
        </w:tc>
        <w:tc>
          <w:tcPr>
            <w:tcW w:w="5346" w:type="dxa"/>
          </w:tcPr>
          <w:p w14:paraId="44D41B6E" w14:textId="53F40E29" w:rsidR="3147D5B7" w:rsidRPr="001D362B" w:rsidRDefault="3147D5B7" w:rsidP="41847E7C">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Change w:id="336" w:author="Juan Pablo Restrepo Urrea" w:date="2026-09-09T10:39:00Z" w16du:dateUtc="2026-09-09T15:39:00Z">
                  <w:rPr>
                    <w:rFonts w:eastAsia="MS Mincho" w:cs="Arial"/>
                    <w:sz w:val="20"/>
                    <w:szCs w:val="20"/>
                  </w:rPr>
                </w:rPrChange>
              </w:rPr>
            </w:pPr>
            <w:r w:rsidRPr="05CB61A8">
              <w:rPr>
                <w:rFonts w:eastAsia="MS Mincho" w:cs="Arial"/>
                <w:sz w:val="20"/>
                <w:szCs w:val="20"/>
                <w:lang w:val="es-CO"/>
              </w:rPr>
              <w:t>Resultado documentado del PoC de Circe/CohortGenerator sobre BigQuery OMOP real</w:t>
            </w:r>
          </w:p>
        </w:tc>
      </w:tr>
      <w:tr w:rsidR="3147D5B7" w:rsidRPr="00266C86" w14:paraId="08850D09" w14:textId="77777777" w:rsidTr="00765F64">
        <w:trPr>
          <w:trHeight w:val="479"/>
          <w:jc w:val="right"/>
        </w:trPr>
        <w:tc>
          <w:tcPr>
            <w:cnfStyle w:val="001000000000" w:firstRow="0" w:lastRow="0" w:firstColumn="1" w:lastColumn="0" w:oddVBand="0" w:evenVBand="0" w:oddHBand="0" w:evenHBand="0" w:firstRowFirstColumn="0" w:firstRowLastColumn="0" w:lastRowFirstColumn="0" w:lastRowLastColumn="0"/>
            <w:tcW w:w="2947" w:type="dxa"/>
          </w:tcPr>
          <w:p w14:paraId="7940D4E7" w14:textId="3DF3FAFF" w:rsidR="3147D5B7" w:rsidRDefault="3147D5B7" w:rsidP="41847E7C">
            <w:pPr>
              <w:rPr>
                <w:rFonts w:eastAsia="MS Mincho" w:cs="Arial"/>
                <w:sz w:val="20"/>
                <w:szCs w:val="20"/>
              </w:rPr>
            </w:pPr>
            <w:r w:rsidRPr="41847E7C">
              <w:rPr>
                <w:rFonts w:eastAsia="MS Mincho" w:cs="Arial"/>
                <w:sz w:val="20"/>
                <w:szCs w:val="20"/>
              </w:rPr>
              <w:t>PoC OHDSI</w:t>
            </w:r>
          </w:p>
        </w:tc>
        <w:tc>
          <w:tcPr>
            <w:tcW w:w="5346" w:type="dxa"/>
          </w:tcPr>
          <w:p w14:paraId="17B40552" w14:textId="49C9BAB3" w:rsidR="3147D5B7" w:rsidRPr="00A24DF1" w:rsidRDefault="3147D5B7" w:rsidP="41847E7C">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Resultado documentado del PoC de paquetes OHDSI seleccionados sobre BigQuery: compatibilidad, costo y rendimiento</w:t>
            </w:r>
          </w:p>
        </w:tc>
      </w:tr>
      <w:tr w:rsidR="3147D5B7" w:rsidRPr="00266C86" w14:paraId="3F4E41CB" w14:textId="77777777" w:rsidTr="00765F64">
        <w:trPr>
          <w:trHeight w:val="479"/>
          <w:jc w:val="right"/>
        </w:trPr>
        <w:tc>
          <w:tcPr>
            <w:cnfStyle w:val="001000000000" w:firstRow="0" w:lastRow="0" w:firstColumn="1" w:lastColumn="0" w:oddVBand="0" w:evenVBand="0" w:oddHBand="0" w:evenHBand="0" w:firstRowFirstColumn="0" w:firstRowLastColumn="0" w:lastRowFirstColumn="0" w:lastRowLastColumn="0"/>
            <w:tcW w:w="2947" w:type="dxa"/>
          </w:tcPr>
          <w:p w14:paraId="77B8970A" w14:textId="4D4322AA" w:rsidR="3147D5B7" w:rsidRDefault="3147D5B7" w:rsidP="41847E7C">
            <w:pPr>
              <w:rPr>
                <w:rFonts w:eastAsia="MS Mincho" w:cs="Arial"/>
                <w:sz w:val="20"/>
                <w:szCs w:val="20"/>
              </w:rPr>
            </w:pPr>
            <w:r w:rsidRPr="41847E7C">
              <w:rPr>
                <w:rFonts w:eastAsia="MS Mincho" w:cs="Arial"/>
                <w:sz w:val="20"/>
                <w:szCs w:val="20"/>
              </w:rPr>
              <w:t>PoC BigQuery Sharing</w:t>
            </w:r>
          </w:p>
        </w:tc>
        <w:tc>
          <w:tcPr>
            <w:tcW w:w="5346" w:type="dxa"/>
          </w:tcPr>
          <w:p w14:paraId="1148ABD6" w14:textId="108973D4" w:rsidR="3147D5B7" w:rsidRPr="00A24DF1" w:rsidRDefault="3147D5B7" w:rsidP="41847E7C">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Resultado documentado del PoC de compartición zero-copy entre proyectos/organizaciones</w:t>
            </w:r>
          </w:p>
        </w:tc>
      </w:tr>
      <w:tr w:rsidR="3147D5B7" w:rsidRPr="00266C86" w14:paraId="32DA06F5" w14:textId="77777777" w:rsidTr="00765F64">
        <w:trPr>
          <w:trHeight w:val="479"/>
          <w:jc w:val="right"/>
        </w:trPr>
        <w:tc>
          <w:tcPr>
            <w:cnfStyle w:val="001000000000" w:firstRow="0" w:lastRow="0" w:firstColumn="1" w:lastColumn="0" w:oddVBand="0" w:evenVBand="0" w:oddHBand="0" w:evenHBand="0" w:firstRowFirstColumn="0" w:firstRowLastColumn="0" w:lastRowFirstColumn="0" w:lastRowLastColumn="0"/>
            <w:tcW w:w="2947" w:type="dxa"/>
          </w:tcPr>
          <w:p w14:paraId="431580E5" w14:textId="4E75DC62" w:rsidR="3147D5B7" w:rsidRDefault="3147D5B7" w:rsidP="41847E7C">
            <w:pPr>
              <w:rPr>
                <w:rFonts w:eastAsia="MS Mincho" w:cs="Arial"/>
                <w:sz w:val="20"/>
                <w:szCs w:val="20"/>
              </w:rPr>
            </w:pPr>
            <w:r w:rsidRPr="41847E7C">
              <w:rPr>
                <w:rFonts w:eastAsia="MS Mincho" w:cs="Arial"/>
                <w:sz w:val="20"/>
                <w:szCs w:val="20"/>
              </w:rPr>
              <w:t>PoC Workspace</w:t>
            </w:r>
          </w:p>
        </w:tc>
        <w:tc>
          <w:tcPr>
            <w:tcW w:w="5346" w:type="dxa"/>
          </w:tcPr>
          <w:p w14:paraId="31A3571A" w14:textId="56238DDB" w:rsidR="3147D5B7" w:rsidRDefault="3147D5B7" w:rsidP="41847E7C">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ES"/>
              </w:rPr>
            </w:pPr>
            <w:r w:rsidRPr="30672B89">
              <w:rPr>
                <w:rFonts w:eastAsia="MS Mincho" w:cs="Arial"/>
                <w:sz w:val="20"/>
                <w:szCs w:val="20"/>
                <w:lang w:val="es-ES"/>
              </w:rPr>
              <w:t>Resultado documentado del PoC de la herramienta de workspace seleccionada</w:t>
            </w:r>
          </w:p>
        </w:tc>
      </w:tr>
    </w:tbl>
    <w:p w14:paraId="7F4BA0A6" w14:textId="46622A7D" w:rsidR="0043EE2F" w:rsidRDefault="0043EE2F" w:rsidP="00AB2F00">
      <w:pPr>
        <w:ind w:left="720"/>
        <w:rPr>
          <w:sz w:val="20"/>
          <w:szCs w:val="20"/>
          <w:lang w:val="es-CO"/>
        </w:rPr>
      </w:pPr>
    </w:p>
    <w:p w14:paraId="02255DEF" w14:textId="482AEE22" w:rsidR="772CB3F5" w:rsidRPr="00A24DF1" w:rsidRDefault="772CB3F5" w:rsidP="00AB2F00">
      <w:pPr>
        <w:ind w:left="720"/>
        <w:rPr>
          <w:lang w:val="es-CO"/>
        </w:rPr>
      </w:pPr>
      <w:r w:rsidRPr="0043EE2F">
        <w:rPr>
          <w:b/>
          <w:sz w:val="20"/>
          <w:szCs w:val="20"/>
          <w:lang w:val="es-CO"/>
        </w:rPr>
        <w:t>Plataforma e Infraestructura (</w:t>
      </w:r>
      <w:r w:rsidRPr="0043EE2F">
        <w:rPr>
          <w:b/>
          <w:bCs/>
          <w:sz w:val="20"/>
          <w:szCs w:val="20"/>
          <w:lang w:val="es-CO"/>
        </w:rPr>
        <w:t>acompañamiento técnico)</w:t>
      </w:r>
    </w:p>
    <w:p w14:paraId="477E4865" w14:textId="079B6965" w:rsidR="3CC24D48" w:rsidRDefault="3CC24D48" w:rsidP="00AB2F00">
      <w:pPr>
        <w:ind w:left="720"/>
        <w:rPr>
          <w:sz w:val="20"/>
          <w:szCs w:val="20"/>
          <w:lang w:val="es-CO"/>
        </w:rPr>
      </w:pPr>
      <w:r w:rsidRPr="18359890">
        <w:rPr>
          <w:sz w:val="20"/>
          <w:szCs w:val="20"/>
          <w:lang w:val="es-CO"/>
        </w:rPr>
        <w:t>Las actividades de esta sección no son entregables de implementación directa. El equipo consultor entrega los insumos técnicos necesarios para que el equipo de infraestructura de SURA los ejecute correctamente.</w:t>
      </w:r>
    </w:p>
    <w:tbl>
      <w:tblPr>
        <w:tblStyle w:val="Sombreadoclaro"/>
        <w:tblW w:w="0" w:type="auto"/>
        <w:jc w:val="right"/>
        <w:tblLook w:val="06A0" w:firstRow="1" w:lastRow="0" w:firstColumn="1" w:lastColumn="0" w:noHBand="1" w:noVBand="1"/>
      </w:tblPr>
      <w:tblGrid>
        <w:gridCol w:w="2227"/>
        <w:gridCol w:w="5906"/>
      </w:tblGrid>
      <w:tr w:rsidR="41E2E2CA" w14:paraId="6F9C71DC" w14:textId="77777777" w:rsidTr="00765F64">
        <w:trPr>
          <w:cnfStyle w:val="100000000000" w:firstRow="1" w:lastRow="0" w:firstColumn="0" w:lastColumn="0" w:oddVBand="0" w:evenVBand="0" w:oddHBand="0" w:evenHBand="0" w:firstRowFirstColumn="0" w:firstRowLastColumn="0" w:lastRowFirstColumn="0" w:lastRowLastColumn="0"/>
          <w:trHeight w:val="258"/>
          <w:jc w:val="right"/>
        </w:trPr>
        <w:tc>
          <w:tcPr>
            <w:cnfStyle w:val="001000000000" w:firstRow="0" w:lastRow="0" w:firstColumn="1" w:lastColumn="0" w:oddVBand="0" w:evenVBand="0" w:oddHBand="0" w:evenHBand="0" w:firstRowFirstColumn="0" w:firstRowLastColumn="0" w:lastRowFirstColumn="0" w:lastRowLastColumn="0"/>
            <w:tcW w:w="2227" w:type="dxa"/>
          </w:tcPr>
          <w:p w14:paraId="5874CFC1" w14:textId="53F8C31A" w:rsidR="41E2E2CA" w:rsidRDefault="41E2E2CA" w:rsidP="00765F64">
            <w:pPr>
              <w:jc w:val="center"/>
              <w:rPr>
                <w:rFonts w:eastAsia="MS Mincho" w:cs="Arial"/>
                <w:sz w:val="20"/>
                <w:szCs w:val="20"/>
              </w:rPr>
            </w:pPr>
            <w:r w:rsidRPr="41E2E2CA">
              <w:rPr>
                <w:rFonts w:eastAsia="MS Mincho" w:cs="Arial"/>
                <w:sz w:val="20"/>
                <w:szCs w:val="20"/>
              </w:rPr>
              <w:t>Subcategoría</w:t>
            </w:r>
          </w:p>
        </w:tc>
        <w:tc>
          <w:tcPr>
            <w:tcW w:w="5906" w:type="dxa"/>
          </w:tcPr>
          <w:p w14:paraId="6B00485D" w14:textId="36195AE6" w:rsidR="41E2E2CA" w:rsidRDefault="41E2E2CA" w:rsidP="41E2E2CA">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rPr>
            </w:pPr>
            <w:r w:rsidRPr="41E2E2CA">
              <w:rPr>
                <w:rFonts w:eastAsia="MS Mincho" w:cs="Arial"/>
                <w:sz w:val="20"/>
                <w:szCs w:val="20"/>
              </w:rPr>
              <w:t>Contribución del equipo consultor</w:t>
            </w:r>
          </w:p>
        </w:tc>
      </w:tr>
      <w:tr w:rsidR="41E2E2CA" w:rsidRPr="00266C86" w14:paraId="5E005064" w14:textId="77777777" w:rsidTr="00765F64">
        <w:trPr>
          <w:trHeight w:val="486"/>
          <w:jc w:val="right"/>
        </w:trPr>
        <w:tc>
          <w:tcPr>
            <w:cnfStyle w:val="001000000000" w:firstRow="0" w:lastRow="0" w:firstColumn="1" w:lastColumn="0" w:oddVBand="0" w:evenVBand="0" w:oddHBand="0" w:evenHBand="0" w:firstRowFirstColumn="0" w:firstRowLastColumn="0" w:lastRowFirstColumn="0" w:lastRowLastColumn="0"/>
            <w:tcW w:w="2227" w:type="dxa"/>
          </w:tcPr>
          <w:p w14:paraId="6C1E4CCD" w14:textId="1A20EA95" w:rsidR="41E2E2CA" w:rsidRDefault="41E2E2CA" w:rsidP="41E2E2CA">
            <w:pPr>
              <w:rPr>
                <w:rFonts w:eastAsia="MS Mincho" w:cs="Arial"/>
                <w:sz w:val="20"/>
                <w:szCs w:val="20"/>
              </w:rPr>
            </w:pPr>
            <w:r w:rsidRPr="61AC778D">
              <w:rPr>
                <w:rFonts w:eastAsia="MS Mincho" w:cs="Arial"/>
                <w:sz w:val="20"/>
                <w:szCs w:val="20"/>
              </w:rPr>
              <w:t>Ambientes GCP</w:t>
            </w:r>
          </w:p>
        </w:tc>
        <w:tc>
          <w:tcPr>
            <w:tcW w:w="5906" w:type="dxa"/>
          </w:tcPr>
          <w:p w14:paraId="2D49962A" w14:textId="361F59D7" w:rsidR="41E2E2CA" w:rsidRPr="00A24DF1" w:rsidRDefault="41E2E2CA" w:rsidP="41E2E2CA">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Requerimientos de proyectos, IAM, cuotas y políticas organizacionales por ambiente</w:t>
            </w:r>
          </w:p>
        </w:tc>
      </w:tr>
      <w:tr w:rsidR="41E2E2CA" w:rsidRPr="00266C86" w14:paraId="040853EA" w14:textId="77777777" w:rsidTr="00765F64">
        <w:trPr>
          <w:trHeight w:val="486"/>
          <w:jc w:val="right"/>
        </w:trPr>
        <w:tc>
          <w:tcPr>
            <w:cnfStyle w:val="001000000000" w:firstRow="0" w:lastRow="0" w:firstColumn="1" w:lastColumn="0" w:oddVBand="0" w:evenVBand="0" w:oddHBand="0" w:evenHBand="0" w:firstRowFirstColumn="0" w:firstRowLastColumn="0" w:lastRowFirstColumn="0" w:lastRowLastColumn="0"/>
            <w:tcW w:w="2227" w:type="dxa"/>
          </w:tcPr>
          <w:p w14:paraId="52EBCF11" w14:textId="4AB5E32F" w:rsidR="41E2E2CA" w:rsidRDefault="41E2E2CA" w:rsidP="41E2E2CA">
            <w:pPr>
              <w:rPr>
                <w:rFonts w:eastAsia="MS Mincho" w:cs="Arial"/>
                <w:sz w:val="20"/>
                <w:szCs w:val="20"/>
              </w:rPr>
            </w:pPr>
            <w:r w:rsidRPr="61AC778D">
              <w:rPr>
                <w:rFonts w:eastAsia="MS Mincho" w:cs="Arial"/>
                <w:sz w:val="20"/>
                <w:szCs w:val="20"/>
              </w:rPr>
              <w:t>Red y perímetro</w:t>
            </w:r>
          </w:p>
        </w:tc>
        <w:tc>
          <w:tcPr>
            <w:tcW w:w="5906" w:type="dxa"/>
          </w:tcPr>
          <w:p w14:paraId="16B66790" w14:textId="12C0FB93" w:rsidR="41E2E2CA" w:rsidRPr="00A24DF1" w:rsidRDefault="41E2E2CA" w:rsidP="41E2E2CA">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Especificaciones de VPC, subredes, DNS, External ALB, Cloud Armor y rutas privadas</w:t>
            </w:r>
          </w:p>
        </w:tc>
      </w:tr>
      <w:tr w:rsidR="41E2E2CA" w:rsidRPr="00822589" w14:paraId="73C032BD" w14:textId="77777777" w:rsidTr="00765F64">
        <w:trPr>
          <w:trHeight w:val="486"/>
          <w:jc w:val="right"/>
        </w:trPr>
        <w:tc>
          <w:tcPr>
            <w:cnfStyle w:val="001000000000" w:firstRow="0" w:lastRow="0" w:firstColumn="1" w:lastColumn="0" w:oddVBand="0" w:evenVBand="0" w:oddHBand="0" w:evenHBand="0" w:firstRowFirstColumn="0" w:firstRowLastColumn="0" w:lastRowFirstColumn="0" w:lastRowLastColumn="0"/>
            <w:tcW w:w="2227" w:type="dxa"/>
          </w:tcPr>
          <w:p w14:paraId="65E1B217" w14:textId="05DC9307" w:rsidR="41E2E2CA" w:rsidRDefault="41E2E2CA" w:rsidP="41E2E2CA">
            <w:pPr>
              <w:rPr>
                <w:rFonts w:eastAsia="MS Mincho" w:cs="Arial"/>
                <w:sz w:val="20"/>
                <w:szCs w:val="20"/>
              </w:rPr>
            </w:pPr>
            <w:r w:rsidRPr="61AC778D">
              <w:rPr>
                <w:rFonts w:eastAsia="MS Mincho" w:cs="Arial"/>
                <w:sz w:val="20"/>
                <w:szCs w:val="20"/>
              </w:rPr>
              <w:t>Identidad</w:t>
            </w:r>
          </w:p>
        </w:tc>
        <w:tc>
          <w:tcPr>
            <w:tcW w:w="5906" w:type="dxa"/>
          </w:tcPr>
          <w:p w14:paraId="58EAC0B4" w14:textId="261FA693" w:rsidR="41E2E2CA" w:rsidRPr="001D362B" w:rsidRDefault="41E2E2CA" w:rsidP="41E2E2CA">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Change w:id="337" w:author="Juan Pablo Restrepo Urrea" w:date="2026-09-09T10:39:00Z" w16du:dateUtc="2026-09-09T15:39:00Z">
                  <w:rPr>
                    <w:rFonts w:eastAsia="MS Mincho" w:cs="Arial"/>
                    <w:sz w:val="20"/>
                    <w:szCs w:val="20"/>
                  </w:rPr>
                </w:rPrChange>
              </w:rPr>
            </w:pPr>
            <w:r w:rsidRPr="05CB61A8">
              <w:rPr>
                <w:rFonts w:eastAsia="MS Mincho" w:cs="Arial"/>
                <w:sz w:val="20"/>
                <w:szCs w:val="20"/>
                <w:lang w:val="es-CO"/>
              </w:rPr>
              <w:t>Requerimientos de Identity Platform: MFA, OIDC/SAML, multi-tenancy y eventos de auditor</w:t>
            </w:r>
            <w:r w:rsidRPr="05CB61A8">
              <w:rPr>
                <w:rFonts w:eastAsia="MS Mincho" w:cs="Arial" w:hint="eastAsia"/>
                <w:sz w:val="20"/>
                <w:szCs w:val="20"/>
                <w:lang w:val="es-CO"/>
              </w:rPr>
              <w:t>í</w:t>
            </w:r>
            <w:r w:rsidRPr="05CB61A8">
              <w:rPr>
                <w:rFonts w:eastAsia="MS Mincho" w:cs="Arial"/>
                <w:sz w:val="20"/>
                <w:szCs w:val="20"/>
                <w:lang w:val="es-CO"/>
              </w:rPr>
              <w:t>a</w:t>
            </w:r>
          </w:p>
        </w:tc>
      </w:tr>
      <w:tr w:rsidR="41E2E2CA" w:rsidRPr="00266C86" w14:paraId="6260A8DA" w14:textId="77777777" w:rsidTr="00765F64">
        <w:trPr>
          <w:trHeight w:val="486"/>
          <w:jc w:val="right"/>
        </w:trPr>
        <w:tc>
          <w:tcPr>
            <w:cnfStyle w:val="001000000000" w:firstRow="0" w:lastRow="0" w:firstColumn="1" w:lastColumn="0" w:oddVBand="0" w:evenVBand="0" w:oddHBand="0" w:evenHBand="0" w:firstRowFirstColumn="0" w:firstRowLastColumn="0" w:lastRowFirstColumn="0" w:lastRowLastColumn="0"/>
            <w:tcW w:w="2227" w:type="dxa"/>
          </w:tcPr>
          <w:p w14:paraId="329BC0D2" w14:textId="12D43C8B" w:rsidR="41E2E2CA" w:rsidRDefault="41E2E2CA" w:rsidP="41E2E2CA">
            <w:pPr>
              <w:rPr>
                <w:rFonts w:eastAsia="MS Mincho" w:cs="Arial"/>
                <w:sz w:val="20"/>
                <w:szCs w:val="20"/>
              </w:rPr>
            </w:pPr>
            <w:r w:rsidRPr="61AC778D">
              <w:rPr>
                <w:rFonts w:eastAsia="MS Mincho" w:cs="Arial"/>
                <w:sz w:val="20"/>
                <w:szCs w:val="20"/>
              </w:rPr>
              <w:t>Runtimes</w:t>
            </w:r>
          </w:p>
        </w:tc>
        <w:tc>
          <w:tcPr>
            <w:tcW w:w="5906" w:type="dxa"/>
          </w:tcPr>
          <w:p w14:paraId="1F96370A" w14:textId="2D359B3E" w:rsidR="41E2E2CA" w:rsidRPr="00A24DF1" w:rsidRDefault="41E2E2CA" w:rsidP="41E2E2CA">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Especificaciones de Cloud Run y GKE privado: namespaces, NetworkPolicy, Workload Identity y cuotas</w:t>
            </w:r>
          </w:p>
        </w:tc>
      </w:tr>
      <w:tr w:rsidR="41E2E2CA" w:rsidRPr="00266C86" w14:paraId="5117E556" w14:textId="77777777" w:rsidTr="00765F64">
        <w:trPr>
          <w:trHeight w:val="486"/>
          <w:jc w:val="right"/>
        </w:trPr>
        <w:tc>
          <w:tcPr>
            <w:cnfStyle w:val="001000000000" w:firstRow="0" w:lastRow="0" w:firstColumn="1" w:lastColumn="0" w:oddVBand="0" w:evenVBand="0" w:oddHBand="0" w:evenHBand="0" w:firstRowFirstColumn="0" w:firstRowLastColumn="0" w:lastRowFirstColumn="0" w:lastRowLastColumn="0"/>
            <w:tcW w:w="2227" w:type="dxa"/>
          </w:tcPr>
          <w:p w14:paraId="6472F43F" w14:textId="6E311D7C" w:rsidR="41E2E2CA" w:rsidRDefault="41E2E2CA" w:rsidP="41E2E2CA">
            <w:pPr>
              <w:rPr>
                <w:rFonts w:eastAsia="MS Mincho" w:cs="Arial"/>
                <w:sz w:val="20"/>
                <w:szCs w:val="20"/>
              </w:rPr>
            </w:pPr>
            <w:r w:rsidRPr="61AC778D">
              <w:rPr>
                <w:rFonts w:eastAsia="MS Mincho" w:cs="Arial"/>
                <w:sz w:val="20"/>
                <w:szCs w:val="20"/>
              </w:rPr>
              <w:t>Persistencia</w:t>
            </w:r>
          </w:p>
        </w:tc>
        <w:tc>
          <w:tcPr>
            <w:tcW w:w="5906" w:type="dxa"/>
          </w:tcPr>
          <w:p w14:paraId="7930F010" w14:textId="4C3755BA" w:rsidR="41E2E2CA" w:rsidRPr="00A24DF1" w:rsidRDefault="41E2E2CA" w:rsidP="41E2E2CA">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Requerimientos de Cloud SQL HA: esquemas, conectividad privada, backup y restauración</w:t>
            </w:r>
          </w:p>
        </w:tc>
      </w:tr>
      <w:tr w:rsidR="41E2E2CA" w:rsidRPr="00266C86" w14:paraId="5C0B799A" w14:textId="77777777" w:rsidTr="00765F64">
        <w:trPr>
          <w:trHeight w:val="486"/>
          <w:jc w:val="right"/>
        </w:trPr>
        <w:tc>
          <w:tcPr>
            <w:cnfStyle w:val="001000000000" w:firstRow="0" w:lastRow="0" w:firstColumn="1" w:lastColumn="0" w:oddVBand="0" w:evenVBand="0" w:oddHBand="0" w:evenHBand="0" w:firstRowFirstColumn="0" w:firstRowLastColumn="0" w:lastRowFirstColumn="0" w:lastRowLastColumn="0"/>
            <w:tcW w:w="2227" w:type="dxa"/>
          </w:tcPr>
          <w:p w14:paraId="417168B9" w14:textId="50AD853F" w:rsidR="41E2E2CA" w:rsidRDefault="41E2E2CA" w:rsidP="41E2E2CA">
            <w:pPr>
              <w:rPr>
                <w:rFonts w:eastAsia="MS Mincho" w:cs="Arial"/>
                <w:sz w:val="20"/>
                <w:szCs w:val="20"/>
              </w:rPr>
            </w:pPr>
            <w:r w:rsidRPr="61AC778D">
              <w:rPr>
                <w:rFonts w:eastAsia="MS Mincho" w:cs="Arial"/>
                <w:sz w:val="20"/>
                <w:szCs w:val="20"/>
              </w:rPr>
              <w:t>Hosting de experiencia</w:t>
            </w:r>
          </w:p>
        </w:tc>
        <w:tc>
          <w:tcPr>
            <w:tcW w:w="5906" w:type="dxa"/>
          </w:tcPr>
          <w:p w14:paraId="1E364498" w14:textId="276A4B82" w:rsidR="41E2E2CA" w:rsidRPr="00A24DF1" w:rsidRDefault="41E2E2CA" w:rsidP="41E2E2CA">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Especificaciones de Cloud Storage y CDN para bundles de microfrontends</w:t>
            </w:r>
          </w:p>
        </w:tc>
      </w:tr>
      <w:tr w:rsidR="41E2E2CA" w:rsidRPr="00266C86" w14:paraId="264DA5FA" w14:textId="77777777" w:rsidTr="00765F64">
        <w:trPr>
          <w:trHeight w:val="486"/>
          <w:jc w:val="right"/>
        </w:trPr>
        <w:tc>
          <w:tcPr>
            <w:cnfStyle w:val="001000000000" w:firstRow="0" w:lastRow="0" w:firstColumn="1" w:lastColumn="0" w:oddVBand="0" w:evenVBand="0" w:oddHBand="0" w:evenHBand="0" w:firstRowFirstColumn="0" w:firstRowLastColumn="0" w:lastRowFirstColumn="0" w:lastRowLastColumn="0"/>
            <w:tcW w:w="2227" w:type="dxa"/>
          </w:tcPr>
          <w:p w14:paraId="4EAE60C6" w14:textId="22024E9A" w:rsidR="41E2E2CA" w:rsidRDefault="41E2E2CA" w:rsidP="41E2E2CA">
            <w:pPr>
              <w:rPr>
                <w:rFonts w:eastAsia="MS Mincho" w:cs="Arial"/>
                <w:sz w:val="20"/>
                <w:szCs w:val="20"/>
              </w:rPr>
            </w:pPr>
            <w:r w:rsidRPr="61AC778D">
              <w:rPr>
                <w:rFonts w:eastAsia="MS Mincho" w:cs="Arial"/>
                <w:sz w:val="20"/>
                <w:szCs w:val="20"/>
              </w:rPr>
              <w:t>Workspace analítico</w:t>
            </w:r>
          </w:p>
        </w:tc>
        <w:tc>
          <w:tcPr>
            <w:tcW w:w="5906" w:type="dxa"/>
          </w:tcPr>
          <w:p w14:paraId="4FB7419E" w14:textId="59059E8A" w:rsidR="41E2E2CA" w:rsidRPr="00A24DF1" w:rsidRDefault="41E2E2CA" w:rsidP="41E2E2CA">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Requerimientos de seguridad y configuración para la herramienta de workspace seleccionada ¹</w:t>
            </w:r>
          </w:p>
        </w:tc>
      </w:tr>
      <w:tr w:rsidR="41E2E2CA" w:rsidRPr="00266C86" w14:paraId="6FA5AEA7" w14:textId="77777777" w:rsidTr="00765F64">
        <w:trPr>
          <w:trHeight w:val="486"/>
          <w:jc w:val="right"/>
        </w:trPr>
        <w:tc>
          <w:tcPr>
            <w:cnfStyle w:val="001000000000" w:firstRow="0" w:lastRow="0" w:firstColumn="1" w:lastColumn="0" w:oddVBand="0" w:evenVBand="0" w:oddHBand="0" w:evenHBand="0" w:firstRowFirstColumn="0" w:firstRowLastColumn="0" w:lastRowFirstColumn="0" w:lastRowLastColumn="0"/>
            <w:tcW w:w="2227" w:type="dxa"/>
          </w:tcPr>
          <w:p w14:paraId="657D1EEA" w14:textId="6A0AE17F" w:rsidR="41E2E2CA" w:rsidRDefault="41E2E2CA" w:rsidP="41E2E2CA">
            <w:pPr>
              <w:rPr>
                <w:rFonts w:eastAsia="MS Mincho" w:cs="Arial"/>
                <w:sz w:val="20"/>
                <w:szCs w:val="20"/>
              </w:rPr>
            </w:pPr>
            <w:r w:rsidRPr="61AC778D">
              <w:rPr>
                <w:rFonts w:eastAsia="MS Mincho" w:cs="Arial"/>
                <w:sz w:val="20"/>
                <w:szCs w:val="20"/>
              </w:rPr>
              <w:t>API Gateway</w:t>
            </w:r>
          </w:p>
        </w:tc>
        <w:tc>
          <w:tcPr>
            <w:tcW w:w="5906" w:type="dxa"/>
          </w:tcPr>
          <w:p w14:paraId="7FAD10A0" w14:textId="265E23AA" w:rsidR="41E2E2CA" w:rsidRPr="00A24DF1" w:rsidRDefault="41E2E2CA" w:rsidP="41E2E2CA">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Requerimientos de Apigee: proxies, JWT, cuotas, ABAC, threat protection y enrutamiento privado</w:t>
            </w:r>
          </w:p>
        </w:tc>
      </w:tr>
      <w:tr w:rsidR="41E2E2CA" w:rsidRPr="00266C86" w14:paraId="4A7633D0" w14:textId="77777777" w:rsidTr="00765F64">
        <w:trPr>
          <w:trHeight w:val="486"/>
          <w:jc w:val="right"/>
        </w:trPr>
        <w:tc>
          <w:tcPr>
            <w:cnfStyle w:val="001000000000" w:firstRow="0" w:lastRow="0" w:firstColumn="1" w:lastColumn="0" w:oddVBand="0" w:evenVBand="0" w:oddHBand="0" w:evenHBand="0" w:firstRowFirstColumn="0" w:firstRowLastColumn="0" w:lastRowFirstColumn="0" w:lastRowLastColumn="0"/>
            <w:tcW w:w="2227" w:type="dxa"/>
          </w:tcPr>
          <w:p w14:paraId="6B362730" w14:textId="5E6C6733" w:rsidR="41E2E2CA" w:rsidRDefault="41E2E2CA" w:rsidP="41E2E2CA">
            <w:pPr>
              <w:rPr>
                <w:rFonts w:eastAsia="MS Mincho" w:cs="Arial"/>
                <w:sz w:val="20"/>
                <w:szCs w:val="20"/>
              </w:rPr>
            </w:pPr>
            <w:r w:rsidRPr="61AC778D">
              <w:rPr>
                <w:rFonts w:eastAsia="MS Mincho" w:cs="Arial"/>
                <w:sz w:val="20"/>
                <w:szCs w:val="20"/>
              </w:rPr>
              <w:t>Seguridad de plataforma</w:t>
            </w:r>
          </w:p>
        </w:tc>
        <w:tc>
          <w:tcPr>
            <w:tcW w:w="5906" w:type="dxa"/>
          </w:tcPr>
          <w:p w14:paraId="08DBE76F" w14:textId="520D1546" w:rsidR="41E2E2CA" w:rsidRPr="00A24DF1" w:rsidRDefault="41E2E2CA" w:rsidP="41E2E2CA">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Requerimientos de VPC-SC, Secret Manager, KMS, Workload Identity y política de residencia de datos</w:t>
            </w:r>
          </w:p>
        </w:tc>
      </w:tr>
      <w:tr w:rsidR="41E2E2CA" w14:paraId="2EABAEBF" w14:textId="77777777" w:rsidTr="00765F64">
        <w:trPr>
          <w:trHeight w:val="486"/>
          <w:jc w:val="right"/>
        </w:trPr>
        <w:tc>
          <w:tcPr>
            <w:cnfStyle w:val="001000000000" w:firstRow="0" w:lastRow="0" w:firstColumn="1" w:lastColumn="0" w:oddVBand="0" w:evenVBand="0" w:oddHBand="0" w:evenHBand="0" w:firstRowFirstColumn="0" w:firstRowLastColumn="0" w:lastRowFirstColumn="0" w:lastRowLastColumn="0"/>
            <w:tcW w:w="2227" w:type="dxa"/>
          </w:tcPr>
          <w:p w14:paraId="6CDA4F5F" w14:textId="711B6F14" w:rsidR="41E2E2CA" w:rsidRPr="00A24DF1" w:rsidRDefault="41E2E2CA" w:rsidP="41E2E2CA">
            <w:pPr>
              <w:rPr>
                <w:rFonts w:eastAsia="MS Mincho" w:cs="Arial"/>
                <w:sz w:val="20"/>
                <w:szCs w:val="20"/>
                <w:lang w:val="fr-FR"/>
              </w:rPr>
            </w:pPr>
            <w:r w:rsidRPr="00A24DF1">
              <w:rPr>
                <w:rFonts w:eastAsia="MS Mincho" w:cs="Arial"/>
                <w:sz w:val="20"/>
                <w:szCs w:val="20"/>
                <w:lang w:val="fr-FR"/>
              </w:rPr>
              <w:t>CI/CD y supply chain</w:t>
            </w:r>
          </w:p>
        </w:tc>
        <w:tc>
          <w:tcPr>
            <w:tcW w:w="5906" w:type="dxa"/>
          </w:tcPr>
          <w:p w14:paraId="008E84F5" w14:textId="6B616405" w:rsidR="41E2E2CA" w:rsidRDefault="41E2E2CA" w:rsidP="41E2E2CA">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sidRPr="61AC778D">
              <w:rPr>
                <w:rFonts w:eastAsia="MS Mincho" w:cs="Arial"/>
                <w:sz w:val="20"/>
                <w:szCs w:val="20"/>
              </w:rPr>
              <w:t>Especificaciones de pipelines, Artifact Registry, Binary Authorization, SBOM y provenance</w:t>
            </w:r>
          </w:p>
        </w:tc>
      </w:tr>
      <w:tr w:rsidR="41E2E2CA" w:rsidRPr="00266C86" w14:paraId="7C7E7E90" w14:textId="77777777" w:rsidTr="00765F64">
        <w:trPr>
          <w:trHeight w:val="486"/>
          <w:jc w:val="right"/>
        </w:trPr>
        <w:tc>
          <w:tcPr>
            <w:cnfStyle w:val="001000000000" w:firstRow="0" w:lastRow="0" w:firstColumn="1" w:lastColumn="0" w:oddVBand="0" w:evenVBand="0" w:oddHBand="0" w:evenHBand="0" w:firstRowFirstColumn="0" w:firstRowLastColumn="0" w:lastRowFirstColumn="0" w:lastRowLastColumn="0"/>
            <w:tcW w:w="2227" w:type="dxa"/>
          </w:tcPr>
          <w:p w14:paraId="71F6A61D" w14:textId="4297EDFF" w:rsidR="41E2E2CA" w:rsidRDefault="41E2E2CA" w:rsidP="41E2E2CA">
            <w:pPr>
              <w:rPr>
                <w:rFonts w:eastAsia="MS Mincho" w:cs="Arial"/>
                <w:sz w:val="20"/>
                <w:szCs w:val="20"/>
              </w:rPr>
            </w:pPr>
            <w:r w:rsidRPr="61AC778D">
              <w:rPr>
                <w:rFonts w:eastAsia="MS Mincho" w:cs="Arial"/>
                <w:sz w:val="20"/>
                <w:szCs w:val="20"/>
              </w:rPr>
              <w:lastRenderedPageBreak/>
              <w:t>Infraestructura como código</w:t>
            </w:r>
          </w:p>
        </w:tc>
        <w:tc>
          <w:tcPr>
            <w:tcW w:w="5906" w:type="dxa"/>
          </w:tcPr>
          <w:p w14:paraId="1DA232DF" w14:textId="070700F2" w:rsidR="41E2E2CA" w:rsidRPr="00A24DF1" w:rsidRDefault="41E2E2CA" w:rsidP="41E2E2CA">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Requerimientos y validación de módulos IaC y migraciones de esquemas</w:t>
            </w:r>
          </w:p>
        </w:tc>
      </w:tr>
      <w:tr w:rsidR="41E2E2CA" w:rsidRPr="00266C86" w14:paraId="66761B84" w14:textId="77777777" w:rsidTr="00765F64">
        <w:trPr>
          <w:trHeight w:val="486"/>
          <w:jc w:val="right"/>
        </w:trPr>
        <w:tc>
          <w:tcPr>
            <w:cnfStyle w:val="001000000000" w:firstRow="0" w:lastRow="0" w:firstColumn="1" w:lastColumn="0" w:oddVBand="0" w:evenVBand="0" w:oddHBand="0" w:evenHBand="0" w:firstRowFirstColumn="0" w:firstRowLastColumn="0" w:lastRowFirstColumn="0" w:lastRowLastColumn="0"/>
            <w:tcW w:w="2227" w:type="dxa"/>
          </w:tcPr>
          <w:p w14:paraId="1A19B8AC" w14:textId="30D59D63" w:rsidR="41E2E2CA" w:rsidRDefault="41E2E2CA" w:rsidP="41E2E2CA">
            <w:pPr>
              <w:rPr>
                <w:rFonts w:eastAsia="MS Mincho" w:cs="Arial"/>
                <w:sz w:val="20"/>
                <w:szCs w:val="20"/>
              </w:rPr>
            </w:pPr>
            <w:r w:rsidRPr="61AC778D">
              <w:rPr>
                <w:rFonts w:eastAsia="MS Mincho" w:cs="Arial"/>
                <w:sz w:val="20"/>
                <w:szCs w:val="20"/>
              </w:rPr>
              <w:t>Observabilidad de plataforma</w:t>
            </w:r>
          </w:p>
        </w:tc>
        <w:tc>
          <w:tcPr>
            <w:tcW w:w="5906" w:type="dxa"/>
          </w:tcPr>
          <w:p w14:paraId="45131EB5" w14:textId="3F11855C" w:rsidR="41E2E2CA" w:rsidRPr="00A24DF1" w:rsidRDefault="41E2E2CA" w:rsidP="41E2E2CA">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Requerimientos de Cloud Logging, Cloud Monitoring, Cloud Trace, SCC e integración con Dyntrace</w:t>
            </w:r>
          </w:p>
        </w:tc>
      </w:tr>
      <w:tr w:rsidR="41E2E2CA" w:rsidRPr="00266C86" w14:paraId="31D4177C" w14:textId="77777777" w:rsidTr="00765F64">
        <w:trPr>
          <w:trHeight w:val="714"/>
          <w:jc w:val="right"/>
        </w:trPr>
        <w:tc>
          <w:tcPr>
            <w:cnfStyle w:val="001000000000" w:firstRow="0" w:lastRow="0" w:firstColumn="1" w:lastColumn="0" w:oddVBand="0" w:evenVBand="0" w:oddHBand="0" w:evenHBand="0" w:firstRowFirstColumn="0" w:firstRowLastColumn="0" w:lastRowFirstColumn="0" w:lastRowLastColumn="0"/>
            <w:tcW w:w="2227" w:type="dxa"/>
          </w:tcPr>
          <w:p w14:paraId="0BEB2C88" w14:textId="18AC3009" w:rsidR="41E2E2CA" w:rsidRDefault="41E2E2CA" w:rsidP="41E2E2CA">
            <w:pPr>
              <w:rPr>
                <w:rFonts w:eastAsia="MS Mincho" w:cs="Arial"/>
                <w:sz w:val="20"/>
                <w:szCs w:val="20"/>
              </w:rPr>
            </w:pPr>
            <w:r w:rsidRPr="61AC778D">
              <w:rPr>
                <w:rFonts w:eastAsia="MS Mincho" w:cs="Arial"/>
                <w:sz w:val="20"/>
                <w:szCs w:val="20"/>
              </w:rPr>
              <w:t>FinOps</w:t>
            </w:r>
          </w:p>
        </w:tc>
        <w:tc>
          <w:tcPr>
            <w:tcW w:w="5906" w:type="dxa"/>
          </w:tcPr>
          <w:p w14:paraId="6EE1904E" w14:textId="3AF5F0AE" w:rsidR="41E2E2CA" w:rsidRPr="00A24DF1" w:rsidRDefault="41E2E2CA" w:rsidP="41E2E2CA">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Requerimientos de presupuestos por proyecto, labels BigQuery obligatorios (product/tenant/study), cuotas Apigee y límite de bytes por query</w:t>
            </w:r>
          </w:p>
        </w:tc>
      </w:tr>
    </w:tbl>
    <w:p w14:paraId="6755E066" w14:textId="77777777" w:rsidR="00765F64" w:rsidRDefault="00765F64" w:rsidP="00877638">
      <w:pPr>
        <w:rPr>
          <w:b/>
          <w:sz w:val="20"/>
          <w:szCs w:val="20"/>
          <w:lang w:val="es-CO"/>
        </w:rPr>
      </w:pPr>
    </w:p>
    <w:p w14:paraId="118B7249" w14:textId="19121FAD" w:rsidR="5F3B4E1D" w:rsidRDefault="5F3B4E1D" w:rsidP="00AB2F00">
      <w:pPr>
        <w:ind w:left="720"/>
        <w:rPr>
          <w:b/>
          <w:sz w:val="20"/>
          <w:szCs w:val="20"/>
          <w:lang w:val="es-CO"/>
        </w:rPr>
      </w:pPr>
      <w:r w:rsidRPr="61AC778D">
        <w:rPr>
          <w:b/>
          <w:sz w:val="20"/>
          <w:szCs w:val="20"/>
          <w:lang w:val="es-CO"/>
        </w:rPr>
        <w:t>Servicios de Dominio</w:t>
      </w:r>
    </w:p>
    <w:p w14:paraId="2C31D91A" w14:textId="6031E8D3" w:rsidR="5F3B4E1D" w:rsidRDefault="5F3B4E1D" w:rsidP="00AB2F00">
      <w:pPr>
        <w:ind w:left="720"/>
        <w:rPr>
          <w:i/>
          <w:sz w:val="20"/>
          <w:szCs w:val="20"/>
          <w:lang w:val="es-CO"/>
        </w:rPr>
      </w:pPr>
      <w:r w:rsidRPr="00A591A0">
        <w:rPr>
          <w:i/>
          <w:sz w:val="20"/>
          <w:szCs w:val="20"/>
          <w:lang w:val="es-CO"/>
        </w:rPr>
        <w:t>BFFs</w:t>
      </w:r>
    </w:p>
    <w:tbl>
      <w:tblPr>
        <w:tblStyle w:val="Sombreadoclaro"/>
        <w:tblW w:w="0" w:type="auto"/>
        <w:jc w:val="right"/>
        <w:tblLook w:val="06A0" w:firstRow="1" w:lastRow="0" w:firstColumn="1" w:lastColumn="0" w:noHBand="1" w:noVBand="1"/>
      </w:tblPr>
      <w:tblGrid>
        <w:gridCol w:w="2260"/>
        <w:gridCol w:w="5994"/>
      </w:tblGrid>
      <w:tr w:rsidR="73A298D1" w14:paraId="5711078A" w14:textId="77777777" w:rsidTr="00796696">
        <w:trPr>
          <w:cnfStyle w:val="100000000000" w:firstRow="1" w:lastRow="0" w:firstColumn="0" w:lastColumn="0" w:oddVBand="0" w:evenVBand="0" w:oddHBand="0" w:evenHBand="0" w:firstRowFirstColumn="0" w:firstRowLastColumn="0" w:lastRowFirstColumn="0" w:lastRowLastColumn="0"/>
          <w:trHeight w:val="253"/>
          <w:jc w:val="right"/>
        </w:trPr>
        <w:tc>
          <w:tcPr>
            <w:cnfStyle w:val="001000000000" w:firstRow="0" w:lastRow="0" w:firstColumn="1" w:lastColumn="0" w:oddVBand="0" w:evenVBand="0" w:oddHBand="0" w:evenHBand="0" w:firstRowFirstColumn="0" w:firstRowLastColumn="0" w:lastRowFirstColumn="0" w:lastRowLastColumn="0"/>
            <w:tcW w:w="2260" w:type="dxa"/>
          </w:tcPr>
          <w:p w14:paraId="723E0B81" w14:textId="3E7F1221" w:rsidR="73A298D1" w:rsidRDefault="73A298D1" w:rsidP="729971FF">
            <w:pPr>
              <w:rPr>
                <w:rFonts w:eastAsia="MS Mincho" w:cs="Arial"/>
                <w:sz w:val="20"/>
                <w:szCs w:val="20"/>
              </w:rPr>
            </w:pPr>
            <w:r w:rsidRPr="61AC778D">
              <w:rPr>
                <w:rFonts w:eastAsia="MS Mincho" w:cs="Arial"/>
                <w:sz w:val="20"/>
                <w:szCs w:val="20"/>
              </w:rPr>
              <w:t>Subcategoría</w:t>
            </w:r>
          </w:p>
        </w:tc>
        <w:tc>
          <w:tcPr>
            <w:tcW w:w="5994" w:type="dxa"/>
          </w:tcPr>
          <w:p w14:paraId="7B3C8047" w14:textId="4E606A84" w:rsidR="73A298D1" w:rsidRDefault="73A298D1" w:rsidP="729971FF">
            <w:pPr>
              <w:cnfStyle w:val="100000000000" w:firstRow="1" w:lastRow="0" w:firstColumn="0" w:lastColumn="0" w:oddVBand="0" w:evenVBand="0" w:oddHBand="0" w:evenHBand="0" w:firstRowFirstColumn="0" w:firstRowLastColumn="0" w:lastRowFirstColumn="0" w:lastRowLastColumn="0"/>
              <w:rPr>
                <w:rFonts w:eastAsia="MS Mincho" w:cs="Arial"/>
                <w:b w:val="0"/>
                <w:sz w:val="20"/>
                <w:szCs w:val="20"/>
              </w:rPr>
            </w:pPr>
            <w:r w:rsidRPr="61AC778D">
              <w:rPr>
                <w:rFonts w:eastAsia="MS Mincho" w:cs="Arial"/>
                <w:sz w:val="20"/>
                <w:szCs w:val="20"/>
              </w:rPr>
              <w:t>Entregable</w:t>
            </w:r>
          </w:p>
        </w:tc>
      </w:tr>
      <w:tr w:rsidR="73A298D1" w:rsidRPr="00266C86" w14:paraId="52D64881" w14:textId="77777777" w:rsidTr="00796696">
        <w:trPr>
          <w:trHeight w:val="253"/>
          <w:jc w:val="right"/>
        </w:trPr>
        <w:tc>
          <w:tcPr>
            <w:cnfStyle w:val="001000000000" w:firstRow="0" w:lastRow="0" w:firstColumn="1" w:lastColumn="0" w:oddVBand="0" w:evenVBand="0" w:oddHBand="0" w:evenHBand="0" w:firstRowFirstColumn="0" w:firstRowLastColumn="0" w:lastRowFirstColumn="0" w:lastRowLastColumn="0"/>
            <w:tcW w:w="2260" w:type="dxa"/>
          </w:tcPr>
          <w:p w14:paraId="47D9857D" w14:textId="0D136C61" w:rsidR="73A298D1" w:rsidRDefault="73A298D1" w:rsidP="729971FF">
            <w:pPr>
              <w:rPr>
                <w:rFonts w:eastAsia="MS Mincho" w:cs="Arial"/>
                <w:sz w:val="20"/>
                <w:szCs w:val="20"/>
              </w:rPr>
            </w:pPr>
            <w:r w:rsidRPr="61AC778D">
              <w:rPr>
                <w:rFonts w:eastAsia="MS Mincho" w:cs="Arial"/>
                <w:sz w:val="20"/>
                <w:szCs w:val="20"/>
              </w:rPr>
              <w:t>PHM</w:t>
            </w:r>
          </w:p>
        </w:tc>
        <w:tc>
          <w:tcPr>
            <w:tcW w:w="5994" w:type="dxa"/>
          </w:tcPr>
          <w:p w14:paraId="165BF6C2" w14:textId="7F8E94B0" w:rsidR="73A298D1" w:rsidRPr="00A24DF1" w:rsidRDefault="73A298D1" w:rsidP="729971FF">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BFF PHM publicado por Apigee con autorización y contexto</w:t>
            </w:r>
          </w:p>
        </w:tc>
      </w:tr>
      <w:tr w:rsidR="73A298D1" w:rsidRPr="00266C86" w14:paraId="407F531C" w14:textId="77777777" w:rsidTr="00796696">
        <w:trPr>
          <w:trHeight w:val="253"/>
          <w:jc w:val="right"/>
        </w:trPr>
        <w:tc>
          <w:tcPr>
            <w:cnfStyle w:val="001000000000" w:firstRow="0" w:lastRow="0" w:firstColumn="1" w:lastColumn="0" w:oddVBand="0" w:evenVBand="0" w:oddHBand="0" w:evenHBand="0" w:firstRowFirstColumn="0" w:firstRowLastColumn="0" w:lastRowFirstColumn="0" w:lastRowLastColumn="0"/>
            <w:tcW w:w="2260" w:type="dxa"/>
          </w:tcPr>
          <w:p w14:paraId="14BE8C88" w14:textId="3A589B66" w:rsidR="73A298D1" w:rsidRDefault="73A298D1" w:rsidP="729971FF">
            <w:pPr>
              <w:rPr>
                <w:rFonts w:eastAsia="MS Mincho" w:cs="Arial"/>
                <w:sz w:val="20"/>
                <w:szCs w:val="20"/>
              </w:rPr>
            </w:pPr>
            <w:r w:rsidRPr="61AC778D">
              <w:rPr>
                <w:rFonts w:eastAsia="MS Mincho" w:cs="Arial"/>
                <w:sz w:val="20"/>
                <w:szCs w:val="20"/>
              </w:rPr>
              <w:t>RWE</w:t>
            </w:r>
          </w:p>
        </w:tc>
        <w:tc>
          <w:tcPr>
            <w:tcW w:w="5994" w:type="dxa"/>
          </w:tcPr>
          <w:p w14:paraId="55AFA01C" w14:textId="4DA4F18F" w:rsidR="73A298D1" w:rsidRPr="00A24DF1" w:rsidRDefault="73A298D1" w:rsidP="729971FF">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BFF RWE publicado por Apigee con autorización y contexto</w:t>
            </w:r>
          </w:p>
        </w:tc>
      </w:tr>
      <w:tr w:rsidR="73A298D1" w:rsidRPr="00266C86" w14:paraId="2BFA4C32" w14:textId="77777777" w:rsidTr="00796696">
        <w:trPr>
          <w:trHeight w:val="253"/>
          <w:jc w:val="right"/>
        </w:trPr>
        <w:tc>
          <w:tcPr>
            <w:cnfStyle w:val="001000000000" w:firstRow="0" w:lastRow="0" w:firstColumn="1" w:lastColumn="0" w:oddVBand="0" w:evenVBand="0" w:oddHBand="0" w:evenHBand="0" w:firstRowFirstColumn="0" w:firstRowLastColumn="0" w:lastRowFirstColumn="0" w:lastRowLastColumn="0"/>
            <w:tcW w:w="2260" w:type="dxa"/>
          </w:tcPr>
          <w:p w14:paraId="7B420365" w14:textId="4CB23A7F" w:rsidR="73A298D1" w:rsidRDefault="73A298D1" w:rsidP="729971FF">
            <w:pPr>
              <w:rPr>
                <w:rFonts w:eastAsia="MS Mincho" w:cs="Arial"/>
                <w:sz w:val="20"/>
                <w:szCs w:val="20"/>
              </w:rPr>
            </w:pPr>
            <w:r w:rsidRPr="61AC778D">
              <w:rPr>
                <w:rFonts w:eastAsia="MS Mincho" w:cs="Arial"/>
                <w:sz w:val="20"/>
                <w:szCs w:val="20"/>
              </w:rPr>
              <w:t>Workspace</w:t>
            </w:r>
          </w:p>
        </w:tc>
        <w:tc>
          <w:tcPr>
            <w:tcW w:w="5994" w:type="dxa"/>
          </w:tcPr>
          <w:p w14:paraId="708CBC97" w14:textId="77E8EA13" w:rsidR="73A298D1" w:rsidRPr="00A24DF1" w:rsidRDefault="73A298D1" w:rsidP="729971FF">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BFF Workspace publicado por Apigee con autorización y contexto</w:t>
            </w:r>
          </w:p>
        </w:tc>
      </w:tr>
      <w:tr w:rsidR="73A298D1" w:rsidRPr="00266C86" w14:paraId="759C02D0" w14:textId="77777777" w:rsidTr="00796696">
        <w:trPr>
          <w:trHeight w:val="253"/>
          <w:jc w:val="right"/>
        </w:trPr>
        <w:tc>
          <w:tcPr>
            <w:cnfStyle w:val="001000000000" w:firstRow="0" w:lastRow="0" w:firstColumn="1" w:lastColumn="0" w:oddVBand="0" w:evenVBand="0" w:oddHBand="0" w:evenHBand="0" w:firstRowFirstColumn="0" w:firstRowLastColumn="0" w:lastRowFirstColumn="0" w:lastRowLastColumn="0"/>
            <w:tcW w:w="2260" w:type="dxa"/>
          </w:tcPr>
          <w:p w14:paraId="096FF24B" w14:textId="04C8C262" w:rsidR="73A298D1" w:rsidRDefault="73A298D1" w:rsidP="729971FF">
            <w:pPr>
              <w:rPr>
                <w:rFonts w:eastAsia="MS Mincho" w:cs="Arial"/>
                <w:sz w:val="20"/>
                <w:szCs w:val="20"/>
              </w:rPr>
            </w:pPr>
            <w:r w:rsidRPr="61AC778D">
              <w:rPr>
                <w:rFonts w:eastAsia="MS Mincho" w:cs="Arial"/>
                <w:sz w:val="20"/>
                <w:szCs w:val="20"/>
              </w:rPr>
              <w:t>Resultados</w:t>
            </w:r>
          </w:p>
        </w:tc>
        <w:tc>
          <w:tcPr>
            <w:tcW w:w="5994" w:type="dxa"/>
          </w:tcPr>
          <w:p w14:paraId="23FFC857" w14:textId="48DE00EF" w:rsidR="73A298D1" w:rsidRPr="00A24DF1" w:rsidRDefault="73A298D1" w:rsidP="729971FF">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BFF Resultados publicado por Apigee con autorización y contexto</w:t>
            </w:r>
          </w:p>
        </w:tc>
      </w:tr>
      <w:tr w:rsidR="73A298D1" w:rsidRPr="00266C86" w14:paraId="20F62B26" w14:textId="77777777" w:rsidTr="00796696">
        <w:trPr>
          <w:trHeight w:val="253"/>
          <w:jc w:val="right"/>
        </w:trPr>
        <w:tc>
          <w:tcPr>
            <w:cnfStyle w:val="001000000000" w:firstRow="0" w:lastRow="0" w:firstColumn="1" w:lastColumn="0" w:oddVBand="0" w:evenVBand="0" w:oddHBand="0" w:evenHBand="0" w:firstRowFirstColumn="0" w:firstRowLastColumn="0" w:lastRowFirstColumn="0" w:lastRowLastColumn="0"/>
            <w:tcW w:w="2260" w:type="dxa"/>
          </w:tcPr>
          <w:p w14:paraId="6659304B" w14:textId="61A523B6" w:rsidR="73A298D1" w:rsidRDefault="73A298D1" w:rsidP="729971FF">
            <w:pPr>
              <w:rPr>
                <w:rFonts w:eastAsia="MS Mincho" w:cs="Arial"/>
                <w:sz w:val="20"/>
                <w:szCs w:val="20"/>
              </w:rPr>
            </w:pPr>
            <w:r w:rsidRPr="61AC778D">
              <w:rPr>
                <w:rFonts w:eastAsia="MS Mincho" w:cs="Arial"/>
                <w:sz w:val="20"/>
                <w:szCs w:val="20"/>
              </w:rPr>
              <w:t>Admin</w:t>
            </w:r>
          </w:p>
        </w:tc>
        <w:tc>
          <w:tcPr>
            <w:tcW w:w="5994" w:type="dxa"/>
          </w:tcPr>
          <w:p w14:paraId="403E7251" w14:textId="1BB1BDAA" w:rsidR="73A298D1" w:rsidRPr="00A24DF1" w:rsidRDefault="73A298D1" w:rsidP="729971FF">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BFF Admin publicado por Apigee con autorización y contexto</w:t>
            </w:r>
          </w:p>
        </w:tc>
      </w:tr>
      <w:tr w:rsidR="73A298D1" w:rsidRPr="00266C86" w14:paraId="5307A3AF" w14:textId="77777777" w:rsidTr="00796696">
        <w:trPr>
          <w:trHeight w:val="477"/>
          <w:jc w:val="right"/>
        </w:trPr>
        <w:tc>
          <w:tcPr>
            <w:cnfStyle w:val="001000000000" w:firstRow="0" w:lastRow="0" w:firstColumn="1" w:lastColumn="0" w:oddVBand="0" w:evenVBand="0" w:oddHBand="0" w:evenHBand="0" w:firstRowFirstColumn="0" w:firstRowLastColumn="0" w:lastRowFirstColumn="0" w:lastRowLastColumn="0"/>
            <w:tcW w:w="2260" w:type="dxa"/>
          </w:tcPr>
          <w:p w14:paraId="36314714" w14:textId="5B79F8FD" w:rsidR="73A298D1" w:rsidRDefault="73A298D1" w:rsidP="729971FF">
            <w:pPr>
              <w:rPr>
                <w:rFonts w:eastAsia="MS Mincho" w:cs="Arial"/>
                <w:sz w:val="20"/>
                <w:szCs w:val="20"/>
              </w:rPr>
            </w:pPr>
            <w:r w:rsidRPr="61AC778D">
              <w:rPr>
                <w:rFonts w:eastAsia="MS Mincho" w:cs="Arial"/>
                <w:sz w:val="20"/>
                <w:szCs w:val="20"/>
              </w:rPr>
              <w:t>Agente</w:t>
            </w:r>
          </w:p>
        </w:tc>
        <w:tc>
          <w:tcPr>
            <w:tcW w:w="5994" w:type="dxa"/>
          </w:tcPr>
          <w:p w14:paraId="1409F6CB" w14:textId="48D12F16" w:rsidR="73A298D1" w:rsidRPr="00A24DF1" w:rsidRDefault="73A298D1" w:rsidP="729971FF">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BFF Agente publicado por Apigee — coordina conversación, tools y contexto de sesión</w:t>
            </w:r>
          </w:p>
        </w:tc>
      </w:tr>
    </w:tbl>
    <w:p w14:paraId="00F729BA" w14:textId="59943014" w:rsidR="3147D5B7" w:rsidRDefault="3147D5B7" w:rsidP="00877638">
      <w:pPr>
        <w:rPr>
          <w:sz w:val="20"/>
          <w:szCs w:val="20"/>
          <w:lang w:val="es-CO"/>
        </w:rPr>
      </w:pPr>
    </w:p>
    <w:p w14:paraId="7C4E5FD7" w14:textId="2AF982C3" w:rsidR="7325B946" w:rsidRDefault="7325B946" w:rsidP="00AB2F00">
      <w:pPr>
        <w:ind w:left="720"/>
        <w:rPr>
          <w:i/>
          <w:sz w:val="20"/>
          <w:szCs w:val="20"/>
          <w:lang w:val="es-CO"/>
        </w:rPr>
      </w:pPr>
      <w:r w:rsidRPr="00A591A0">
        <w:rPr>
          <w:i/>
          <w:sz w:val="20"/>
          <w:szCs w:val="20"/>
          <w:lang w:val="es-CO"/>
        </w:rPr>
        <w:t>Microservicios</w:t>
      </w:r>
    </w:p>
    <w:tbl>
      <w:tblPr>
        <w:tblStyle w:val="Sombreadoclaro"/>
        <w:tblW w:w="0" w:type="auto"/>
        <w:jc w:val="right"/>
        <w:tblLook w:val="06A0" w:firstRow="1" w:lastRow="0" w:firstColumn="1" w:lastColumn="0" w:noHBand="1" w:noVBand="1"/>
      </w:tblPr>
      <w:tblGrid>
        <w:gridCol w:w="2296"/>
        <w:gridCol w:w="6091"/>
      </w:tblGrid>
      <w:tr w:rsidR="77802ED3" w14:paraId="01E2B1C6" w14:textId="77777777" w:rsidTr="00796696">
        <w:trPr>
          <w:cnfStyle w:val="100000000000" w:firstRow="1" w:lastRow="0" w:firstColumn="0" w:lastColumn="0" w:oddVBand="0" w:evenVBand="0" w:oddHBand="0" w:evenHBand="0" w:firstRowFirstColumn="0" w:firstRowLastColumn="0" w:lastRowFirstColumn="0" w:lastRowLastColumn="0"/>
          <w:trHeight w:val="270"/>
          <w:jc w:val="right"/>
        </w:trPr>
        <w:tc>
          <w:tcPr>
            <w:cnfStyle w:val="001000000000" w:firstRow="0" w:lastRow="0" w:firstColumn="1" w:lastColumn="0" w:oddVBand="0" w:evenVBand="0" w:oddHBand="0" w:evenHBand="0" w:firstRowFirstColumn="0" w:firstRowLastColumn="0" w:lastRowFirstColumn="0" w:lastRowLastColumn="0"/>
            <w:tcW w:w="2296" w:type="dxa"/>
          </w:tcPr>
          <w:p w14:paraId="5FADE3F7" w14:textId="768B4166" w:rsidR="77802ED3" w:rsidRDefault="77802ED3" w:rsidP="77802ED3">
            <w:pPr>
              <w:rPr>
                <w:rFonts w:eastAsia="MS Mincho" w:cs="Arial"/>
                <w:sz w:val="20"/>
                <w:szCs w:val="20"/>
              </w:rPr>
            </w:pPr>
            <w:r w:rsidRPr="77802ED3">
              <w:rPr>
                <w:rFonts w:eastAsia="MS Mincho" w:cs="Arial"/>
                <w:sz w:val="20"/>
                <w:szCs w:val="20"/>
              </w:rPr>
              <w:t>Subcategoría</w:t>
            </w:r>
          </w:p>
        </w:tc>
        <w:tc>
          <w:tcPr>
            <w:tcW w:w="6091" w:type="dxa"/>
          </w:tcPr>
          <w:p w14:paraId="3E5D0461" w14:textId="2FB3270C" w:rsidR="77802ED3" w:rsidRDefault="77802ED3" w:rsidP="77802ED3">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rPr>
            </w:pPr>
            <w:r w:rsidRPr="77802ED3">
              <w:rPr>
                <w:rFonts w:eastAsia="MS Mincho" w:cs="Arial"/>
                <w:sz w:val="20"/>
                <w:szCs w:val="20"/>
              </w:rPr>
              <w:t>Entregable</w:t>
            </w:r>
          </w:p>
        </w:tc>
      </w:tr>
      <w:tr w:rsidR="77802ED3" w:rsidRPr="00266C86" w14:paraId="7A0E804E" w14:textId="77777777" w:rsidTr="00796696">
        <w:trPr>
          <w:trHeight w:val="270"/>
          <w:jc w:val="right"/>
        </w:trPr>
        <w:tc>
          <w:tcPr>
            <w:cnfStyle w:val="001000000000" w:firstRow="0" w:lastRow="0" w:firstColumn="1" w:lastColumn="0" w:oddVBand="0" w:evenVBand="0" w:oddHBand="0" w:evenHBand="0" w:firstRowFirstColumn="0" w:firstRowLastColumn="0" w:lastRowFirstColumn="0" w:lastRowLastColumn="0"/>
            <w:tcW w:w="2296" w:type="dxa"/>
          </w:tcPr>
          <w:p w14:paraId="7B745A59" w14:textId="68E53550" w:rsidR="77802ED3" w:rsidRDefault="77802ED3" w:rsidP="77802ED3">
            <w:pPr>
              <w:rPr>
                <w:rFonts w:eastAsia="MS Mincho" w:cs="Arial"/>
                <w:sz w:val="20"/>
                <w:szCs w:val="20"/>
              </w:rPr>
            </w:pPr>
            <w:r w:rsidRPr="77802ED3">
              <w:rPr>
                <w:rFonts w:eastAsia="MS Mincho" w:cs="Arial"/>
                <w:sz w:val="20"/>
                <w:szCs w:val="20"/>
              </w:rPr>
              <w:t>PHM</w:t>
            </w:r>
          </w:p>
        </w:tc>
        <w:tc>
          <w:tcPr>
            <w:tcW w:w="6091" w:type="dxa"/>
          </w:tcPr>
          <w:p w14:paraId="425089F2" w14:textId="09BD8C65" w:rsidR="77802ED3" w:rsidRPr="00A24DF1" w:rsidRDefault="77802ED3" w:rsidP="77802ED3">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Contexto PHM: registro y trazabilidad operativa del flujo</w:t>
            </w:r>
          </w:p>
        </w:tc>
      </w:tr>
      <w:tr w:rsidR="77802ED3" w:rsidRPr="00266C86" w14:paraId="1587205A" w14:textId="77777777" w:rsidTr="00796696">
        <w:trPr>
          <w:trHeight w:val="270"/>
          <w:jc w:val="right"/>
        </w:trPr>
        <w:tc>
          <w:tcPr>
            <w:cnfStyle w:val="001000000000" w:firstRow="0" w:lastRow="0" w:firstColumn="1" w:lastColumn="0" w:oddVBand="0" w:evenVBand="0" w:oddHBand="0" w:evenHBand="0" w:firstRowFirstColumn="0" w:firstRowLastColumn="0" w:lastRowFirstColumn="0" w:lastRowLastColumn="0"/>
            <w:tcW w:w="2296" w:type="dxa"/>
          </w:tcPr>
          <w:p w14:paraId="16BA76EA" w14:textId="666D3B51" w:rsidR="77802ED3" w:rsidRDefault="77802ED3" w:rsidP="77802ED3">
            <w:pPr>
              <w:rPr>
                <w:rFonts w:eastAsia="MS Mincho" w:cs="Arial"/>
                <w:sz w:val="20"/>
                <w:szCs w:val="20"/>
              </w:rPr>
            </w:pPr>
            <w:r w:rsidRPr="77802ED3">
              <w:rPr>
                <w:rFonts w:eastAsia="MS Mincho" w:cs="Arial"/>
                <w:sz w:val="20"/>
                <w:szCs w:val="20"/>
              </w:rPr>
              <w:t>RWE</w:t>
            </w:r>
          </w:p>
        </w:tc>
        <w:tc>
          <w:tcPr>
            <w:tcW w:w="6091" w:type="dxa"/>
          </w:tcPr>
          <w:p w14:paraId="1F005BA8" w14:textId="0C546179" w:rsidR="77802ED3" w:rsidRPr="00A24DF1" w:rsidRDefault="77802ED3" w:rsidP="77802ED3">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Gestión de estudios RWE: ciclo de vida, permisos y auditoría</w:t>
            </w:r>
          </w:p>
        </w:tc>
      </w:tr>
      <w:tr w:rsidR="77802ED3" w:rsidRPr="00266C86" w14:paraId="431E373A" w14:textId="77777777" w:rsidTr="00796696">
        <w:trPr>
          <w:trHeight w:val="270"/>
          <w:jc w:val="right"/>
        </w:trPr>
        <w:tc>
          <w:tcPr>
            <w:cnfStyle w:val="001000000000" w:firstRow="0" w:lastRow="0" w:firstColumn="1" w:lastColumn="0" w:oddVBand="0" w:evenVBand="0" w:oddHBand="0" w:evenHBand="0" w:firstRowFirstColumn="0" w:firstRowLastColumn="0" w:lastRowFirstColumn="0" w:lastRowLastColumn="0"/>
            <w:tcW w:w="2296" w:type="dxa"/>
          </w:tcPr>
          <w:p w14:paraId="3902C111" w14:textId="681FA574" w:rsidR="77802ED3" w:rsidRDefault="77802ED3" w:rsidP="77802ED3">
            <w:pPr>
              <w:rPr>
                <w:rFonts w:eastAsia="MS Mincho" w:cs="Arial"/>
                <w:sz w:val="20"/>
                <w:szCs w:val="20"/>
              </w:rPr>
            </w:pPr>
            <w:r w:rsidRPr="77802ED3">
              <w:rPr>
                <w:rFonts w:eastAsia="MS Mincho" w:cs="Arial"/>
                <w:sz w:val="20"/>
                <w:szCs w:val="20"/>
              </w:rPr>
              <w:t>Productos</w:t>
            </w:r>
          </w:p>
        </w:tc>
        <w:tc>
          <w:tcPr>
            <w:tcW w:w="6091" w:type="dxa"/>
          </w:tcPr>
          <w:p w14:paraId="6DC5DA0D" w14:textId="7F8A9BA4" w:rsidR="77802ED3" w:rsidRPr="00A24DF1" w:rsidRDefault="77802ED3" w:rsidP="77802ED3">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Catálogo de productos y entitlements</w:t>
            </w:r>
          </w:p>
        </w:tc>
      </w:tr>
      <w:tr w:rsidR="77802ED3" w:rsidRPr="00266C86" w14:paraId="7A660B3D" w14:textId="77777777" w:rsidTr="00796696">
        <w:trPr>
          <w:trHeight w:val="509"/>
          <w:jc w:val="right"/>
        </w:trPr>
        <w:tc>
          <w:tcPr>
            <w:cnfStyle w:val="001000000000" w:firstRow="0" w:lastRow="0" w:firstColumn="1" w:lastColumn="0" w:oddVBand="0" w:evenVBand="0" w:oddHBand="0" w:evenHBand="0" w:firstRowFirstColumn="0" w:firstRowLastColumn="0" w:lastRowFirstColumn="0" w:lastRowLastColumn="0"/>
            <w:tcW w:w="2296" w:type="dxa"/>
          </w:tcPr>
          <w:p w14:paraId="46AE412E" w14:textId="43B55D9C" w:rsidR="77802ED3" w:rsidRDefault="77802ED3" w:rsidP="77802ED3">
            <w:pPr>
              <w:rPr>
                <w:rFonts w:eastAsia="MS Mincho" w:cs="Arial"/>
                <w:sz w:val="20"/>
                <w:szCs w:val="20"/>
              </w:rPr>
            </w:pPr>
            <w:r w:rsidRPr="77802ED3">
              <w:rPr>
                <w:rFonts w:eastAsia="MS Mincho" w:cs="Arial"/>
                <w:sz w:val="20"/>
                <w:szCs w:val="20"/>
              </w:rPr>
              <w:t>Backoffice</w:t>
            </w:r>
          </w:p>
        </w:tc>
        <w:tc>
          <w:tcPr>
            <w:tcW w:w="6091" w:type="dxa"/>
          </w:tcPr>
          <w:p w14:paraId="4B64F0C1" w14:textId="59042F70" w:rsidR="77802ED3" w:rsidRPr="00A24DF1" w:rsidRDefault="77802ED3" w:rsidP="77802ED3">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 xml:space="preserve">Administración de </w:t>
            </w:r>
            <w:r w:rsidR="1B475E7A" w:rsidRPr="00A24DF1">
              <w:rPr>
                <w:rFonts w:eastAsia="MS Mincho" w:cs="Arial"/>
                <w:sz w:val="20"/>
                <w:szCs w:val="20"/>
                <w:lang w:val="es-CO"/>
              </w:rPr>
              <w:t xml:space="preserve">autorización de </w:t>
            </w:r>
            <w:r w:rsidRPr="00A24DF1">
              <w:rPr>
                <w:rFonts w:eastAsia="MS Mincho" w:cs="Arial"/>
                <w:sz w:val="20"/>
                <w:szCs w:val="20"/>
                <w:lang w:val="es-CO"/>
              </w:rPr>
              <w:t>usuarios, roles, organizaciones, módulos y parámetros</w:t>
            </w:r>
          </w:p>
        </w:tc>
      </w:tr>
      <w:tr w:rsidR="77802ED3" w:rsidRPr="00266C86" w14:paraId="145283FF" w14:textId="77777777" w:rsidTr="00796696">
        <w:trPr>
          <w:trHeight w:val="270"/>
          <w:jc w:val="right"/>
        </w:trPr>
        <w:tc>
          <w:tcPr>
            <w:cnfStyle w:val="001000000000" w:firstRow="0" w:lastRow="0" w:firstColumn="1" w:lastColumn="0" w:oddVBand="0" w:evenVBand="0" w:oddHBand="0" w:evenHBand="0" w:firstRowFirstColumn="0" w:firstRowLastColumn="0" w:lastRowFirstColumn="0" w:lastRowLastColumn="0"/>
            <w:tcW w:w="2296" w:type="dxa"/>
          </w:tcPr>
          <w:p w14:paraId="75E996F5" w14:textId="6AE60AF9" w:rsidR="77802ED3" w:rsidRDefault="77802ED3" w:rsidP="77802ED3">
            <w:pPr>
              <w:rPr>
                <w:rFonts w:eastAsia="MS Mincho" w:cs="Arial"/>
                <w:sz w:val="20"/>
                <w:szCs w:val="20"/>
              </w:rPr>
            </w:pPr>
            <w:r w:rsidRPr="77802ED3">
              <w:rPr>
                <w:rFonts w:eastAsia="MS Mincho" w:cs="Arial"/>
                <w:sz w:val="20"/>
                <w:szCs w:val="20"/>
              </w:rPr>
              <w:t>Resultados</w:t>
            </w:r>
          </w:p>
        </w:tc>
        <w:tc>
          <w:tcPr>
            <w:tcW w:w="6091" w:type="dxa"/>
          </w:tcPr>
          <w:p w14:paraId="4BF270C3" w14:textId="3560B3B4" w:rsidR="77802ED3" w:rsidRPr="00A24DF1" w:rsidRDefault="77802ED3" w:rsidP="77802ED3">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Gestión de artefactos y exportaciones auditadas</w:t>
            </w:r>
          </w:p>
        </w:tc>
      </w:tr>
      <w:tr w:rsidR="77802ED3" w:rsidRPr="00266C86" w14:paraId="34466A04" w14:textId="77777777" w:rsidTr="00796696">
        <w:trPr>
          <w:trHeight w:val="270"/>
          <w:jc w:val="right"/>
        </w:trPr>
        <w:tc>
          <w:tcPr>
            <w:cnfStyle w:val="001000000000" w:firstRow="0" w:lastRow="0" w:firstColumn="1" w:lastColumn="0" w:oddVBand="0" w:evenVBand="0" w:oddHBand="0" w:evenHBand="0" w:firstRowFirstColumn="0" w:firstRowLastColumn="0" w:lastRowFirstColumn="0" w:lastRowLastColumn="0"/>
            <w:tcW w:w="2296" w:type="dxa"/>
          </w:tcPr>
          <w:p w14:paraId="65F9F6CF" w14:textId="313D401A" w:rsidR="77802ED3" w:rsidRDefault="77802ED3" w:rsidP="77802ED3">
            <w:pPr>
              <w:rPr>
                <w:rFonts w:eastAsia="MS Mincho" w:cs="Arial"/>
                <w:sz w:val="20"/>
                <w:szCs w:val="20"/>
              </w:rPr>
            </w:pPr>
            <w:r w:rsidRPr="77802ED3">
              <w:rPr>
                <w:rFonts w:eastAsia="MS Mincho" w:cs="Arial"/>
                <w:sz w:val="20"/>
                <w:szCs w:val="20"/>
              </w:rPr>
              <w:t>Auditoría</w:t>
            </w:r>
          </w:p>
        </w:tc>
        <w:tc>
          <w:tcPr>
            <w:tcW w:w="6091" w:type="dxa"/>
          </w:tcPr>
          <w:p w14:paraId="4A51DB67" w14:textId="702DD3F7" w:rsidR="77802ED3" w:rsidRPr="00A24DF1" w:rsidRDefault="77802ED3" w:rsidP="77802ED3">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Servicio de eventos inmutables con trazabilidad transversal</w:t>
            </w:r>
          </w:p>
        </w:tc>
      </w:tr>
      <w:tr w:rsidR="77802ED3" w:rsidRPr="00266C86" w14:paraId="1F3CB1C1" w14:textId="77777777" w:rsidTr="00796696">
        <w:trPr>
          <w:trHeight w:val="748"/>
          <w:jc w:val="right"/>
        </w:trPr>
        <w:tc>
          <w:tcPr>
            <w:cnfStyle w:val="001000000000" w:firstRow="0" w:lastRow="0" w:firstColumn="1" w:lastColumn="0" w:oddVBand="0" w:evenVBand="0" w:oddHBand="0" w:evenHBand="0" w:firstRowFirstColumn="0" w:firstRowLastColumn="0" w:lastRowFirstColumn="0" w:lastRowLastColumn="0"/>
            <w:tcW w:w="2296" w:type="dxa"/>
          </w:tcPr>
          <w:p w14:paraId="717B47CC" w14:textId="1A1AE3CC" w:rsidR="77802ED3" w:rsidRDefault="77802ED3" w:rsidP="77802ED3">
            <w:pPr>
              <w:rPr>
                <w:rFonts w:eastAsia="MS Mincho" w:cs="Arial"/>
                <w:sz w:val="20"/>
                <w:szCs w:val="20"/>
              </w:rPr>
            </w:pPr>
            <w:r w:rsidRPr="77802ED3">
              <w:rPr>
                <w:rFonts w:eastAsia="MS Mincho" w:cs="Arial"/>
                <w:sz w:val="20"/>
                <w:szCs w:val="20"/>
              </w:rPr>
              <w:t>Gate de salida</w:t>
            </w:r>
          </w:p>
        </w:tc>
        <w:tc>
          <w:tcPr>
            <w:tcW w:w="6091" w:type="dxa"/>
          </w:tcPr>
          <w:p w14:paraId="68EFBF16" w14:textId="0B44B90F" w:rsidR="77802ED3" w:rsidRPr="00A24DF1" w:rsidRDefault="77802ED3" w:rsidP="77802ED3">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Microservicio de control de salida: recepción en cuarentena, escaneo con Sensitive Data Protection, decisión de divulgación (aprobación / rechazo / revisión humana) y liberación al bucket aprobado</w:t>
            </w:r>
          </w:p>
        </w:tc>
      </w:tr>
      <w:tr w:rsidR="77802ED3" w:rsidRPr="00266C86" w14:paraId="68F9C925" w14:textId="77777777" w:rsidTr="00796696">
        <w:trPr>
          <w:trHeight w:val="270"/>
          <w:jc w:val="right"/>
        </w:trPr>
        <w:tc>
          <w:tcPr>
            <w:cnfStyle w:val="001000000000" w:firstRow="0" w:lastRow="0" w:firstColumn="1" w:lastColumn="0" w:oddVBand="0" w:evenVBand="0" w:oddHBand="0" w:evenHBand="0" w:firstRowFirstColumn="0" w:firstRowLastColumn="0" w:lastRowFirstColumn="0" w:lastRowLastColumn="0"/>
            <w:tcW w:w="2296" w:type="dxa"/>
          </w:tcPr>
          <w:p w14:paraId="70FEAC61" w14:textId="277D4FD1" w:rsidR="77802ED3" w:rsidRDefault="77802ED3" w:rsidP="77802ED3">
            <w:pPr>
              <w:rPr>
                <w:rFonts w:eastAsia="MS Mincho" w:cs="Arial"/>
                <w:sz w:val="20"/>
                <w:szCs w:val="20"/>
              </w:rPr>
            </w:pPr>
            <w:r w:rsidRPr="77802ED3">
              <w:rPr>
                <w:rFonts w:eastAsia="MS Mincho" w:cs="Arial"/>
                <w:sz w:val="20"/>
                <w:szCs w:val="20"/>
              </w:rPr>
              <w:t>Parametricos</w:t>
            </w:r>
          </w:p>
        </w:tc>
        <w:tc>
          <w:tcPr>
            <w:tcW w:w="6091" w:type="dxa"/>
          </w:tcPr>
          <w:p w14:paraId="6F26C9D2" w14:textId="18130BE2" w:rsidR="77802ED3" w:rsidRPr="00A24DF1" w:rsidRDefault="77802ED3" w:rsidP="77802ED3">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 xml:space="preserve">Gestión de </w:t>
            </w:r>
            <w:r w:rsidR="00796696" w:rsidRPr="00A24DF1">
              <w:rPr>
                <w:rFonts w:eastAsia="MS Mincho" w:cs="Arial"/>
                <w:sz w:val="20"/>
                <w:szCs w:val="20"/>
                <w:lang w:val="es-CO"/>
              </w:rPr>
              <w:t>configuraciones</w:t>
            </w:r>
            <w:r w:rsidRPr="00A24DF1">
              <w:rPr>
                <w:rFonts w:eastAsia="MS Mincho" w:cs="Arial"/>
                <w:sz w:val="20"/>
                <w:szCs w:val="20"/>
                <w:lang w:val="es-CO"/>
              </w:rPr>
              <w:t xml:space="preserve"> y </w:t>
            </w:r>
            <w:r w:rsidR="00796696" w:rsidRPr="00A24DF1">
              <w:rPr>
                <w:rFonts w:eastAsia="MS Mincho" w:cs="Arial"/>
                <w:sz w:val="20"/>
                <w:szCs w:val="20"/>
                <w:lang w:val="es-CO"/>
              </w:rPr>
              <w:t>parámetros</w:t>
            </w:r>
            <w:r w:rsidRPr="00A24DF1">
              <w:rPr>
                <w:rFonts w:eastAsia="MS Mincho" w:cs="Arial"/>
                <w:sz w:val="20"/>
                <w:szCs w:val="20"/>
                <w:lang w:val="es-CO"/>
              </w:rPr>
              <w:t xml:space="preserve"> </w:t>
            </w:r>
            <w:r w:rsidR="00796696" w:rsidRPr="00A24DF1">
              <w:rPr>
                <w:rFonts w:eastAsia="MS Mincho" w:cs="Arial"/>
                <w:sz w:val="20"/>
                <w:szCs w:val="20"/>
                <w:lang w:val="es-CO"/>
              </w:rPr>
              <w:t>transversales</w:t>
            </w:r>
          </w:p>
        </w:tc>
      </w:tr>
    </w:tbl>
    <w:p w14:paraId="32F17F35" w14:textId="383DDD91" w:rsidR="2B1D2D5A" w:rsidRDefault="2B1D2D5A" w:rsidP="00AB2F00">
      <w:pPr>
        <w:ind w:left="720"/>
        <w:rPr>
          <w:sz w:val="20"/>
          <w:szCs w:val="20"/>
          <w:lang w:val="es-CO"/>
        </w:rPr>
      </w:pPr>
    </w:p>
    <w:p w14:paraId="50ECCDFF" w14:textId="7241BF9B" w:rsidR="7325B946" w:rsidRDefault="7325B946" w:rsidP="00AB2F00">
      <w:pPr>
        <w:ind w:left="720"/>
        <w:rPr>
          <w:i/>
          <w:sz w:val="20"/>
          <w:szCs w:val="20"/>
          <w:lang w:val="es-CO"/>
        </w:rPr>
      </w:pPr>
      <w:r w:rsidRPr="2A9460AD">
        <w:rPr>
          <w:i/>
          <w:sz w:val="20"/>
          <w:szCs w:val="20"/>
          <w:lang w:val="es-CO"/>
        </w:rPr>
        <w:t>Servicios transversales</w:t>
      </w:r>
    </w:p>
    <w:tbl>
      <w:tblPr>
        <w:tblStyle w:val="Sombreadoclaro"/>
        <w:tblW w:w="0" w:type="auto"/>
        <w:jc w:val="right"/>
        <w:tblLook w:val="06A0" w:firstRow="1" w:lastRow="0" w:firstColumn="1" w:lastColumn="0" w:noHBand="1" w:noVBand="1"/>
      </w:tblPr>
      <w:tblGrid>
        <w:gridCol w:w="2266"/>
        <w:gridCol w:w="6010"/>
      </w:tblGrid>
      <w:tr w:rsidR="5694F7D0" w14:paraId="0B3408F8" w14:textId="77777777" w:rsidTr="00796696">
        <w:trPr>
          <w:cnfStyle w:val="100000000000" w:firstRow="1" w:lastRow="0" w:firstColumn="0" w:lastColumn="0" w:oddVBand="0" w:evenVBand="0" w:oddHBand="0" w:evenHBand="0" w:firstRowFirstColumn="0" w:firstRowLastColumn="0" w:lastRowFirstColumn="0" w:lastRowLastColumn="0"/>
          <w:trHeight w:val="265"/>
          <w:jc w:val="right"/>
        </w:trPr>
        <w:tc>
          <w:tcPr>
            <w:cnfStyle w:val="001000000000" w:firstRow="0" w:lastRow="0" w:firstColumn="1" w:lastColumn="0" w:oddVBand="0" w:evenVBand="0" w:oddHBand="0" w:evenHBand="0" w:firstRowFirstColumn="0" w:firstRowLastColumn="0" w:lastRowFirstColumn="0" w:lastRowLastColumn="0"/>
            <w:tcW w:w="2266" w:type="dxa"/>
          </w:tcPr>
          <w:p w14:paraId="0252E255" w14:textId="6DDA501E" w:rsidR="5694F7D0" w:rsidRDefault="5694F7D0" w:rsidP="5694F7D0">
            <w:pPr>
              <w:rPr>
                <w:rFonts w:eastAsia="MS Mincho" w:cs="Arial"/>
                <w:sz w:val="20"/>
                <w:szCs w:val="20"/>
              </w:rPr>
            </w:pPr>
            <w:r w:rsidRPr="5694F7D0">
              <w:rPr>
                <w:rFonts w:eastAsia="MS Mincho" w:cs="Arial"/>
                <w:sz w:val="20"/>
                <w:szCs w:val="20"/>
              </w:rPr>
              <w:t>Subcategoría</w:t>
            </w:r>
          </w:p>
        </w:tc>
        <w:tc>
          <w:tcPr>
            <w:tcW w:w="6010" w:type="dxa"/>
          </w:tcPr>
          <w:p w14:paraId="39984B44" w14:textId="527A113D" w:rsidR="5694F7D0" w:rsidRDefault="5694F7D0" w:rsidP="5694F7D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rPr>
            </w:pPr>
            <w:r w:rsidRPr="5694F7D0">
              <w:rPr>
                <w:rFonts w:eastAsia="MS Mincho" w:cs="Arial"/>
                <w:sz w:val="20"/>
                <w:szCs w:val="20"/>
              </w:rPr>
              <w:t>Entregable</w:t>
            </w:r>
          </w:p>
        </w:tc>
      </w:tr>
      <w:tr w:rsidR="5694F7D0" w:rsidRPr="00266C86" w14:paraId="184FD776" w14:textId="77777777" w:rsidTr="00796696">
        <w:trPr>
          <w:trHeight w:val="499"/>
          <w:jc w:val="right"/>
        </w:trPr>
        <w:tc>
          <w:tcPr>
            <w:cnfStyle w:val="001000000000" w:firstRow="0" w:lastRow="0" w:firstColumn="1" w:lastColumn="0" w:oddVBand="0" w:evenVBand="0" w:oddHBand="0" w:evenHBand="0" w:firstRowFirstColumn="0" w:firstRowLastColumn="0" w:lastRowFirstColumn="0" w:lastRowLastColumn="0"/>
            <w:tcW w:w="2266" w:type="dxa"/>
          </w:tcPr>
          <w:p w14:paraId="7E9AEEBD" w14:textId="1100D4EF" w:rsidR="5694F7D0" w:rsidRDefault="5694F7D0" w:rsidP="5694F7D0">
            <w:pPr>
              <w:rPr>
                <w:rFonts w:eastAsia="MS Mincho" w:cs="Arial"/>
                <w:sz w:val="20"/>
                <w:szCs w:val="20"/>
              </w:rPr>
            </w:pPr>
            <w:r w:rsidRPr="5694F7D0">
              <w:rPr>
                <w:rFonts w:eastAsia="MS Mincho" w:cs="Arial"/>
                <w:sz w:val="20"/>
                <w:szCs w:val="20"/>
              </w:rPr>
              <w:t>Terminología</w:t>
            </w:r>
          </w:p>
        </w:tc>
        <w:tc>
          <w:tcPr>
            <w:tcW w:w="6010" w:type="dxa"/>
          </w:tcPr>
          <w:p w14:paraId="11B8B73C" w14:textId="689D495D" w:rsidR="5694F7D0" w:rsidRPr="00A24DF1" w:rsidRDefault="5694F7D0" w:rsidP="5694F7D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Servidor terminológico (API-03) desplegado en ns-ai con vocabularios gobernados y pipeline de carga versionado</w:t>
            </w:r>
          </w:p>
        </w:tc>
      </w:tr>
      <w:tr w:rsidR="5694F7D0" w:rsidRPr="00266C86" w14:paraId="018B1BDD" w14:textId="77777777" w:rsidTr="00796696">
        <w:trPr>
          <w:trHeight w:val="499"/>
          <w:jc w:val="right"/>
        </w:trPr>
        <w:tc>
          <w:tcPr>
            <w:cnfStyle w:val="001000000000" w:firstRow="0" w:lastRow="0" w:firstColumn="1" w:lastColumn="0" w:oddVBand="0" w:evenVBand="0" w:oddHBand="0" w:evenHBand="0" w:firstRowFirstColumn="0" w:firstRowLastColumn="0" w:lastRowFirstColumn="0" w:lastRowLastColumn="0"/>
            <w:tcW w:w="2266" w:type="dxa"/>
          </w:tcPr>
          <w:p w14:paraId="5258288D" w14:textId="2CAF9FF9" w:rsidR="5694F7D0" w:rsidRDefault="5694F7D0" w:rsidP="5694F7D0">
            <w:pPr>
              <w:rPr>
                <w:rFonts w:eastAsia="MS Mincho" w:cs="Arial"/>
                <w:sz w:val="20"/>
                <w:szCs w:val="20"/>
              </w:rPr>
            </w:pPr>
            <w:r w:rsidRPr="5694F7D0">
              <w:rPr>
                <w:rFonts w:eastAsia="MS Mincho" w:cs="Arial"/>
                <w:sz w:val="20"/>
                <w:szCs w:val="20"/>
              </w:rPr>
              <w:t>Capa semántica</w:t>
            </w:r>
          </w:p>
        </w:tc>
        <w:tc>
          <w:tcPr>
            <w:tcW w:w="6010" w:type="dxa"/>
          </w:tcPr>
          <w:p w14:paraId="259187BF" w14:textId="101FF174" w:rsidR="5694F7D0" w:rsidRPr="00A24DF1" w:rsidRDefault="5694F7D0" w:rsidP="5694F7D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Semantic Model Server (API-25) desplegado en ns-ai: métricas, dimensiones y queries semánticas sobre BigQuery</w:t>
            </w:r>
          </w:p>
        </w:tc>
      </w:tr>
      <w:tr w:rsidR="5694F7D0" w:rsidRPr="00266C86" w14:paraId="44709E5E" w14:textId="77777777" w:rsidTr="00796696">
        <w:trPr>
          <w:trHeight w:val="499"/>
          <w:jc w:val="right"/>
        </w:trPr>
        <w:tc>
          <w:tcPr>
            <w:cnfStyle w:val="001000000000" w:firstRow="0" w:lastRow="0" w:firstColumn="1" w:lastColumn="0" w:oddVBand="0" w:evenVBand="0" w:oddHBand="0" w:evenHBand="0" w:firstRowFirstColumn="0" w:firstRowLastColumn="0" w:lastRowFirstColumn="0" w:lastRowLastColumn="0"/>
            <w:tcW w:w="2266" w:type="dxa"/>
          </w:tcPr>
          <w:p w14:paraId="0A3586A7" w14:textId="2500EBFF" w:rsidR="5694F7D0" w:rsidRDefault="5694F7D0" w:rsidP="5694F7D0">
            <w:pPr>
              <w:rPr>
                <w:rFonts w:eastAsia="MS Mincho" w:cs="Arial"/>
                <w:sz w:val="20"/>
                <w:szCs w:val="20"/>
              </w:rPr>
            </w:pPr>
            <w:r w:rsidRPr="5694F7D0">
              <w:rPr>
                <w:rFonts w:eastAsia="MS Mincho" w:cs="Arial"/>
                <w:sz w:val="20"/>
                <w:szCs w:val="20"/>
              </w:rPr>
              <w:t>OHDSI</w:t>
            </w:r>
          </w:p>
        </w:tc>
        <w:tc>
          <w:tcPr>
            <w:tcW w:w="6010" w:type="dxa"/>
          </w:tcPr>
          <w:p w14:paraId="3D671D18" w14:textId="00D1CECE" w:rsidR="5694F7D0" w:rsidRPr="00A24DF1" w:rsidRDefault="5694F7D0" w:rsidP="5694F7D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ATLAS / WebAPI / HADES desplegados en ns-ohdsi para caracterización OMOP, cohortes y métodos epidemiológicos</w:t>
            </w:r>
          </w:p>
        </w:tc>
      </w:tr>
      <w:tr w:rsidR="5694F7D0" w:rsidRPr="00266C86" w14:paraId="4D167F08" w14:textId="77777777" w:rsidTr="00796696">
        <w:trPr>
          <w:trHeight w:val="499"/>
          <w:jc w:val="right"/>
        </w:trPr>
        <w:tc>
          <w:tcPr>
            <w:cnfStyle w:val="001000000000" w:firstRow="0" w:lastRow="0" w:firstColumn="1" w:lastColumn="0" w:oddVBand="0" w:evenVBand="0" w:oddHBand="0" w:evenHBand="0" w:firstRowFirstColumn="0" w:firstRowLastColumn="0" w:lastRowFirstColumn="0" w:lastRowLastColumn="0"/>
            <w:tcW w:w="2266" w:type="dxa"/>
          </w:tcPr>
          <w:p w14:paraId="08595E0B" w14:textId="6654280B" w:rsidR="5694F7D0" w:rsidRDefault="5694F7D0" w:rsidP="5694F7D0">
            <w:pPr>
              <w:rPr>
                <w:rFonts w:eastAsia="MS Mincho" w:cs="Arial"/>
                <w:sz w:val="20"/>
                <w:szCs w:val="20"/>
              </w:rPr>
            </w:pPr>
            <w:r w:rsidRPr="5694F7D0">
              <w:rPr>
                <w:rFonts w:eastAsia="MS Mincho" w:cs="Arial"/>
                <w:sz w:val="20"/>
                <w:szCs w:val="20"/>
              </w:rPr>
              <w:t>Mensajería</w:t>
            </w:r>
          </w:p>
        </w:tc>
        <w:tc>
          <w:tcPr>
            <w:tcW w:w="6010" w:type="dxa"/>
          </w:tcPr>
          <w:p w14:paraId="7CF21F04" w14:textId="3546E6B5" w:rsidR="5694F7D0" w:rsidRPr="00A24DF1" w:rsidRDefault="5694F7D0" w:rsidP="5694F7D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Pub/Sub y Cloud Tasks con reintentos, idempotencia y cola de errores</w:t>
            </w:r>
          </w:p>
        </w:tc>
      </w:tr>
      <w:tr w:rsidR="5694F7D0" w:rsidRPr="00266C86" w14:paraId="376571C6" w14:textId="77777777" w:rsidTr="00796696">
        <w:trPr>
          <w:trHeight w:val="499"/>
          <w:jc w:val="right"/>
        </w:trPr>
        <w:tc>
          <w:tcPr>
            <w:cnfStyle w:val="001000000000" w:firstRow="0" w:lastRow="0" w:firstColumn="1" w:lastColumn="0" w:oddVBand="0" w:evenVBand="0" w:oddHBand="0" w:evenHBand="0" w:firstRowFirstColumn="0" w:firstRowLastColumn="0" w:lastRowFirstColumn="0" w:lastRowLastColumn="0"/>
            <w:tcW w:w="2266" w:type="dxa"/>
          </w:tcPr>
          <w:p w14:paraId="2C7C7436" w14:textId="33552E2F" w:rsidR="5694F7D0" w:rsidRDefault="5694F7D0" w:rsidP="5694F7D0">
            <w:pPr>
              <w:rPr>
                <w:rFonts w:eastAsia="MS Mincho" w:cs="Arial"/>
                <w:sz w:val="20"/>
                <w:szCs w:val="20"/>
              </w:rPr>
            </w:pPr>
            <w:r w:rsidRPr="5694F7D0">
              <w:rPr>
                <w:rFonts w:eastAsia="MS Mincho" w:cs="Arial"/>
                <w:sz w:val="20"/>
                <w:szCs w:val="20"/>
              </w:rPr>
              <w:lastRenderedPageBreak/>
              <w:t>Orquestación</w:t>
            </w:r>
          </w:p>
        </w:tc>
        <w:tc>
          <w:tcPr>
            <w:tcW w:w="6010" w:type="dxa"/>
          </w:tcPr>
          <w:p w14:paraId="0EA32030" w14:textId="7E48178B" w:rsidR="5694F7D0" w:rsidRPr="00A24DF1" w:rsidRDefault="5694F7D0" w:rsidP="5694F7D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Workflows para coordinación de pipelines analíticos batch y flujos de aprobación</w:t>
            </w:r>
          </w:p>
        </w:tc>
      </w:tr>
      <w:tr w:rsidR="5694F7D0" w:rsidRPr="00266C86" w14:paraId="6658A191" w14:textId="77777777" w:rsidTr="00796696">
        <w:trPr>
          <w:trHeight w:val="499"/>
          <w:jc w:val="right"/>
        </w:trPr>
        <w:tc>
          <w:tcPr>
            <w:cnfStyle w:val="001000000000" w:firstRow="0" w:lastRow="0" w:firstColumn="1" w:lastColumn="0" w:oddVBand="0" w:evenVBand="0" w:oddHBand="0" w:evenHBand="0" w:firstRowFirstColumn="0" w:firstRowLastColumn="0" w:lastRowFirstColumn="0" w:lastRowLastColumn="0"/>
            <w:tcW w:w="2266" w:type="dxa"/>
          </w:tcPr>
          <w:p w14:paraId="36DF2B27" w14:textId="23E41E5C" w:rsidR="5694F7D0" w:rsidRDefault="5694F7D0" w:rsidP="5694F7D0">
            <w:pPr>
              <w:rPr>
                <w:rFonts w:eastAsia="MS Mincho" w:cs="Arial"/>
                <w:sz w:val="20"/>
                <w:szCs w:val="20"/>
              </w:rPr>
            </w:pPr>
            <w:r w:rsidRPr="5694F7D0">
              <w:rPr>
                <w:rFonts w:eastAsia="MS Mincho" w:cs="Arial"/>
                <w:sz w:val="20"/>
                <w:szCs w:val="20"/>
              </w:rPr>
              <w:t>Dashboards operativos</w:t>
            </w:r>
          </w:p>
        </w:tc>
        <w:tc>
          <w:tcPr>
            <w:tcW w:w="6010" w:type="dxa"/>
          </w:tcPr>
          <w:p w14:paraId="6E64ACB6" w14:textId="343A52B5" w:rsidR="5694F7D0" w:rsidRPr="00A24DF1" w:rsidRDefault="5694F7D0" w:rsidP="5694F7D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Tableros por journey (login, cohorte, ejecución, gate, descarga) y alertas de latencia, disponibilidad y anomalías de seguridad</w:t>
            </w:r>
          </w:p>
        </w:tc>
      </w:tr>
    </w:tbl>
    <w:p w14:paraId="33727B70" w14:textId="7372EE5E" w:rsidR="24D8EE5C" w:rsidRDefault="24D8EE5C" w:rsidP="00AB2F00">
      <w:pPr>
        <w:ind w:left="720"/>
        <w:rPr>
          <w:sz w:val="20"/>
          <w:szCs w:val="20"/>
          <w:lang w:val="es-CO"/>
        </w:rPr>
      </w:pPr>
    </w:p>
    <w:p w14:paraId="4E96F1D9" w14:textId="77777777" w:rsidR="00796696" w:rsidRDefault="00796696" w:rsidP="00AB2F00">
      <w:pPr>
        <w:ind w:left="720"/>
        <w:rPr>
          <w:b/>
          <w:sz w:val="20"/>
          <w:szCs w:val="20"/>
          <w:lang w:val="es-CO"/>
        </w:rPr>
      </w:pPr>
    </w:p>
    <w:p w14:paraId="28F11618" w14:textId="4865A55A" w:rsidR="7325B946" w:rsidRDefault="7325B946" w:rsidP="00AB2F00">
      <w:pPr>
        <w:ind w:left="720"/>
      </w:pPr>
      <w:r w:rsidRPr="61AC778D">
        <w:rPr>
          <w:b/>
          <w:sz w:val="20"/>
          <w:szCs w:val="20"/>
          <w:lang w:val="es-CO"/>
        </w:rPr>
        <w:t>Datos y Analítica</w:t>
      </w:r>
    </w:p>
    <w:tbl>
      <w:tblPr>
        <w:tblStyle w:val="Sombreadoclaro"/>
        <w:tblW w:w="0" w:type="auto"/>
        <w:jc w:val="right"/>
        <w:tblLook w:val="06A0" w:firstRow="1" w:lastRow="0" w:firstColumn="1" w:lastColumn="0" w:noHBand="1" w:noVBand="1"/>
      </w:tblPr>
      <w:tblGrid>
        <w:gridCol w:w="2233"/>
        <w:gridCol w:w="5922"/>
      </w:tblGrid>
      <w:tr w:rsidR="3F18D01F" w14:paraId="47316A74" w14:textId="77777777" w:rsidTr="00796696">
        <w:trPr>
          <w:cnfStyle w:val="100000000000" w:firstRow="1" w:lastRow="0" w:firstColumn="0" w:lastColumn="0" w:oddVBand="0" w:evenVBand="0" w:oddHBand="0" w:evenHBand="0" w:firstRowFirstColumn="0" w:firstRowLastColumn="0" w:lastRowFirstColumn="0" w:lastRowLastColumn="0"/>
          <w:trHeight w:val="262"/>
          <w:jc w:val="right"/>
        </w:trPr>
        <w:tc>
          <w:tcPr>
            <w:cnfStyle w:val="001000000000" w:firstRow="0" w:lastRow="0" w:firstColumn="1" w:lastColumn="0" w:oddVBand="0" w:evenVBand="0" w:oddHBand="0" w:evenHBand="0" w:firstRowFirstColumn="0" w:firstRowLastColumn="0" w:lastRowFirstColumn="0" w:lastRowLastColumn="0"/>
            <w:tcW w:w="2233" w:type="dxa"/>
          </w:tcPr>
          <w:p w14:paraId="59A75007" w14:textId="4FC6204D" w:rsidR="3F18D01F" w:rsidRDefault="3F18D01F" w:rsidP="3F18D01F">
            <w:pPr>
              <w:rPr>
                <w:rFonts w:eastAsia="MS Mincho" w:cs="Arial"/>
                <w:sz w:val="20"/>
                <w:szCs w:val="20"/>
              </w:rPr>
            </w:pPr>
            <w:r w:rsidRPr="3F18D01F">
              <w:rPr>
                <w:rFonts w:eastAsia="MS Mincho" w:cs="Arial"/>
                <w:sz w:val="20"/>
                <w:szCs w:val="20"/>
              </w:rPr>
              <w:t>Subcategoría</w:t>
            </w:r>
          </w:p>
        </w:tc>
        <w:tc>
          <w:tcPr>
            <w:tcW w:w="5922" w:type="dxa"/>
          </w:tcPr>
          <w:p w14:paraId="44FD52E1" w14:textId="5B65FBDE" w:rsidR="3F18D01F" w:rsidRDefault="3F18D01F" w:rsidP="3F18D01F">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rPr>
            </w:pPr>
            <w:r w:rsidRPr="3F18D01F">
              <w:rPr>
                <w:rFonts w:eastAsia="MS Mincho" w:cs="Arial"/>
                <w:sz w:val="20"/>
                <w:szCs w:val="20"/>
              </w:rPr>
              <w:t>Entregable</w:t>
            </w:r>
          </w:p>
        </w:tc>
      </w:tr>
      <w:tr w:rsidR="3F18D01F" w:rsidRPr="00266C86" w14:paraId="18E338BD" w14:textId="77777777" w:rsidTr="00796696">
        <w:trPr>
          <w:trHeight w:val="262"/>
          <w:jc w:val="right"/>
        </w:trPr>
        <w:tc>
          <w:tcPr>
            <w:cnfStyle w:val="001000000000" w:firstRow="0" w:lastRow="0" w:firstColumn="1" w:lastColumn="0" w:oddVBand="0" w:evenVBand="0" w:oddHBand="0" w:evenHBand="0" w:firstRowFirstColumn="0" w:firstRowLastColumn="0" w:lastRowFirstColumn="0" w:lastRowLastColumn="0"/>
            <w:tcW w:w="2233" w:type="dxa"/>
          </w:tcPr>
          <w:p w14:paraId="179F2EC4" w14:textId="5FEA1863" w:rsidR="3F18D01F" w:rsidRDefault="3F18D01F" w:rsidP="3F18D01F">
            <w:pPr>
              <w:rPr>
                <w:rFonts w:eastAsia="MS Mincho" w:cs="Arial"/>
                <w:sz w:val="20"/>
                <w:szCs w:val="20"/>
              </w:rPr>
            </w:pPr>
            <w:r w:rsidRPr="3F18D01F">
              <w:rPr>
                <w:rFonts w:eastAsia="MS Mincho" w:cs="Arial"/>
                <w:sz w:val="20"/>
                <w:szCs w:val="20"/>
              </w:rPr>
              <w:t>Datos de desarrollo</w:t>
            </w:r>
          </w:p>
        </w:tc>
        <w:tc>
          <w:tcPr>
            <w:tcW w:w="5922" w:type="dxa"/>
          </w:tcPr>
          <w:p w14:paraId="5B1EEF4D" w14:textId="5277442E" w:rsidR="3F18D01F" w:rsidRPr="00A24DF1" w:rsidRDefault="3F18D01F" w:rsidP="3F18D01F">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Data sintética OMOP compatible con las estructuras priorizadas</w:t>
            </w:r>
          </w:p>
        </w:tc>
      </w:tr>
      <w:tr w:rsidR="3F18D01F" w:rsidRPr="00266C86" w14:paraId="336BEF41" w14:textId="77777777" w:rsidTr="00796696">
        <w:trPr>
          <w:trHeight w:val="262"/>
          <w:jc w:val="right"/>
        </w:trPr>
        <w:tc>
          <w:tcPr>
            <w:cnfStyle w:val="001000000000" w:firstRow="0" w:lastRow="0" w:firstColumn="1" w:lastColumn="0" w:oddVBand="0" w:evenVBand="0" w:oddHBand="0" w:evenHBand="0" w:firstRowFirstColumn="0" w:firstRowLastColumn="0" w:lastRowFirstColumn="0" w:lastRowLastColumn="0"/>
            <w:tcW w:w="2233" w:type="dxa"/>
          </w:tcPr>
          <w:p w14:paraId="467E8F67" w14:textId="57B6808E" w:rsidR="3F18D01F" w:rsidRDefault="3F18D01F" w:rsidP="3F18D01F">
            <w:pPr>
              <w:rPr>
                <w:rFonts w:eastAsia="MS Mincho" w:cs="Arial"/>
                <w:sz w:val="20"/>
                <w:szCs w:val="20"/>
              </w:rPr>
            </w:pPr>
            <w:r w:rsidRPr="3F18D01F">
              <w:rPr>
                <w:rFonts w:eastAsia="MS Mincho" w:cs="Arial"/>
                <w:sz w:val="20"/>
                <w:szCs w:val="20"/>
              </w:rPr>
              <w:t>Capa semántica</w:t>
            </w:r>
          </w:p>
        </w:tc>
        <w:tc>
          <w:tcPr>
            <w:tcW w:w="5922" w:type="dxa"/>
          </w:tcPr>
          <w:p w14:paraId="54644620" w14:textId="70195C9A" w:rsidR="3F18D01F" w:rsidRPr="00A24DF1" w:rsidRDefault="3F18D01F" w:rsidP="3F18D01F">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Capa Semántica y Dominio de Conocimiento v1 sobre OMOP</w:t>
            </w:r>
          </w:p>
        </w:tc>
      </w:tr>
      <w:tr w:rsidR="3F18D01F" w:rsidRPr="00266C86" w14:paraId="4A75B97C" w14:textId="77777777" w:rsidTr="00796696">
        <w:trPr>
          <w:trHeight w:val="493"/>
          <w:jc w:val="right"/>
        </w:trPr>
        <w:tc>
          <w:tcPr>
            <w:cnfStyle w:val="001000000000" w:firstRow="0" w:lastRow="0" w:firstColumn="1" w:lastColumn="0" w:oddVBand="0" w:evenVBand="0" w:oddHBand="0" w:evenHBand="0" w:firstRowFirstColumn="0" w:firstRowLastColumn="0" w:lastRowFirstColumn="0" w:lastRowLastColumn="0"/>
            <w:tcW w:w="2233" w:type="dxa"/>
          </w:tcPr>
          <w:p w14:paraId="4ECF5FF5" w14:textId="42900B72" w:rsidR="3F18D01F" w:rsidRDefault="3F18D01F" w:rsidP="3F18D01F">
            <w:pPr>
              <w:rPr>
                <w:rFonts w:eastAsia="MS Mincho" w:cs="Arial"/>
                <w:sz w:val="20"/>
                <w:szCs w:val="20"/>
              </w:rPr>
            </w:pPr>
            <w:r w:rsidRPr="3F18D01F">
              <w:rPr>
                <w:rFonts w:eastAsia="MS Mincho" w:cs="Arial"/>
                <w:sz w:val="20"/>
                <w:szCs w:val="20"/>
              </w:rPr>
              <w:t>Cohortes</w:t>
            </w:r>
          </w:p>
        </w:tc>
        <w:tc>
          <w:tcPr>
            <w:tcW w:w="5922" w:type="dxa"/>
          </w:tcPr>
          <w:p w14:paraId="079A386D" w14:textId="7C6796A2" w:rsidR="3F18D01F" w:rsidRPr="00A24DF1" w:rsidRDefault="3F18D01F" w:rsidP="3F18D01F">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Cohortes y fenotipos v1 ejecutables sobre OMOP con versionado y trazabilidad</w:t>
            </w:r>
          </w:p>
        </w:tc>
      </w:tr>
      <w:tr w:rsidR="3F18D01F" w:rsidRPr="00822589" w14:paraId="591BD2C6" w14:textId="77777777" w:rsidTr="00796696">
        <w:trPr>
          <w:trHeight w:val="493"/>
          <w:jc w:val="right"/>
        </w:trPr>
        <w:tc>
          <w:tcPr>
            <w:cnfStyle w:val="001000000000" w:firstRow="0" w:lastRow="0" w:firstColumn="1" w:lastColumn="0" w:oddVBand="0" w:evenVBand="0" w:oddHBand="0" w:evenHBand="0" w:firstRowFirstColumn="0" w:firstRowLastColumn="0" w:lastRowFirstColumn="0" w:lastRowLastColumn="0"/>
            <w:tcW w:w="2233" w:type="dxa"/>
          </w:tcPr>
          <w:p w14:paraId="67D592D7" w14:textId="509934F6" w:rsidR="3F18D01F" w:rsidRDefault="3F18D01F" w:rsidP="3F18D01F">
            <w:pPr>
              <w:rPr>
                <w:rFonts w:eastAsia="MS Mincho" w:cs="Arial"/>
                <w:sz w:val="20"/>
                <w:szCs w:val="20"/>
              </w:rPr>
            </w:pPr>
            <w:r w:rsidRPr="3F18D01F">
              <w:rPr>
                <w:rFonts w:eastAsia="MS Mincho" w:cs="Arial"/>
                <w:sz w:val="20"/>
                <w:szCs w:val="20"/>
              </w:rPr>
              <w:t>Features</w:t>
            </w:r>
          </w:p>
        </w:tc>
        <w:tc>
          <w:tcPr>
            <w:tcW w:w="5922" w:type="dxa"/>
          </w:tcPr>
          <w:p w14:paraId="7BBF5179" w14:textId="56DA345E" w:rsidR="3F18D01F" w:rsidRPr="001D362B" w:rsidRDefault="3F18D01F" w:rsidP="3F18D01F">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Change w:id="338" w:author="Juan Pablo Restrepo Urrea" w:date="2026-09-09T10:40:00Z" w16du:dateUtc="2026-09-09T15:40:00Z">
                  <w:rPr>
                    <w:rFonts w:eastAsia="MS Mincho" w:cs="Arial"/>
                    <w:sz w:val="20"/>
                    <w:szCs w:val="20"/>
                  </w:rPr>
                </w:rPrChange>
              </w:rPr>
            </w:pPr>
            <w:r w:rsidRPr="05CB61A8">
              <w:rPr>
                <w:rFonts w:eastAsia="MS Mincho" w:cs="Arial"/>
                <w:sz w:val="20"/>
                <w:szCs w:val="20"/>
                <w:lang w:val="es-CO"/>
              </w:rPr>
              <w:t>Features versionadas sobre BigQuery para los modelos PHM priorizados</w:t>
            </w:r>
          </w:p>
        </w:tc>
      </w:tr>
      <w:tr w:rsidR="3F18D01F" w:rsidRPr="00266C86" w14:paraId="46BA3A62" w14:textId="77777777" w:rsidTr="00796696">
        <w:trPr>
          <w:trHeight w:val="262"/>
          <w:jc w:val="right"/>
        </w:trPr>
        <w:tc>
          <w:tcPr>
            <w:cnfStyle w:val="001000000000" w:firstRow="0" w:lastRow="0" w:firstColumn="1" w:lastColumn="0" w:oddVBand="0" w:evenVBand="0" w:oddHBand="0" w:evenHBand="0" w:firstRowFirstColumn="0" w:firstRowLastColumn="0" w:lastRowFirstColumn="0" w:lastRowLastColumn="0"/>
            <w:tcW w:w="2233" w:type="dxa"/>
          </w:tcPr>
          <w:p w14:paraId="06C1677B" w14:textId="7059E6E7" w:rsidR="3F18D01F" w:rsidRDefault="3F18D01F" w:rsidP="3F18D01F">
            <w:pPr>
              <w:rPr>
                <w:rFonts w:eastAsia="MS Mincho" w:cs="Arial"/>
                <w:sz w:val="20"/>
                <w:szCs w:val="20"/>
              </w:rPr>
            </w:pPr>
            <w:r w:rsidRPr="3F18D01F">
              <w:rPr>
                <w:rFonts w:eastAsia="MS Mincho" w:cs="Arial"/>
                <w:sz w:val="20"/>
                <w:szCs w:val="20"/>
              </w:rPr>
              <w:t>Segmentación PHM</w:t>
            </w:r>
          </w:p>
        </w:tc>
        <w:tc>
          <w:tcPr>
            <w:tcW w:w="5922" w:type="dxa"/>
          </w:tcPr>
          <w:p w14:paraId="6251D65E" w14:textId="13A80596" w:rsidR="3F18D01F" w:rsidRPr="00A24DF1" w:rsidRDefault="3F18D01F" w:rsidP="3F18D01F">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Modelo de segmentación poblacional no supervisado v1</w:t>
            </w:r>
          </w:p>
        </w:tc>
      </w:tr>
      <w:tr w:rsidR="3F18D01F" w:rsidRPr="00266C86" w14:paraId="1110907D" w14:textId="77777777" w:rsidTr="00796696">
        <w:trPr>
          <w:trHeight w:val="262"/>
          <w:jc w:val="right"/>
        </w:trPr>
        <w:tc>
          <w:tcPr>
            <w:cnfStyle w:val="001000000000" w:firstRow="0" w:lastRow="0" w:firstColumn="1" w:lastColumn="0" w:oddVBand="0" w:evenVBand="0" w:oddHBand="0" w:evenHBand="0" w:firstRowFirstColumn="0" w:firstRowLastColumn="0" w:lastRowFirstColumn="0" w:lastRowLastColumn="0"/>
            <w:tcW w:w="2233" w:type="dxa"/>
          </w:tcPr>
          <w:p w14:paraId="3937A299" w14:textId="1A8DF2FF" w:rsidR="3F18D01F" w:rsidRDefault="3F18D01F" w:rsidP="3F18D01F">
            <w:pPr>
              <w:rPr>
                <w:rFonts w:eastAsia="MS Mincho" w:cs="Arial"/>
                <w:sz w:val="20"/>
                <w:szCs w:val="20"/>
              </w:rPr>
            </w:pPr>
            <w:r w:rsidRPr="3F18D01F">
              <w:rPr>
                <w:rFonts w:eastAsia="MS Mincho" w:cs="Arial"/>
                <w:sz w:val="20"/>
                <w:szCs w:val="20"/>
              </w:rPr>
              <w:t>Riesgo PHM</w:t>
            </w:r>
          </w:p>
        </w:tc>
        <w:tc>
          <w:tcPr>
            <w:tcW w:w="5922" w:type="dxa"/>
          </w:tcPr>
          <w:p w14:paraId="40AA4956" w14:textId="1F74D7DC" w:rsidR="3F18D01F" w:rsidRPr="00A24DF1" w:rsidRDefault="3F18D01F" w:rsidP="3F18D01F">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Modelo de estratificación de riesgo PHM v1</w:t>
            </w:r>
          </w:p>
        </w:tc>
      </w:tr>
      <w:tr w:rsidR="3F18D01F" w:rsidRPr="00266C86" w14:paraId="388CE979" w14:textId="77777777" w:rsidTr="00796696">
        <w:trPr>
          <w:trHeight w:val="493"/>
          <w:jc w:val="right"/>
        </w:trPr>
        <w:tc>
          <w:tcPr>
            <w:cnfStyle w:val="001000000000" w:firstRow="0" w:lastRow="0" w:firstColumn="1" w:lastColumn="0" w:oddVBand="0" w:evenVBand="0" w:oddHBand="0" w:evenHBand="0" w:firstRowFirstColumn="0" w:firstRowLastColumn="0" w:lastRowFirstColumn="0" w:lastRowLastColumn="0"/>
            <w:tcW w:w="2233" w:type="dxa"/>
          </w:tcPr>
          <w:p w14:paraId="770DC77B" w14:textId="530A28CD" w:rsidR="3F18D01F" w:rsidRDefault="3F18D01F" w:rsidP="3F18D01F">
            <w:pPr>
              <w:rPr>
                <w:rFonts w:eastAsia="MS Mincho" w:cs="Arial"/>
                <w:sz w:val="20"/>
                <w:szCs w:val="20"/>
              </w:rPr>
            </w:pPr>
            <w:r w:rsidRPr="3F18D01F">
              <w:rPr>
                <w:rFonts w:eastAsia="MS Mincho" w:cs="Arial"/>
                <w:sz w:val="20"/>
                <w:szCs w:val="20"/>
              </w:rPr>
              <w:t>Analítica RWE</w:t>
            </w:r>
          </w:p>
        </w:tc>
        <w:tc>
          <w:tcPr>
            <w:tcW w:w="5922" w:type="dxa"/>
          </w:tcPr>
          <w:p w14:paraId="44F430BB" w14:textId="0F7C7C91" w:rsidR="3F18D01F" w:rsidRPr="00A24DF1" w:rsidRDefault="3F18D01F" w:rsidP="3F18D01F">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Cohort Analytics RWE v1 con caracterización descriptiva en workspace</w:t>
            </w:r>
          </w:p>
        </w:tc>
      </w:tr>
    </w:tbl>
    <w:p w14:paraId="6348629A" w14:textId="3283B90C" w:rsidR="108CE553" w:rsidRDefault="108CE553" w:rsidP="00AB2F00">
      <w:pPr>
        <w:ind w:left="720"/>
        <w:rPr>
          <w:sz w:val="20"/>
          <w:szCs w:val="20"/>
          <w:lang w:val="es-CO"/>
        </w:rPr>
      </w:pPr>
    </w:p>
    <w:p w14:paraId="48DDA4D1" w14:textId="67E98B8D" w:rsidR="7325B946" w:rsidRDefault="7325B946" w:rsidP="00AB2F00">
      <w:pPr>
        <w:ind w:left="720"/>
      </w:pPr>
      <w:r w:rsidRPr="24D8EE5C">
        <w:rPr>
          <w:b/>
          <w:sz w:val="20"/>
          <w:szCs w:val="20"/>
          <w:lang w:val="es-CO"/>
        </w:rPr>
        <w:t>MLOps</w:t>
      </w:r>
    </w:p>
    <w:tbl>
      <w:tblPr>
        <w:tblStyle w:val="Sombreadoclaro"/>
        <w:tblW w:w="0" w:type="auto"/>
        <w:jc w:val="right"/>
        <w:tblLook w:val="06A0" w:firstRow="1" w:lastRow="0" w:firstColumn="1" w:lastColumn="0" w:noHBand="1" w:noVBand="1"/>
      </w:tblPr>
      <w:tblGrid>
        <w:gridCol w:w="2287"/>
        <w:gridCol w:w="6067"/>
      </w:tblGrid>
      <w:tr w:rsidR="18749DA7" w14:paraId="01D80255" w14:textId="77777777" w:rsidTr="00796696">
        <w:trPr>
          <w:cnfStyle w:val="100000000000" w:firstRow="1" w:lastRow="0" w:firstColumn="0" w:lastColumn="0" w:oddVBand="0" w:evenVBand="0" w:oddHBand="0" w:evenHBand="0" w:firstRowFirstColumn="0" w:firstRowLastColumn="0" w:lastRowFirstColumn="0" w:lastRowLastColumn="0"/>
          <w:trHeight w:val="255"/>
          <w:jc w:val="right"/>
        </w:trPr>
        <w:tc>
          <w:tcPr>
            <w:cnfStyle w:val="001000000000" w:firstRow="0" w:lastRow="0" w:firstColumn="1" w:lastColumn="0" w:oddVBand="0" w:evenVBand="0" w:oddHBand="0" w:evenHBand="0" w:firstRowFirstColumn="0" w:firstRowLastColumn="0" w:lastRowFirstColumn="0" w:lastRowLastColumn="0"/>
            <w:tcW w:w="2287" w:type="dxa"/>
          </w:tcPr>
          <w:p w14:paraId="6E025C4F" w14:textId="00E757F7" w:rsidR="18749DA7" w:rsidRDefault="18749DA7" w:rsidP="18749DA7">
            <w:pPr>
              <w:rPr>
                <w:rFonts w:eastAsia="MS Mincho" w:cs="Arial"/>
                <w:sz w:val="20"/>
                <w:szCs w:val="20"/>
              </w:rPr>
            </w:pPr>
            <w:r w:rsidRPr="18749DA7">
              <w:rPr>
                <w:rFonts w:eastAsia="MS Mincho" w:cs="Arial"/>
                <w:sz w:val="20"/>
                <w:szCs w:val="20"/>
              </w:rPr>
              <w:t>Subcategoría</w:t>
            </w:r>
          </w:p>
        </w:tc>
        <w:tc>
          <w:tcPr>
            <w:tcW w:w="6067" w:type="dxa"/>
          </w:tcPr>
          <w:p w14:paraId="2FEB72E6" w14:textId="378320C7" w:rsidR="18749DA7" w:rsidRDefault="18749DA7" w:rsidP="18749DA7">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rPr>
            </w:pPr>
            <w:r w:rsidRPr="18749DA7">
              <w:rPr>
                <w:rFonts w:eastAsia="MS Mincho" w:cs="Arial"/>
                <w:sz w:val="20"/>
                <w:szCs w:val="20"/>
              </w:rPr>
              <w:t>Entregable</w:t>
            </w:r>
          </w:p>
        </w:tc>
      </w:tr>
      <w:tr w:rsidR="18749DA7" w:rsidRPr="00266C86" w14:paraId="5F0E08EB" w14:textId="77777777" w:rsidTr="00796696">
        <w:trPr>
          <w:trHeight w:val="481"/>
          <w:jc w:val="right"/>
        </w:trPr>
        <w:tc>
          <w:tcPr>
            <w:cnfStyle w:val="001000000000" w:firstRow="0" w:lastRow="0" w:firstColumn="1" w:lastColumn="0" w:oddVBand="0" w:evenVBand="0" w:oddHBand="0" w:evenHBand="0" w:firstRowFirstColumn="0" w:firstRowLastColumn="0" w:lastRowFirstColumn="0" w:lastRowLastColumn="0"/>
            <w:tcW w:w="2287" w:type="dxa"/>
          </w:tcPr>
          <w:p w14:paraId="714F5663" w14:textId="10BD017B" w:rsidR="18749DA7" w:rsidRDefault="18749DA7" w:rsidP="18749DA7">
            <w:pPr>
              <w:rPr>
                <w:rFonts w:eastAsia="MS Mincho" w:cs="Arial"/>
                <w:sz w:val="20"/>
                <w:szCs w:val="20"/>
              </w:rPr>
            </w:pPr>
            <w:r w:rsidRPr="18749DA7">
              <w:rPr>
                <w:rFonts w:eastAsia="MS Mincho" w:cs="Arial"/>
                <w:sz w:val="20"/>
                <w:szCs w:val="20"/>
              </w:rPr>
              <w:t>Pipelines</w:t>
            </w:r>
          </w:p>
        </w:tc>
        <w:tc>
          <w:tcPr>
            <w:tcW w:w="6067" w:type="dxa"/>
          </w:tcPr>
          <w:p w14:paraId="1FE4E0CF" w14:textId="5EA6404B" w:rsidR="18749DA7" w:rsidRPr="00A24DF1" w:rsidRDefault="18749DA7" w:rsidP="18749DA7">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Pipelines de entrenamiento reproducibles en Agent Platform Pipelines para los modelos incluidos en R1</w:t>
            </w:r>
          </w:p>
        </w:tc>
      </w:tr>
      <w:tr w:rsidR="18749DA7" w:rsidRPr="00266C86" w14:paraId="6F37D4E5" w14:textId="77777777" w:rsidTr="00796696">
        <w:trPr>
          <w:trHeight w:val="481"/>
          <w:jc w:val="right"/>
        </w:trPr>
        <w:tc>
          <w:tcPr>
            <w:cnfStyle w:val="001000000000" w:firstRow="0" w:lastRow="0" w:firstColumn="1" w:lastColumn="0" w:oddVBand="0" w:evenVBand="0" w:oddHBand="0" w:evenHBand="0" w:firstRowFirstColumn="0" w:firstRowLastColumn="0" w:lastRowFirstColumn="0" w:lastRowLastColumn="0"/>
            <w:tcW w:w="2287" w:type="dxa"/>
          </w:tcPr>
          <w:p w14:paraId="5EBD5A41" w14:textId="3D30E617" w:rsidR="18749DA7" w:rsidRDefault="18749DA7" w:rsidP="18749DA7">
            <w:pPr>
              <w:rPr>
                <w:rFonts w:eastAsia="MS Mincho" w:cs="Arial"/>
                <w:sz w:val="20"/>
                <w:szCs w:val="20"/>
              </w:rPr>
            </w:pPr>
            <w:r w:rsidRPr="18749DA7">
              <w:rPr>
                <w:rFonts w:eastAsia="MS Mincho" w:cs="Arial"/>
                <w:sz w:val="20"/>
                <w:szCs w:val="20"/>
              </w:rPr>
              <w:t>Entrenamiento</w:t>
            </w:r>
          </w:p>
        </w:tc>
        <w:tc>
          <w:tcPr>
            <w:tcW w:w="6067" w:type="dxa"/>
          </w:tcPr>
          <w:p w14:paraId="76CC712B" w14:textId="28123037" w:rsidR="18749DA7" w:rsidRPr="00A24DF1" w:rsidRDefault="18749DA7" w:rsidP="18749DA7">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Configuración de Agent Platform Managed Training y/o BigQuery ML para los modelos priorizados</w:t>
            </w:r>
          </w:p>
        </w:tc>
      </w:tr>
      <w:tr w:rsidR="18749DA7" w:rsidRPr="00266C86" w14:paraId="15F9984D" w14:textId="77777777" w:rsidTr="00796696">
        <w:trPr>
          <w:trHeight w:val="481"/>
          <w:jc w:val="right"/>
        </w:trPr>
        <w:tc>
          <w:tcPr>
            <w:cnfStyle w:val="001000000000" w:firstRow="0" w:lastRow="0" w:firstColumn="1" w:lastColumn="0" w:oddVBand="0" w:evenVBand="0" w:oddHBand="0" w:evenHBand="0" w:firstRowFirstColumn="0" w:firstRowLastColumn="0" w:lastRowFirstColumn="0" w:lastRowLastColumn="0"/>
            <w:tcW w:w="2287" w:type="dxa"/>
          </w:tcPr>
          <w:p w14:paraId="5E4ADA1D" w14:textId="0E67CC72" w:rsidR="18749DA7" w:rsidRDefault="18749DA7" w:rsidP="18749DA7">
            <w:pPr>
              <w:rPr>
                <w:rFonts w:eastAsia="MS Mincho" w:cs="Arial"/>
                <w:sz w:val="20"/>
                <w:szCs w:val="20"/>
              </w:rPr>
            </w:pPr>
            <w:r w:rsidRPr="18749DA7">
              <w:rPr>
                <w:rFonts w:eastAsia="MS Mincho" w:cs="Arial"/>
                <w:sz w:val="20"/>
                <w:szCs w:val="20"/>
              </w:rPr>
              <w:t>Model Registry</w:t>
            </w:r>
          </w:p>
        </w:tc>
        <w:tc>
          <w:tcPr>
            <w:tcW w:w="6067" w:type="dxa"/>
          </w:tcPr>
          <w:p w14:paraId="1A83CF85" w14:textId="471D0B1F" w:rsidR="18749DA7" w:rsidRPr="00A24DF1" w:rsidRDefault="18749DA7" w:rsidP="18749DA7">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Registro y versionado de modelos en Agent Platform Model Registry con Vertex ML Metadata: métricas, linaje, datos/corte y pipeline</w:t>
            </w:r>
          </w:p>
        </w:tc>
      </w:tr>
      <w:tr w:rsidR="18749DA7" w:rsidRPr="00822589" w14:paraId="23C45BAF" w14:textId="77777777" w:rsidTr="00796696">
        <w:trPr>
          <w:trHeight w:val="481"/>
          <w:jc w:val="right"/>
        </w:trPr>
        <w:tc>
          <w:tcPr>
            <w:cnfStyle w:val="001000000000" w:firstRow="0" w:lastRow="0" w:firstColumn="1" w:lastColumn="0" w:oddVBand="0" w:evenVBand="0" w:oddHBand="0" w:evenHBand="0" w:firstRowFirstColumn="0" w:firstRowLastColumn="0" w:lastRowFirstColumn="0" w:lastRowLastColumn="0"/>
            <w:tcW w:w="2287" w:type="dxa"/>
          </w:tcPr>
          <w:p w14:paraId="4854E3BC" w14:textId="2E70A386" w:rsidR="18749DA7" w:rsidRDefault="18749DA7" w:rsidP="18749DA7">
            <w:pPr>
              <w:rPr>
                <w:rFonts w:eastAsia="MS Mincho" w:cs="Arial"/>
                <w:sz w:val="20"/>
                <w:szCs w:val="20"/>
              </w:rPr>
            </w:pPr>
            <w:r w:rsidRPr="18749DA7">
              <w:rPr>
                <w:rFonts w:eastAsia="MS Mincho" w:cs="Arial"/>
                <w:sz w:val="20"/>
                <w:szCs w:val="20"/>
              </w:rPr>
              <w:t>Catálogo de modelos</w:t>
            </w:r>
          </w:p>
        </w:tc>
        <w:tc>
          <w:tcPr>
            <w:tcW w:w="6067" w:type="dxa"/>
          </w:tcPr>
          <w:p w14:paraId="7B0E5DF3" w14:textId="6DC444A7" w:rsidR="18749DA7" w:rsidRPr="001D362B" w:rsidRDefault="18749DA7" w:rsidP="18749DA7">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Change w:id="339" w:author="Juan Pablo Restrepo Urrea" w:date="2026-09-09T10:40:00Z" w16du:dateUtc="2026-09-09T15:40:00Z">
                  <w:rPr>
                    <w:rFonts w:eastAsia="MS Mincho" w:cs="Arial"/>
                    <w:sz w:val="20"/>
                    <w:szCs w:val="20"/>
                  </w:rPr>
                </w:rPrChange>
              </w:rPr>
            </w:pPr>
            <w:r w:rsidRPr="05CB61A8">
              <w:rPr>
                <w:rFonts w:eastAsia="MS Mincho" w:cs="Arial"/>
                <w:sz w:val="20"/>
                <w:szCs w:val="20"/>
                <w:lang w:val="es-CO"/>
              </w:rPr>
              <w:t>Documento de gobierno: modelos incluidos en R1, prop</w:t>
            </w:r>
            <w:r w:rsidRPr="05CB61A8">
              <w:rPr>
                <w:rFonts w:eastAsia="MS Mincho" w:cs="Arial" w:hint="eastAsia"/>
                <w:sz w:val="20"/>
                <w:szCs w:val="20"/>
                <w:lang w:val="es-CO"/>
              </w:rPr>
              <w:t>ó</w:t>
            </w:r>
            <w:r w:rsidRPr="05CB61A8">
              <w:rPr>
                <w:rFonts w:eastAsia="MS Mincho" w:cs="Arial"/>
                <w:sz w:val="20"/>
                <w:szCs w:val="20"/>
                <w:lang w:val="es-CO"/>
              </w:rPr>
              <w:t>sito cl</w:t>
            </w:r>
            <w:r w:rsidRPr="05CB61A8">
              <w:rPr>
                <w:rFonts w:eastAsia="MS Mincho" w:cs="Arial" w:hint="eastAsia"/>
                <w:sz w:val="20"/>
                <w:szCs w:val="20"/>
                <w:lang w:val="es-CO"/>
              </w:rPr>
              <w:t>í</w:t>
            </w:r>
            <w:r w:rsidRPr="05CB61A8">
              <w:rPr>
                <w:rFonts w:eastAsia="MS Mincho" w:cs="Arial"/>
                <w:sz w:val="20"/>
                <w:szCs w:val="20"/>
                <w:lang w:val="es-CO"/>
              </w:rPr>
              <w:t>nico, responsable, datos, gates requeridos y m</w:t>
            </w:r>
            <w:r w:rsidRPr="05CB61A8">
              <w:rPr>
                <w:rFonts w:eastAsia="MS Mincho" w:cs="Arial" w:hint="eastAsia"/>
                <w:sz w:val="20"/>
                <w:szCs w:val="20"/>
                <w:lang w:val="es-CO"/>
              </w:rPr>
              <w:t>é</w:t>
            </w:r>
            <w:r w:rsidRPr="05CB61A8">
              <w:rPr>
                <w:rFonts w:eastAsia="MS Mincho" w:cs="Arial"/>
                <w:sz w:val="20"/>
                <w:szCs w:val="20"/>
                <w:lang w:val="es-CO"/>
              </w:rPr>
              <w:t>tricas de monitoreo</w:t>
            </w:r>
          </w:p>
        </w:tc>
      </w:tr>
      <w:tr w:rsidR="18749DA7" w:rsidRPr="00266C86" w14:paraId="1FE5CD30" w14:textId="77777777" w:rsidTr="00796696">
        <w:trPr>
          <w:trHeight w:val="481"/>
          <w:jc w:val="right"/>
        </w:trPr>
        <w:tc>
          <w:tcPr>
            <w:cnfStyle w:val="001000000000" w:firstRow="0" w:lastRow="0" w:firstColumn="1" w:lastColumn="0" w:oddVBand="0" w:evenVBand="0" w:oddHBand="0" w:evenHBand="0" w:firstRowFirstColumn="0" w:firstRowLastColumn="0" w:lastRowFirstColumn="0" w:lastRowLastColumn="0"/>
            <w:tcW w:w="2287" w:type="dxa"/>
          </w:tcPr>
          <w:p w14:paraId="01A64A1D" w14:textId="0C88FF48" w:rsidR="18749DA7" w:rsidRDefault="18749DA7" w:rsidP="18749DA7">
            <w:pPr>
              <w:rPr>
                <w:rFonts w:eastAsia="MS Mincho" w:cs="Arial"/>
                <w:sz w:val="20"/>
                <w:szCs w:val="20"/>
              </w:rPr>
            </w:pPr>
            <w:r w:rsidRPr="18749DA7">
              <w:rPr>
                <w:rFonts w:eastAsia="MS Mincho" w:cs="Arial"/>
                <w:sz w:val="20"/>
                <w:szCs w:val="20"/>
              </w:rPr>
              <w:t>Gobierno y promoción</w:t>
            </w:r>
          </w:p>
        </w:tc>
        <w:tc>
          <w:tcPr>
            <w:tcW w:w="6067" w:type="dxa"/>
          </w:tcPr>
          <w:p w14:paraId="2A15B474" w14:textId="28DBB880" w:rsidR="18749DA7" w:rsidRPr="00A24DF1" w:rsidRDefault="18749DA7" w:rsidP="18749DA7">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Workflow de aprobación con gates técnico, de privacidad y clínico antes de promover un modelo a producción</w:t>
            </w:r>
          </w:p>
        </w:tc>
      </w:tr>
      <w:tr w:rsidR="18749DA7" w:rsidRPr="00822589" w14:paraId="64D48255" w14:textId="77777777" w:rsidTr="00796696">
        <w:trPr>
          <w:trHeight w:val="481"/>
          <w:jc w:val="right"/>
        </w:trPr>
        <w:tc>
          <w:tcPr>
            <w:cnfStyle w:val="001000000000" w:firstRow="0" w:lastRow="0" w:firstColumn="1" w:lastColumn="0" w:oddVBand="0" w:evenVBand="0" w:oddHBand="0" w:evenHBand="0" w:firstRowFirstColumn="0" w:firstRowLastColumn="0" w:lastRowFirstColumn="0" w:lastRowLastColumn="0"/>
            <w:tcW w:w="2287" w:type="dxa"/>
          </w:tcPr>
          <w:p w14:paraId="799FC17B" w14:textId="120DA71D" w:rsidR="18749DA7" w:rsidRDefault="18749DA7" w:rsidP="18749DA7">
            <w:pPr>
              <w:rPr>
                <w:rFonts w:eastAsia="MS Mincho" w:cs="Arial"/>
                <w:sz w:val="20"/>
                <w:szCs w:val="20"/>
              </w:rPr>
            </w:pPr>
            <w:r w:rsidRPr="18749DA7">
              <w:rPr>
                <w:rFonts w:eastAsia="MS Mincho" w:cs="Arial"/>
                <w:sz w:val="20"/>
                <w:szCs w:val="20"/>
              </w:rPr>
              <w:t>Serving</w:t>
            </w:r>
          </w:p>
        </w:tc>
        <w:tc>
          <w:tcPr>
            <w:tcW w:w="6067" w:type="dxa"/>
          </w:tcPr>
          <w:p w14:paraId="7020CEB7" w14:textId="29D82E40" w:rsidR="18749DA7" w:rsidRPr="001D362B" w:rsidRDefault="18749DA7" w:rsidP="18749DA7">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Change w:id="340" w:author="Juan Pablo Restrepo Urrea" w:date="2026-09-09T10:40:00Z" w16du:dateUtc="2026-09-09T15:40:00Z">
                  <w:rPr>
                    <w:rFonts w:eastAsia="MS Mincho" w:cs="Arial"/>
                    <w:sz w:val="20"/>
                    <w:szCs w:val="20"/>
                  </w:rPr>
                </w:rPrChange>
              </w:rPr>
            </w:pPr>
            <w:r w:rsidRPr="05CB61A8">
              <w:rPr>
                <w:rFonts w:eastAsia="MS Mincho" w:cs="Arial"/>
                <w:sz w:val="20"/>
                <w:szCs w:val="20"/>
                <w:lang w:val="es-CO"/>
              </w:rPr>
              <w:t>Configuraci</w:t>
            </w:r>
            <w:r w:rsidRPr="05CB61A8">
              <w:rPr>
                <w:rFonts w:eastAsia="MS Mincho" w:cs="Arial" w:hint="eastAsia"/>
                <w:sz w:val="20"/>
                <w:szCs w:val="20"/>
                <w:lang w:val="es-CO"/>
              </w:rPr>
              <w:t>ó</w:t>
            </w:r>
            <w:r w:rsidRPr="05CB61A8">
              <w:rPr>
                <w:rFonts w:eastAsia="MS Mincho" w:cs="Arial"/>
                <w:sz w:val="20"/>
                <w:szCs w:val="20"/>
                <w:lang w:val="es-CO"/>
              </w:rPr>
              <w:t>n de endpoints de serving (Agent Platform Endpoints o GKE) para los modelos activos en R1</w:t>
            </w:r>
          </w:p>
        </w:tc>
      </w:tr>
      <w:tr w:rsidR="18749DA7" w:rsidRPr="00266C86" w14:paraId="5C8DCFE7" w14:textId="77777777" w:rsidTr="00796696">
        <w:trPr>
          <w:trHeight w:val="481"/>
          <w:jc w:val="right"/>
        </w:trPr>
        <w:tc>
          <w:tcPr>
            <w:cnfStyle w:val="001000000000" w:firstRow="0" w:lastRow="0" w:firstColumn="1" w:lastColumn="0" w:oddVBand="0" w:evenVBand="0" w:oddHBand="0" w:evenHBand="0" w:firstRowFirstColumn="0" w:firstRowLastColumn="0" w:lastRowFirstColumn="0" w:lastRowLastColumn="0"/>
            <w:tcW w:w="2287" w:type="dxa"/>
          </w:tcPr>
          <w:p w14:paraId="5A6C9730" w14:textId="62E5076D" w:rsidR="18749DA7" w:rsidRDefault="18749DA7" w:rsidP="18749DA7">
            <w:pPr>
              <w:rPr>
                <w:rFonts w:eastAsia="MS Mincho" w:cs="Arial"/>
                <w:sz w:val="20"/>
                <w:szCs w:val="20"/>
              </w:rPr>
            </w:pPr>
            <w:r w:rsidRPr="18749DA7">
              <w:rPr>
                <w:rFonts w:eastAsia="MS Mincho" w:cs="Arial"/>
                <w:sz w:val="20"/>
                <w:szCs w:val="20"/>
              </w:rPr>
              <w:t>Monitoreo de modelos</w:t>
            </w:r>
          </w:p>
        </w:tc>
        <w:tc>
          <w:tcPr>
            <w:tcW w:w="6067" w:type="dxa"/>
          </w:tcPr>
          <w:p w14:paraId="24D758DF" w14:textId="3199E864" w:rsidR="18749DA7" w:rsidRPr="00A24DF1" w:rsidRDefault="18749DA7" w:rsidP="18749DA7">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Configuración de Model Monitoring: drift, skew, desempeño y alertas de degradación; dashboards MLOps por modelo y versión</w:t>
            </w:r>
          </w:p>
        </w:tc>
      </w:tr>
      <w:tr w:rsidR="18749DA7" w:rsidRPr="00266C86" w14:paraId="0A23A6C7" w14:textId="77777777" w:rsidTr="00796696">
        <w:trPr>
          <w:trHeight w:val="481"/>
          <w:jc w:val="right"/>
        </w:trPr>
        <w:tc>
          <w:tcPr>
            <w:cnfStyle w:val="001000000000" w:firstRow="0" w:lastRow="0" w:firstColumn="1" w:lastColumn="0" w:oddVBand="0" w:evenVBand="0" w:oddHBand="0" w:evenHBand="0" w:firstRowFirstColumn="0" w:firstRowLastColumn="0" w:lastRowFirstColumn="0" w:lastRowLastColumn="0"/>
            <w:tcW w:w="2287" w:type="dxa"/>
          </w:tcPr>
          <w:p w14:paraId="3D8BC7D7" w14:textId="273ABFB7" w:rsidR="18749DA7" w:rsidRDefault="18749DA7" w:rsidP="18749DA7">
            <w:pPr>
              <w:rPr>
                <w:rFonts w:eastAsia="MS Mincho" w:cs="Arial"/>
                <w:sz w:val="20"/>
                <w:szCs w:val="20"/>
              </w:rPr>
            </w:pPr>
            <w:r w:rsidRPr="18749DA7">
              <w:rPr>
                <w:rFonts w:eastAsia="MS Mincho" w:cs="Arial"/>
                <w:sz w:val="20"/>
                <w:szCs w:val="20"/>
              </w:rPr>
              <w:t>Rollback</w:t>
            </w:r>
          </w:p>
        </w:tc>
        <w:tc>
          <w:tcPr>
            <w:tcW w:w="6067" w:type="dxa"/>
          </w:tcPr>
          <w:p w14:paraId="38115B20" w14:textId="4B78E37F" w:rsidR="18749DA7" w:rsidRPr="00A24DF1" w:rsidRDefault="18749DA7" w:rsidP="18749DA7">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Procedimiento probado de rollback a versión anterior para cada modelo en producción</w:t>
            </w:r>
          </w:p>
        </w:tc>
      </w:tr>
    </w:tbl>
    <w:p w14:paraId="52B07E2B" w14:textId="387C0156" w:rsidR="24D8EE5C" w:rsidRDefault="24D8EE5C" w:rsidP="00AB2F00">
      <w:pPr>
        <w:ind w:left="720"/>
        <w:rPr>
          <w:sz w:val="20"/>
          <w:szCs w:val="20"/>
          <w:lang w:val="es-CO"/>
        </w:rPr>
      </w:pPr>
    </w:p>
    <w:p w14:paraId="09D082BC" w14:textId="667E423D" w:rsidR="7325B946" w:rsidRDefault="7325B946" w:rsidP="00AB2F00">
      <w:pPr>
        <w:ind w:left="720"/>
        <w:rPr>
          <w:b/>
          <w:sz w:val="20"/>
          <w:szCs w:val="20"/>
          <w:lang w:val="es-CO"/>
        </w:rPr>
      </w:pPr>
      <w:r w:rsidRPr="00A591A0">
        <w:rPr>
          <w:b/>
          <w:sz w:val="20"/>
          <w:szCs w:val="20"/>
          <w:lang w:val="es-CO"/>
        </w:rPr>
        <w:t>Agentes Inteligentes</w:t>
      </w:r>
    </w:p>
    <w:tbl>
      <w:tblPr>
        <w:tblStyle w:val="Sombreadoclaro"/>
        <w:tblW w:w="0" w:type="auto"/>
        <w:jc w:val="right"/>
        <w:tblLook w:val="06A0" w:firstRow="1" w:lastRow="0" w:firstColumn="1" w:lastColumn="0" w:noHBand="1" w:noVBand="1"/>
      </w:tblPr>
      <w:tblGrid>
        <w:gridCol w:w="2263"/>
        <w:gridCol w:w="6002"/>
      </w:tblGrid>
      <w:tr w:rsidR="12654182" w14:paraId="257FCB3B" w14:textId="77777777" w:rsidTr="00D54209">
        <w:trPr>
          <w:cnfStyle w:val="100000000000" w:firstRow="1" w:lastRow="0" w:firstColumn="0" w:lastColumn="0" w:oddVBand="0" w:evenVBand="0" w:oddHBand="0" w:evenHBand="0" w:firstRowFirstColumn="0" w:firstRowLastColumn="0" w:lastRowFirstColumn="0" w:lastRowLastColumn="0"/>
          <w:trHeight w:val="255"/>
          <w:jc w:val="right"/>
        </w:trPr>
        <w:tc>
          <w:tcPr>
            <w:cnfStyle w:val="001000000000" w:firstRow="0" w:lastRow="0" w:firstColumn="1" w:lastColumn="0" w:oddVBand="0" w:evenVBand="0" w:oddHBand="0" w:evenHBand="0" w:firstRowFirstColumn="0" w:firstRowLastColumn="0" w:lastRowFirstColumn="0" w:lastRowLastColumn="0"/>
            <w:tcW w:w="2263" w:type="dxa"/>
          </w:tcPr>
          <w:p w14:paraId="17155C71" w14:textId="6EFAB723" w:rsidR="12654182" w:rsidRDefault="12654182" w:rsidP="12654182">
            <w:pPr>
              <w:rPr>
                <w:rFonts w:eastAsia="MS Mincho" w:cs="Arial"/>
                <w:sz w:val="20"/>
                <w:szCs w:val="20"/>
              </w:rPr>
            </w:pPr>
            <w:r w:rsidRPr="3ECD6F96">
              <w:rPr>
                <w:rFonts w:eastAsia="MS Mincho" w:cs="Arial"/>
                <w:sz w:val="20"/>
                <w:szCs w:val="20"/>
              </w:rPr>
              <w:t>Subcategoría</w:t>
            </w:r>
          </w:p>
        </w:tc>
        <w:tc>
          <w:tcPr>
            <w:tcW w:w="6002" w:type="dxa"/>
          </w:tcPr>
          <w:p w14:paraId="189175D8" w14:textId="6EF10A14" w:rsidR="12654182" w:rsidRDefault="12654182" w:rsidP="12654182">
            <w:pPr>
              <w:cnfStyle w:val="100000000000" w:firstRow="1" w:lastRow="0" w:firstColumn="0" w:lastColumn="0" w:oddVBand="0" w:evenVBand="0" w:oddHBand="0" w:evenHBand="0" w:firstRowFirstColumn="0" w:firstRowLastColumn="0" w:lastRowFirstColumn="0" w:lastRowLastColumn="0"/>
              <w:rPr>
                <w:rFonts w:eastAsia="MS Mincho" w:cs="Arial"/>
                <w:b w:val="0"/>
                <w:sz w:val="20"/>
                <w:szCs w:val="20"/>
              </w:rPr>
            </w:pPr>
            <w:r w:rsidRPr="3ECD6F96">
              <w:rPr>
                <w:rFonts w:eastAsia="MS Mincho" w:cs="Arial"/>
                <w:sz w:val="20"/>
                <w:szCs w:val="20"/>
              </w:rPr>
              <w:t>Entregable</w:t>
            </w:r>
          </w:p>
        </w:tc>
      </w:tr>
      <w:tr w:rsidR="12654182" w:rsidRPr="00266C86" w14:paraId="5F563EE6" w14:textId="77777777" w:rsidTr="00D54209">
        <w:trPr>
          <w:trHeight w:val="481"/>
          <w:jc w:val="right"/>
        </w:trPr>
        <w:tc>
          <w:tcPr>
            <w:cnfStyle w:val="001000000000" w:firstRow="0" w:lastRow="0" w:firstColumn="1" w:lastColumn="0" w:oddVBand="0" w:evenVBand="0" w:oddHBand="0" w:evenHBand="0" w:firstRowFirstColumn="0" w:firstRowLastColumn="0" w:lastRowFirstColumn="0" w:lastRowLastColumn="0"/>
            <w:tcW w:w="2263" w:type="dxa"/>
          </w:tcPr>
          <w:p w14:paraId="6D5041C4" w14:textId="1A64F475" w:rsidR="12654182" w:rsidRDefault="12654182" w:rsidP="12654182">
            <w:pPr>
              <w:rPr>
                <w:rFonts w:eastAsia="MS Mincho" w:cs="Arial"/>
                <w:sz w:val="20"/>
                <w:szCs w:val="20"/>
              </w:rPr>
            </w:pPr>
            <w:r w:rsidRPr="12654182">
              <w:rPr>
                <w:rFonts w:eastAsia="MS Mincho" w:cs="Arial"/>
                <w:sz w:val="20"/>
                <w:szCs w:val="20"/>
              </w:rPr>
              <w:t>Backend PHM</w:t>
            </w:r>
          </w:p>
        </w:tc>
        <w:tc>
          <w:tcPr>
            <w:tcW w:w="6002" w:type="dxa"/>
          </w:tcPr>
          <w:p w14:paraId="4F3733A7" w14:textId="291387A4" w:rsidR="12654182" w:rsidRPr="00A24DF1" w:rsidRDefault="12654182" w:rsidP="12654182">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Agente PHM v1 integrado con fuentes, capa semántica, modelos y tools autorizadas</w:t>
            </w:r>
          </w:p>
        </w:tc>
      </w:tr>
      <w:tr w:rsidR="12654182" w:rsidRPr="00266C86" w14:paraId="5EA531BA" w14:textId="77777777" w:rsidTr="00D54209">
        <w:trPr>
          <w:trHeight w:val="481"/>
          <w:jc w:val="right"/>
        </w:trPr>
        <w:tc>
          <w:tcPr>
            <w:cnfStyle w:val="001000000000" w:firstRow="0" w:lastRow="0" w:firstColumn="1" w:lastColumn="0" w:oddVBand="0" w:evenVBand="0" w:oddHBand="0" w:evenHBand="0" w:firstRowFirstColumn="0" w:firstRowLastColumn="0" w:lastRowFirstColumn="0" w:lastRowLastColumn="0"/>
            <w:tcW w:w="2263" w:type="dxa"/>
          </w:tcPr>
          <w:p w14:paraId="1E2843A7" w14:textId="308B2805" w:rsidR="12654182" w:rsidRDefault="12654182" w:rsidP="12654182">
            <w:pPr>
              <w:rPr>
                <w:rFonts w:eastAsia="MS Mincho" w:cs="Arial"/>
                <w:sz w:val="20"/>
                <w:szCs w:val="20"/>
              </w:rPr>
            </w:pPr>
            <w:r w:rsidRPr="12654182">
              <w:rPr>
                <w:rFonts w:eastAsia="MS Mincho" w:cs="Arial"/>
                <w:sz w:val="20"/>
                <w:szCs w:val="20"/>
              </w:rPr>
              <w:lastRenderedPageBreak/>
              <w:t>Backend RWE</w:t>
            </w:r>
          </w:p>
        </w:tc>
        <w:tc>
          <w:tcPr>
            <w:tcW w:w="6002" w:type="dxa"/>
          </w:tcPr>
          <w:p w14:paraId="35AC138A" w14:textId="535AA037" w:rsidR="12654182" w:rsidRPr="00A24DF1" w:rsidRDefault="12654182" w:rsidP="12654182">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Agente RWE v1 integrado con OMOP, cohortes, capa semántica y workspace</w:t>
            </w:r>
          </w:p>
        </w:tc>
      </w:tr>
      <w:tr w:rsidR="12654182" w:rsidRPr="00266C86" w14:paraId="0AFB53B6" w14:textId="77777777" w:rsidTr="00D54209">
        <w:trPr>
          <w:trHeight w:val="481"/>
          <w:jc w:val="right"/>
        </w:trPr>
        <w:tc>
          <w:tcPr>
            <w:cnfStyle w:val="001000000000" w:firstRow="0" w:lastRow="0" w:firstColumn="1" w:lastColumn="0" w:oddVBand="0" w:evenVBand="0" w:oddHBand="0" w:evenHBand="0" w:firstRowFirstColumn="0" w:firstRowLastColumn="0" w:lastRowFirstColumn="0" w:lastRowLastColumn="0"/>
            <w:tcW w:w="2263" w:type="dxa"/>
          </w:tcPr>
          <w:p w14:paraId="3236A711" w14:textId="5A2958F3" w:rsidR="12654182" w:rsidRDefault="12654182" w:rsidP="12654182">
            <w:pPr>
              <w:rPr>
                <w:rFonts w:eastAsia="MS Mincho" w:cs="Arial"/>
                <w:sz w:val="20"/>
                <w:szCs w:val="20"/>
              </w:rPr>
            </w:pPr>
            <w:r w:rsidRPr="12654182">
              <w:rPr>
                <w:rFonts w:eastAsia="MS Mincho" w:cs="Arial"/>
                <w:sz w:val="20"/>
                <w:szCs w:val="20"/>
              </w:rPr>
              <w:t>Guardrails</w:t>
            </w:r>
          </w:p>
        </w:tc>
        <w:tc>
          <w:tcPr>
            <w:tcW w:w="6002" w:type="dxa"/>
          </w:tcPr>
          <w:p w14:paraId="6FCF0B65" w14:textId="7F930C94" w:rsidR="12654182" w:rsidRPr="00A24DF1" w:rsidRDefault="12654182" w:rsidP="12654182">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Configuración de Model Armor, structured output con JSON Schema y Sensitive Data Protection para entrada/salida de agentes</w:t>
            </w:r>
          </w:p>
        </w:tc>
      </w:tr>
      <w:tr w:rsidR="12654182" w:rsidRPr="00266C86" w14:paraId="48F407FC" w14:textId="77777777" w:rsidTr="00D54209">
        <w:trPr>
          <w:trHeight w:val="707"/>
          <w:jc w:val="right"/>
        </w:trPr>
        <w:tc>
          <w:tcPr>
            <w:cnfStyle w:val="001000000000" w:firstRow="0" w:lastRow="0" w:firstColumn="1" w:lastColumn="0" w:oddVBand="0" w:evenVBand="0" w:oddHBand="0" w:evenHBand="0" w:firstRowFirstColumn="0" w:firstRowLastColumn="0" w:lastRowFirstColumn="0" w:lastRowLastColumn="0"/>
            <w:tcW w:w="2263" w:type="dxa"/>
          </w:tcPr>
          <w:p w14:paraId="24575C9D" w14:textId="02D745B2" w:rsidR="12654182" w:rsidRDefault="12654182" w:rsidP="12654182">
            <w:pPr>
              <w:rPr>
                <w:rFonts w:eastAsia="MS Mincho" w:cs="Arial"/>
                <w:sz w:val="20"/>
                <w:szCs w:val="20"/>
              </w:rPr>
            </w:pPr>
            <w:r w:rsidRPr="12654182">
              <w:rPr>
                <w:rFonts w:eastAsia="MS Mincho" w:cs="Arial"/>
                <w:sz w:val="20"/>
                <w:szCs w:val="20"/>
              </w:rPr>
              <w:t>Controles de comportamiento</w:t>
            </w:r>
          </w:p>
        </w:tc>
        <w:tc>
          <w:tcPr>
            <w:tcW w:w="6002" w:type="dxa"/>
          </w:tcPr>
          <w:p w14:paraId="2EA7EBDA" w14:textId="469F679F" w:rsidR="12654182" w:rsidRPr="00A24DF1" w:rsidRDefault="12654182" w:rsidP="12654182">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Allowlist de herramientas por rol y etapa; confirmación humana antes de ejecutar o exportar; prohibición de filas de pacientes en contexto del modelo</w:t>
            </w:r>
          </w:p>
        </w:tc>
      </w:tr>
      <w:tr w:rsidR="12654182" w:rsidRPr="00822589" w14:paraId="5506201B" w14:textId="77777777" w:rsidTr="00D54209">
        <w:trPr>
          <w:trHeight w:val="481"/>
          <w:jc w:val="right"/>
        </w:trPr>
        <w:tc>
          <w:tcPr>
            <w:cnfStyle w:val="001000000000" w:firstRow="0" w:lastRow="0" w:firstColumn="1" w:lastColumn="0" w:oddVBand="0" w:evenVBand="0" w:oddHBand="0" w:evenHBand="0" w:firstRowFirstColumn="0" w:firstRowLastColumn="0" w:lastRowFirstColumn="0" w:lastRowLastColumn="0"/>
            <w:tcW w:w="2263" w:type="dxa"/>
          </w:tcPr>
          <w:p w14:paraId="083668E0" w14:textId="58874EC5" w:rsidR="12654182" w:rsidRDefault="12654182" w:rsidP="12654182">
            <w:pPr>
              <w:rPr>
                <w:rFonts w:eastAsia="MS Mincho" w:cs="Arial"/>
                <w:sz w:val="20"/>
                <w:szCs w:val="20"/>
              </w:rPr>
            </w:pPr>
            <w:r w:rsidRPr="12654182">
              <w:rPr>
                <w:rFonts w:eastAsia="MS Mincho" w:cs="Arial"/>
                <w:sz w:val="20"/>
                <w:szCs w:val="20"/>
              </w:rPr>
              <w:t>MCP / Tools</w:t>
            </w:r>
          </w:p>
        </w:tc>
        <w:tc>
          <w:tcPr>
            <w:tcW w:w="6002" w:type="dxa"/>
          </w:tcPr>
          <w:p w14:paraId="47E7C6CB" w14:textId="3440A427" w:rsidR="12654182" w:rsidRDefault="12654182" w:rsidP="12654182">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ES"/>
              </w:rPr>
            </w:pPr>
            <w:r w:rsidRPr="423D22F7">
              <w:rPr>
                <w:rFonts w:eastAsia="MS Mincho" w:cs="Arial"/>
                <w:sz w:val="20"/>
                <w:szCs w:val="20"/>
                <w:lang w:val="es-ES"/>
              </w:rPr>
              <w:t>Servidores MCP que exponen las capacidades habilitadas para agentes sobre los sistemas externos autorizados</w:t>
            </w:r>
            <w:r w:rsidR="3BCFF93E" w:rsidRPr="423D22F7">
              <w:rPr>
                <w:rFonts w:eastAsia="MS Mincho" w:cs="Arial"/>
                <w:sz w:val="20"/>
                <w:szCs w:val="20"/>
                <w:lang w:val="es-ES"/>
              </w:rPr>
              <w:t>.</w:t>
            </w:r>
          </w:p>
        </w:tc>
      </w:tr>
      <w:tr w:rsidR="12654182" w:rsidRPr="00266C86" w14:paraId="06454F18" w14:textId="77777777" w:rsidTr="00D54209">
        <w:trPr>
          <w:trHeight w:val="481"/>
          <w:jc w:val="right"/>
        </w:trPr>
        <w:tc>
          <w:tcPr>
            <w:cnfStyle w:val="001000000000" w:firstRow="0" w:lastRow="0" w:firstColumn="1" w:lastColumn="0" w:oddVBand="0" w:evenVBand="0" w:oddHBand="0" w:evenHBand="0" w:firstRowFirstColumn="0" w:firstRowLastColumn="0" w:lastRowFirstColumn="0" w:lastRowLastColumn="0"/>
            <w:tcW w:w="2263" w:type="dxa"/>
          </w:tcPr>
          <w:p w14:paraId="30AF4F09" w14:textId="7E7047EF" w:rsidR="12654182" w:rsidRDefault="12654182" w:rsidP="12654182">
            <w:pPr>
              <w:rPr>
                <w:rFonts w:eastAsia="MS Mincho" w:cs="Arial"/>
                <w:sz w:val="20"/>
                <w:szCs w:val="20"/>
              </w:rPr>
            </w:pPr>
            <w:r w:rsidRPr="12654182">
              <w:rPr>
                <w:rFonts w:eastAsia="MS Mincho" w:cs="Arial"/>
                <w:sz w:val="20"/>
                <w:szCs w:val="20"/>
              </w:rPr>
              <w:t>Evaluación</w:t>
            </w:r>
          </w:p>
        </w:tc>
        <w:tc>
          <w:tcPr>
            <w:tcW w:w="6002" w:type="dxa"/>
          </w:tcPr>
          <w:p w14:paraId="44B14C45" w14:textId="0B32FF11" w:rsidR="12654182" w:rsidRPr="00A24DF1" w:rsidRDefault="12654182" w:rsidP="12654182">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Evaluaciones de groundedness, tool calls y calidad de respuesta sobre escenarios priorizados PHM/RWE</w:t>
            </w:r>
          </w:p>
        </w:tc>
      </w:tr>
    </w:tbl>
    <w:p w14:paraId="0CD80E0C" w14:textId="1054BF5F" w:rsidR="24D8EE5C" w:rsidRDefault="24D8EE5C" w:rsidP="00AB2F00">
      <w:pPr>
        <w:ind w:left="720"/>
        <w:rPr>
          <w:sz w:val="20"/>
          <w:szCs w:val="20"/>
          <w:lang w:val="es-CO"/>
        </w:rPr>
      </w:pPr>
    </w:p>
    <w:p w14:paraId="3E04F6AB" w14:textId="6F81B39D" w:rsidR="7325B946" w:rsidRDefault="7325B946" w:rsidP="00AB2F00">
      <w:pPr>
        <w:ind w:left="720"/>
        <w:rPr>
          <w:b/>
          <w:sz w:val="20"/>
          <w:szCs w:val="20"/>
          <w:lang w:val="es-CO"/>
        </w:rPr>
      </w:pPr>
      <w:r w:rsidRPr="00A591A0">
        <w:rPr>
          <w:b/>
          <w:sz w:val="20"/>
          <w:szCs w:val="20"/>
          <w:lang w:val="es-CO"/>
        </w:rPr>
        <w:t>Experiencias de Usuario</w:t>
      </w:r>
    </w:p>
    <w:tbl>
      <w:tblPr>
        <w:tblStyle w:val="Sombreadoclaro"/>
        <w:tblW w:w="0" w:type="auto"/>
        <w:jc w:val="right"/>
        <w:tblLook w:val="06A0" w:firstRow="1" w:lastRow="0" w:firstColumn="1" w:lastColumn="0" w:noHBand="1" w:noVBand="1"/>
      </w:tblPr>
      <w:tblGrid>
        <w:gridCol w:w="2248"/>
        <w:gridCol w:w="5962"/>
      </w:tblGrid>
      <w:tr w:rsidR="3ECD6F96" w:rsidRPr="00822589" w14:paraId="6928DFDF" w14:textId="77777777" w:rsidTr="006950F8">
        <w:trPr>
          <w:cnfStyle w:val="100000000000" w:firstRow="1" w:lastRow="0" w:firstColumn="0" w:lastColumn="0" w:oddVBand="0" w:evenVBand="0" w:oddHBand="0" w:evenHBand="0" w:firstRowFirstColumn="0" w:firstRowLastColumn="0" w:lastRowFirstColumn="0" w:lastRowLastColumn="0"/>
          <w:trHeight w:val="517"/>
          <w:jc w:val="right"/>
        </w:trPr>
        <w:tc>
          <w:tcPr>
            <w:cnfStyle w:val="001000000000" w:firstRow="0" w:lastRow="0" w:firstColumn="1" w:lastColumn="0" w:oddVBand="0" w:evenVBand="0" w:oddHBand="0" w:evenHBand="0" w:firstRowFirstColumn="0" w:firstRowLastColumn="0" w:lastRowFirstColumn="0" w:lastRowLastColumn="0"/>
            <w:tcW w:w="2248" w:type="dxa"/>
          </w:tcPr>
          <w:p w14:paraId="62F32030" w14:textId="56F4D1DF" w:rsidR="3ECD6F96" w:rsidRDefault="3ECD6F96" w:rsidP="3ECD6F96">
            <w:pPr>
              <w:rPr>
                <w:rFonts w:eastAsia="MS Mincho" w:cs="Arial"/>
                <w:sz w:val="20"/>
                <w:szCs w:val="20"/>
              </w:rPr>
            </w:pPr>
            <w:r w:rsidRPr="3ECD6F96">
              <w:rPr>
                <w:rFonts w:eastAsia="MS Mincho" w:cs="Arial"/>
                <w:sz w:val="20"/>
                <w:szCs w:val="20"/>
              </w:rPr>
              <w:t>Design system</w:t>
            </w:r>
          </w:p>
        </w:tc>
        <w:tc>
          <w:tcPr>
            <w:tcW w:w="5962" w:type="dxa"/>
          </w:tcPr>
          <w:p w14:paraId="2909C98D" w14:textId="2533B2BF" w:rsidR="3ECD6F96" w:rsidRPr="001D362B" w:rsidRDefault="3ECD6F96" w:rsidP="3ECD6F96">
            <w:pPr>
              <w:cnfStyle w:val="100000000000" w:firstRow="1" w:lastRow="0" w:firstColumn="0" w:lastColumn="0" w:oddVBand="0" w:evenVBand="0" w:oddHBand="0" w:evenHBand="0" w:firstRowFirstColumn="0" w:firstRowLastColumn="0" w:lastRowFirstColumn="0" w:lastRowLastColumn="0"/>
              <w:rPr>
                <w:rFonts w:eastAsia="MS Mincho" w:cs="Arial"/>
                <w:sz w:val="20"/>
                <w:szCs w:val="20"/>
                <w:lang w:val="es-CO"/>
                <w:rPrChange w:id="341" w:author="Juan Pablo Restrepo Urrea" w:date="2026-09-09T10:40:00Z" w16du:dateUtc="2026-09-09T15:40:00Z">
                  <w:rPr>
                    <w:rFonts w:eastAsia="MS Mincho" w:cs="Arial"/>
                    <w:sz w:val="20"/>
                    <w:szCs w:val="20"/>
                  </w:rPr>
                </w:rPrChange>
              </w:rPr>
            </w:pPr>
            <w:r w:rsidRPr="05CB61A8">
              <w:rPr>
                <w:rFonts w:eastAsia="MS Mincho" w:cs="Arial"/>
                <w:sz w:val="20"/>
                <w:szCs w:val="20"/>
                <w:lang w:val="es-CO"/>
              </w:rPr>
              <w:t>Tokens de dise</w:t>
            </w:r>
            <w:r w:rsidRPr="05CB61A8">
              <w:rPr>
                <w:rFonts w:eastAsia="MS Mincho" w:cs="Arial" w:hint="eastAsia"/>
                <w:sz w:val="20"/>
                <w:szCs w:val="20"/>
                <w:lang w:val="es-CO"/>
              </w:rPr>
              <w:t>ñ</w:t>
            </w:r>
            <w:r w:rsidRPr="05CB61A8">
              <w:rPr>
                <w:rFonts w:eastAsia="MS Mincho" w:cs="Arial"/>
                <w:sz w:val="20"/>
                <w:szCs w:val="20"/>
                <w:lang w:val="es-CO"/>
              </w:rPr>
              <w:t>o, componentes de accesibilidad y contratos compartidos (UserContext, StudyContext)</w:t>
            </w:r>
          </w:p>
        </w:tc>
      </w:tr>
      <w:tr w:rsidR="3ECD6F96" w:rsidRPr="00266C86" w14:paraId="76F7BEAB" w14:textId="77777777" w:rsidTr="006950F8">
        <w:trPr>
          <w:trHeight w:val="517"/>
          <w:jc w:val="right"/>
        </w:trPr>
        <w:tc>
          <w:tcPr>
            <w:cnfStyle w:val="001000000000" w:firstRow="0" w:lastRow="0" w:firstColumn="1" w:lastColumn="0" w:oddVBand="0" w:evenVBand="0" w:oddHBand="0" w:evenHBand="0" w:firstRowFirstColumn="0" w:firstRowLastColumn="0" w:lastRowFirstColumn="0" w:lastRowLastColumn="0"/>
            <w:tcW w:w="2248" w:type="dxa"/>
          </w:tcPr>
          <w:p w14:paraId="079F5B4D" w14:textId="3A05AE2A" w:rsidR="3ECD6F96" w:rsidRDefault="3ECD6F96" w:rsidP="3ECD6F96">
            <w:pPr>
              <w:rPr>
                <w:rFonts w:eastAsia="MS Mincho" w:cs="Arial"/>
                <w:sz w:val="20"/>
                <w:szCs w:val="20"/>
              </w:rPr>
            </w:pPr>
            <w:r w:rsidRPr="3ECD6F96">
              <w:rPr>
                <w:rFonts w:eastAsia="MS Mincho" w:cs="Arial"/>
                <w:sz w:val="20"/>
                <w:szCs w:val="20"/>
              </w:rPr>
              <w:t>Shell</w:t>
            </w:r>
          </w:p>
        </w:tc>
        <w:tc>
          <w:tcPr>
            <w:tcW w:w="5962" w:type="dxa"/>
          </w:tcPr>
          <w:p w14:paraId="62A584FD" w14:textId="6952A969" w:rsidR="3ECD6F96" w:rsidRPr="00A24DF1" w:rsidRDefault="3ECD6F96" w:rsidP="3ECD6F96">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Application Shell — composición de experiencia, navegación, sesión y contexto activo</w:t>
            </w:r>
          </w:p>
        </w:tc>
      </w:tr>
      <w:tr w:rsidR="3ECD6F96" w:rsidRPr="00266C86" w14:paraId="7C49424E" w14:textId="77777777" w:rsidTr="006950F8">
        <w:trPr>
          <w:trHeight w:val="274"/>
          <w:jc w:val="right"/>
        </w:trPr>
        <w:tc>
          <w:tcPr>
            <w:cnfStyle w:val="001000000000" w:firstRow="0" w:lastRow="0" w:firstColumn="1" w:lastColumn="0" w:oddVBand="0" w:evenVBand="0" w:oddHBand="0" w:evenHBand="0" w:firstRowFirstColumn="0" w:firstRowLastColumn="0" w:lastRowFirstColumn="0" w:lastRowLastColumn="0"/>
            <w:tcW w:w="2248" w:type="dxa"/>
          </w:tcPr>
          <w:p w14:paraId="09B70B68" w14:textId="0C5E0C89" w:rsidR="3ECD6F96" w:rsidRDefault="3ECD6F96" w:rsidP="3ECD6F96">
            <w:pPr>
              <w:rPr>
                <w:rFonts w:eastAsia="MS Mincho" w:cs="Arial"/>
                <w:sz w:val="20"/>
                <w:szCs w:val="20"/>
              </w:rPr>
            </w:pPr>
            <w:r w:rsidRPr="3ECD6F96">
              <w:rPr>
                <w:rFonts w:eastAsia="MS Mincho" w:cs="Arial"/>
                <w:sz w:val="20"/>
                <w:szCs w:val="20"/>
              </w:rPr>
              <w:t>PHM</w:t>
            </w:r>
          </w:p>
        </w:tc>
        <w:tc>
          <w:tcPr>
            <w:tcW w:w="5962" w:type="dxa"/>
          </w:tcPr>
          <w:p w14:paraId="46CFC664" w14:textId="120D3619" w:rsidR="3ECD6F96" w:rsidRPr="00A24DF1" w:rsidRDefault="3ECD6F96" w:rsidP="3ECD6F96">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Microfrontend PHM — flujo de gestión del riesgo poblacional</w:t>
            </w:r>
          </w:p>
        </w:tc>
      </w:tr>
      <w:tr w:rsidR="3ECD6F96" w:rsidRPr="00266C86" w14:paraId="2B03B62A" w14:textId="77777777" w:rsidTr="006950F8">
        <w:trPr>
          <w:trHeight w:val="274"/>
          <w:jc w:val="right"/>
        </w:trPr>
        <w:tc>
          <w:tcPr>
            <w:cnfStyle w:val="001000000000" w:firstRow="0" w:lastRow="0" w:firstColumn="1" w:lastColumn="0" w:oddVBand="0" w:evenVBand="0" w:oddHBand="0" w:evenHBand="0" w:firstRowFirstColumn="0" w:firstRowLastColumn="0" w:lastRowFirstColumn="0" w:lastRowLastColumn="0"/>
            <w:tcW w:w="2248" w:type="dxa"/>
          </w:tcPr>
          <w:p w14:paraId="7EAF2A2A" w14:textId="7165D9DD" w:rsidR="3ECD6F96" w:rsidRDefault="3ECD6F96" w:rsidP="3ECD6F96">
            <w:pPr>
              <w:rPr>
                <w:rFonts w:eastAsia="MS Mincho" w:cs="Arial"/>
                <w:sz w:val="20"/>
                <w:szCs w:val="20"/>
              </w:rPr>
            </w:pPr>
            <w:r w:rsidRPr="3ECD6F96">
              <w:rPr>
                <w:rFonts w:eastAsia="MS Mincho" w:cs="Arial"/>
                <w:sz w:val="20"/>
                <w:szCs w:val="20"/>
              </w:rPr>
              <w:t>RWE</w:t>
            </w:r>
          </w:p>
        </w:tc>
        <w:tc>
          <w:tcPr>
            <w:tcW w:w="5962" w:type="dxa"/>
          </w:tcPr>
          <w:p w14:paraId="13D23BEC" w14:textId="57AD8269" w:rsidR="3ECD6F96" w:rsidRPr="00A24DF1" w:rsidRDefault="3ECD6F96" w:rsidP="3ECD6F96">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Microfrontend RWE — flujo de diseño y ejecución de estudios</w:t>
            </w:r>
          </w:p>
        </w:tc>
      </w:tr>
      <w:tr w:rsidR="3ECD6F96" w:rsidRPr="00266C86" w14:paraId="25BAC753" w14:textId="77777777" w:rsidTr="006950F8">
        <w:trPr>
          <w:trHeight w:val="517"/>
          <w:jc w:val="right"/>
        </w:trPr>
        <w:tc>
          <w:tcPr>
            <w:cnfStyle w:val="001000000000" w:firstRow="0" w:lastRow="0" w:firstColumn="1" w:lastColumn="0" w:oddVBand="0" w:evenVBand="0" w:oddHBand="0" w:evenHBand="0" w:firstRowFirstColumn="0" w:firstRowLastColumn="0" w:lastRowFirstColumn="0" w:lastRowLastColumn="0"/>
            <w:tcW w:w="2248" w:type="dxa"/>
          </w:tcPr>
          <w:p w14:paraId="4E13D0D2" w14:textId="23057DFD" w:rsidR="3ECD6F96" w:rsidRDefault="3ECD6F96" w:rsidP="3ECD6F96">
            <w:pPr>
              <w:rPr>
                <w:rFonts w:eastAsia="MS Mincho" w:cs="Arial"/>
                <w:sz w:val="20"/>
                <w:szCs w:val="20"/>
              </w:rPr>
            </w:pPr>
            <w:r w:rsidRPr="3ECD6F96">
              <w:rPr>
                <w:rFonts w:eastAsia="MS Mincho" w:cs="Arial"/>
                <w:sz w:val="20"/>
                <w:szCs w:val="20"/>
              </w:rPr>
              <w:t>Workspace</w:t>
            </w:r>
          </w:p>
        </w:tc>
        <w:tc>
          <w:tcPr>
            <w:tcW w:w="5962" w:type="dxa"/>
          </w:tcPr>
          <w:p w14:paraId="41A48499" w14:textId="036F5A04" w:rsidR="3ECD6F96" w:rsidRPr="00A24DF1" w:rsidRDefault="3ECD6F96" w:rsidP="3ECD6F96">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Microfrontend Workspace — aprovisionamiento, acceso y gestión del workspace</w:t>
            </w:r>
          </w:p>
        </w:tc>
      </w:tr>
      <w:tr w:rsidR="3ECD6F96" w:rsidRPr="00266C86" w14:paraId="679080AE" w14:textId="77777777" w:rsidTr="006950F8">
        <w:trPr>
          <w:trHeight w:val="517"/>
          <w:jc w:val="right"/>
        </w:trPr>
        <w:tc>
          <w:tcPr>
            <w:cnfStyle w:val="001000000000" w:firstRow="0" w:lastRow="0" w:firstColumn="1" w:lastColumn="0" w:oddVBand="0" w:evenVBand="0" w:oddHBand="0" w:evenHBand="0" w:firstRowFirstColumn="0" w:firstRowLastColumn="0" w:lastRowFirstColumn="0" w:lastRowLastColumn="0"/>
            <w:tcW w:w="2248" w:type="dxa"/>
          </w:tcPr>
          <w:p w14:paraId="33795C94" w14:textId="78302B0F" w:rsidR="3ECD6F96" w:rsidRDefault="3ECD6F96" w:rsidP="3ECD6F96">
            <w:pPr>
              <w:rPr>
                <w:rFonts w:eastAsia="MS Mincho" w:cs="Arial"/>
                <w:sz w:val="20"/>
                <w:szCs w:val="20"/>
              </w:rPr>
            </w:pPr>
            <w:r w:rsidRPr="3ECD6F96">
              <w:rPr>
                <w:rFonts w:eastAsia="MS Mincho" w:cs="Arial"/>
                <w:sz w:val="20"/>
                <w:szCs w:val="20"/>
              </w:rPr>
              <w:t>Resultados</w:t>
            </w:r>
          </w:p>
        </w:tc>
        <w:tc>
          <w:tcPr>
            <w:tcW w:w="5962" w:type="dxa"/>
          </w:tcPr>
          <w:p w14:paraId="712705A8" w14:textId="310C26C4" w:rsidR="3ECD6F96" w:rsidRPr="00A24DF1" w:rsidRDefault="3ECD6F96" w:rsidP="3ECD6F96">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Microfrontend Resultados — visualización y descarga de outputs aprobados</w:t>
            </w:r>
          </w:p>
        </w:tc>
      </w:tr>
      <w:tr w:rsidR="3ECD6F96" w:rsidRPr="00822589" w14:paraId="67277EB1" w14:textId="77777777" w:rsidTr="006950F8">
        <w:trPr>
          <w:trHeight w:val="517"/>
          <w:jc w:val="right"/>
        </w:trPr>
        <w:tc>
          <w:tcPr>
            <w:cnfStyle w:val="001000000000" w:firstRow="0" w:lastRow="0" w:firstColumn="1" w:lastColumn="0" w:oddVBand="0" w:evenVBand="0" w:oddHBand="0" w:evenHBand="0" w:firstRowFirstColumn="0" w:firstRowLastColumn="0" w:lastRowFirstColumn="0" w:lastRowLastColumn="0"/>
            <w:tcW w:w="2248" w:type="dxa"/>
          </w:tcPr>
          <w:p w14:paraId="6B684E1F" w14:textId="5E0721CB" w:rsidR="3ECD6F96" w:rsidRDefault="3ECD6F96" w:rsidP="3ECD6F96">
            <w:pPr>
              <w:rPr>
                <w:rFonts w:eastAsia="MS Mincho" w:cs="Arial"/>
                <w:sz w:val="20"/>
                <w:szCs w:val="20"/>
              </w:rPr>
            </w:pPr>
            <w:r w:rsidRPr="3ECD6F96">
              <w:rPr>
                <w:rFonts w:eastAsia="MS Mincho" w:cs="Arial"/>
                <w:sz w:val="20"/>
                <w:szCs w:val="20"/>
              </w:rPr>
              <w:t>Catálogo</w:t>
            </w:r>
          </w:p>
        </w:tc>
        <w:tc>
          <w:tcPr>
            <w:tcW w:w="5962" w:type="dxa"/>
          </w:tcPr>
          <w:p w14:paraId="7C70B7E9" w14:textId="16E37D23" w:rsidR="3ECD6F96" w:rsidRPr="001D362B" w:rsidRDefault="3ECD6F96" w:rsidP="3ECD6F96">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Change w:id="342" w:author="Juan Pablo Restrepo Urrea" w:date="2026-09-09T10:40:00Z" w16du:dateUtc="2026-09-09T15:40:00Z">
                  <w:rPr>
                    <w:rFonts w:eastAsia="MS Mincho" w:cs="Arial"/>
                    <w:sz w:val="20"/>
                    <w:szCs w:val="20"/>
                  </w:rPr>
                </w:rPrChange>
              </w:rPr>
            </w:pPr>
            <w:r w:rsidRPr="05CB61A8">
              <w:rPr>
                <w:rFonts w:eastAsia="MS Mincho" w:cs="Arial"/>
                <w:sz w:val="20"/>
                <w:szCs w:val="20"/>
                <w:lang w:val="es-CO"/>
              </w:rPr>
              <w:t>Microfrontend Cat</w:t>
            </w:r>
            <w:r w:rsidRPr="05CB61A8">
              <w:rPr>
                <w:rFonts w:eastAsia="MS Mincho" w:cs="Arial" w:hint="eastAsia"/>
                <w:sz w:val="20"/>
                <w:szCs w:val="20"/>
                <w:lang w:val="es-CO"/>
              </w:rPr>
              <w:t>á</w:t>
            </w:r>
            <w:r w:rsidRPr="05CB61A8">
              <w:rPr>
                <w:rFonts w:eastAsia="MS Mincho" w:cs="Arial"/>
                <w:sz w:val="20"/>
                <w:szCs w:val="20"/>
                <w:lang w:val="es-CO"/>
              </w:rPr>
              <w:t xml:space="preserve">logo </w:t>
            </w:r>
            <w:r w:rsidRPr="05CB61A8">
              <w:rPr>
                <w:rFonts w:eastAsia="MS Mincho" w:cs="Arial" w:hint="eastAsia"/>
                <w:sz w:val="20"/>
                <w:szCs w:val="20"/>
                <w:lang w:val="es-CO"/>
              </w:rPr>
              <w:t>—</w:t>
            </w:r>
            <w:r w:rsidRPr="05CB61A8">
              <w:rPr>
                <w:rFonts w:eastAsia="MS Mincho" w:cs="Arial"/>
                <w:sz w:val="20"/>
                <w:szCs w:val="20"/>
                <w:lang w:val="es-CO"/>
              </w:rPr>
              <w:t xml:space="preserve"> productos, datasets y entitlements disponibles</w:t>
            </w:r>
          </w:p>
        </w:tc>
      </w:tr>
      <w:tr w:rsidR="3ECD6F96" w:rsidRPr="00266C86" w14:paraId="76F8A0DC" w14:textId="77777777" w:rsidTr="006950F8">
        <w:trPr>
          <w:trHeight w:val="517"/>
          <w:jc w:val="right"/>
        </w:trPr>
        <w:tc>
          <w:tcPr>
            <w:cnfStyle w:val="001000000000" w:firstRow="0" w:lastRow="0" w:firstColumn="1" w:lastColumn="0" w:oddVBand="0" w:evenVBand="0" w:oddHBand="0" w:evenHBand="0" w:firstRowFirstColumn="0" w:firstRowLastColumn="0" w:lastRowFirstColumn="0" w:lastRowLastColumn="0"/>
            <w:tcW w:w="2248" w:type="dxa"/>
          </w:tcPr>
          <w:p w14:paraId="77025EBD" w14:textId="05B1ED06" w:rsidR="3ECD6F96" w:rsidRDefault="3ECD6F96" w:rsidP="3ECD6F96">
            <w:pPr>
              <w:rPr>
                <w:rFonts w:eastAsia="MS Mincho" w:cs="Arial"/>
                <w:sz w:val="20"/>
                <w:szCs w:val="20"/>
              </w:rPr>
            </w:pPr>
            <w:r w:rsidRPr="3ECD6F96">
              <w:rPr>
                <w:rFonts w:eastAsia="MS Mincho" w:cs="Arial"/>
                <w:sz w:val="20"/>
                <w:szCs w:val="20"/>
              </w:rPr>
              <w:t>Admin</w:t>
            </w:r>
          </w:p>
        </w:tc>
        <w:tc>
          <w:tcPr>
            <w:tcW w:w="5962" w:type="dxa"/>
          </w:tcPr>
          <w:p w14:paraId="0F956A9E" w14:textId="72E239DC" w:rsidR="3ECD6F96" w:rsidRPr="00A24DF1" w:rsidRDefault="3ECD6F96" w:rsidP="3ECD6F96">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Microfrontend Admin — gestión de partners, usuarios, roles y auditoría</w:t>
            </w:r>
          </w:p>
        </w:tc>
      </w:tr>
      <w:tr w:rsidR="3ECD6F96" w:rsidRPr="00266C86" w14:paraId="6786A9E9" w14:textId="77777777" w:rsidTr="006950F8">
        <w:trPr>
          <w:trHeight w:val="517"/>
          <w:jc w:val="right"/>
        </w:trPr>
        <w:tc>
          <w:tcPr>
            <w:cnfStyle w:val="001000000000" w:firstRow="0" w:lastRow="0" w:firstColumn="1" w:lastColumn="0" w:oddVBand="0" w:evenVBand="0" w:oddHBand="0" w:evenHBand="0" w:firstRowFirstColumn="0" w:firstRowLastColumn="0" w:lastRowFirstColumn="0" w:lastRowLastColumn="0"/>
            <w:tcW w:w="2248" w:type="dxa"/>
          </w:tcPr>
          <w:p w14:paraId="318450DD" w14:textId="5C7B6CD3" w:rsidR="3ECD6F96" w:rsidRDefault="3ECD6F96" w:rsidP="3ECD6F96">
            <w:pPr>
              <w:rPr>
                <w:rFonts w:eastAsia="MS Mincho" w:cs="Arial"/>
                <w:sz w:val="20"/>
                <w:szCs w:val="20"/>
              </w:rPr>
            </w:pPr>
            <w:r w:rsidRPr="3ECD6F96">
              <w:rPr>
                <w:rFonts w:eastAsia="MS Mincho" w:cs="Arial"/>
                <w:sz w:val="20"/>
                <w:szCs w:val="20"/>
              </w:rPr>
              <w:t>Chat</w:t>
            </w:r>
          </w:p>
        </w:tc>
        <w:tc>
          <w:tcPr>
            <w:tcW w:w="5962" w:type="dxa"/>
          </w:tcPr>
          <w:p w14:paraId="1547B7DA" w14:textId="2646EB5A" w:rsidR="3ECD6F96" w:rsidRPr="00A24DF1" w:rsidRDefault="3ECD6F96" w:rsidP="3ECD6F96">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Interfaz conversacional (mfe-agente) — chat PHM/RWE con confirmación de herramientas y visualización de evidencia</w:t>
            </w:r>
          </w:p>
        </w:tc>
      </w:tr>
      <w:tr w:rsidR="3ECD6F96" w:rsidRPr="00266C86" w14:paraId="026CDCDD" w14:textId="77777777" w:rsidTr="006950F8">
        <w:trPr>
          <w:trHeight w:val="274"/>
          <w:jc w:val="right"/>
        </w:trPr>
        <w:tc>
          <w:tcPr>
            <w:cnfStyle w:val="001000000000" w:firstRow="0" w:lastRow="0" w:firstColumn="1" w:lastColumn="0" w:oddVBand="0" w:evenVBand="0" w:oddHBand="0" w:evenHBand="0" w:firstRowFirstColumn="0" w:firstRowLastColumn="0" w:lastRowFirstColumn="0" w:lastRowLastColumn="0"/>
            <w:tcW w:w="2248" w:type="dxa"/>
          </w:tcPr>
          <w:p w14:paraId="7AF3FB65" w14:textId="02F8AAB4" w:rsidR="3ECD6F96" w:rsidRDefault="3ECD6F96" w:rsidP="3ECD6F96">
            <w:pPr>
              <w:rPr>
                <w:rFonts w:eastAsia="MS Mincho" w:cs="Arial"/>
                <w:sz w:val="20"/>
                <w:szCs w:val="20"/>
              </w:rPr>
            </w:pPr>
            <w:r w:rsidRPr="3ECD6F96">
              <w:rPr>
                <w:rFonts w:eastAsia="MS Mincho" w:cs="Arial"/>
                <w:sz w:val="20"/>
                <w:szCs w:val="20"/>
              </w:rPr>
              <w:t>Dashboards</w:t>
            </w:r>
          </w:p>
        </w:tc>
        <w:tc>
          <w:tcPr>
            <w:tcW w:w="5962" w:type="dxa"/>
          </w:tcPr>
          <w:p w14:paraId="1F28C182" w14:textId="27CA7F8E" w:rsidR="3ECD6F96" w:rsidRPr="00A24DF1" w:rsidRDefault="3ECD6F96" w:rsidP="3ECD6F96">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Visualizaciones y dashboards priorizados MVP PHM/RWE</w:t>
            </w:r>
          </w:p>
        </w:tc>
      </w:tr>
    </w:tbl>
    <w:p w14:paraId="14BAF513" w14:textId="517A23D4" w:rsidR="24D8EE5C" w:rsidRDefault="24D8EE5C" w:rsidP="00AB2F00">
      <w:pPr>
        <w:ind w:left="720"/>
        <w:rPr>
          <w:sz w:val="20"/>
          <w:szCs w:val="20"/>
          <w:lang w:val="es-CO"/>
        </w:rPr>
      </w:pPr>
    </w:p>
    <w:p w14:paraId="5901C10B" w14:textId="7EA1A46F" w:rsidR="6B18B650" w:rsidRDefault="6B18B650" w:rsidP="00AB2F00">
      <w:pPr>
        <w:ind w:left="720"/>
        <w:rPr>
          <w:sz w:val="20"/>
          <w:szCs w:val="20"/>
          <w:lang w:val="es-CO"/>
        </w:rPr>
      </w:pPr>
    </w:p>
    <w:p w14:paraId="35EB2066" w14:textId="2C44F54A" w:rsidR="7325B946" w:rsidRDefault="7325B946" w:rsidP="00AB2F00">
      <w:pPr>
        <w:ind w:left="720"/>
        <w:rPr>
          <w:b/>
          <w:sz w:val="20"/>
          <w:szCs w:val="20"/>
          <w:lang w:val="es-CO"/>
        </w:rPr>
      </w:pPr>
      <w:r w:rsidRPr="00A591A0">
        <w:rPr>
          <w:b/>
          <w:sz w:val="20"/>
          <w:szCs w:val="20"/>
          <w:lang w:val="es-CO"/>
        </w:rPr>
        <w:t>Integración con Data Partner</w:t>
      </w:r>
    </w:p>
    <w:tbl>
      <w:tblPr>
        <w:tblStyle w:val="Sombreadoclaro"/>
        <w:tblW w:w="0" w:type="auto"/>
        <w:jc w:val="right"/>
        <w:tblLook w:val="06A0" w:firstRow="1" w:lastRow="0" w:firstColumn="1" w:lastColumn="0" w:noHBand="1" w:noVBand="1"/>
      </w:tblPr>
      <w:tblGrid>
        <w:gridCol w:w="2257"/>
        <w:gridCol w:w="5986"/>
      </w:tblGrid>
      <w:tr w:rsidR="2938EDFB" w14:paraId="5A34B51D" w14:textId="77777777" w:rsidTr="006950F8">
        <w:trPr>
          <w:cnfStyle w:val="100000000000" w:firstRow="1" w:lastRow="0" w:firstColumn="0" w:lastColumn="0" w:oddVBand="0" w:evenVBand="0" w:oddHBand="0" w:evenHBand="0" w:firstRowFirstColumn="0" w:firstRowLastColumn="0" w:lastRowFirstColumn="0" w:lastRowLastColumn="0"/>
          <w:trHeight w:val="262"/>
          <w:jc w:val="right"/>
        </w:trPr>
        <w:tc>
          <w:tcPr>
            <w:cnfStyle w:val="001000000000" w:firstRow="0" w:lastRow="0" w:firstColumn="1" w:lastColumn="0" w:oddVBand="0" w:evenVBand="0" w:oddHBand="0" w:evenHBand="0" w:firstRowFirstColumn="0" w:firstRowLastColumn="0" w:lastRowFirstColumn="0" w:lastRowLastColumn="0"/>
            <w:tcW w:w="2257" w:type="dxa"/>
          </w:tcPr>
          <w:p w14:paraId="605AAB4D" w14:textId="10C76287" w:rsidR="2938EDFB" w:rsidRDefault="2938EDFB" w:rsidP="006950F8">
            <w:pPr>
              <w:jc w:val="center"/>
              <w:rPr>
                <w:rFonts w:eastAsia="MS Mincho" w:cs="Arial"/>
                <w:sz w:val="20"/>
                <w:szCs w:val="20"/>
              </w:rPr>
            </w:pPr>
            <w:r w:rsidRPr="738B5880">
              <w:rPr>
                <w:rFonts w:eastAsia="MS Mincho" w:cs="Arial"/>
                <w:sz w:val="20"/>
                <w:szCs w:val="20"/>
              </w:rPr>
              <w:t>Subcategoría</w:t>
            </w:r>
          </w:p>
        </w:tc>
        <w:tc>
          <w:tcPr>
            <w:tcW w:w="5986" w:type="dxa"/>
          </w:tcPr>
          <w:p w14:paraId="60F605EA" w14:textId="1242DDAD" w:rsidR="2938EDFB" w:rsidRDefault="2938EDFB" w:rsidP="738B5880">
            <w:pPr>
              <w:cnfStyle w:val="100000000000" w:firstRow="1" w:lastRow="0" w:firstColumn="0" w:lastColumn="0" w:oddVBand="0" w:evenVBand="0" w:oddHBand="0" w:evenHBand="0" w:firstRowFirstColumn="0" w:firstRowLastColumn="0" w:lastRowFirstColumn="0" w:lastRowLastColumn="0"/>
              <w:rPr>
                <w:rFonts w:eastAsia="MS Mincho" w:cs="Arial"/>
                <w:b w:val="0"/>
                <w:sz w:val="20"/>
                <w:szCs w:val="20"/>
              </w:rPr>
            </w:pPr>
            <w:r w:rsidRPr="738B5880">
              <w:rPr>
                <w:rFonts w:eastAsia="MS Mincho" w:cs="Arial"/>
                <w:sz w:val="20"/>
                <w:szCs w:val="20"/>
              </w:rPr>
              <w:t>Entregable</w:t>
            </w:r>
          </w:p>
        </w:tc>
      </w:tr>
      <w:tr w:rsidR="2938EDFB" w14:paraId="11AF84D2" w14:textId="77777777" w:rsidTr="006950F8">
        <w:trPr>
          <w:trHeight w:val="494"/>
          <w:jc w:val="right"/>
        </w:trPr>
        <w:tc>
          <w:tcPr>
            <w:cnfStyle w:val="001000000000" w:firstRow="0" w:lastRow="0" w:firstColumn="1" w:lastColumn="0" w:oddVBand="0" w:evenVBand="0" w:oddHBand="0" w:evenHBand="0" w:firstRowFirstColumn="0" w:firstRowLastColumn="0" w:lastRowFirstColumn="0" w:lastRowLastColumn="0"/>
            <w:tcW w:w="2257" w:type="dxa"/>
          </w:tcPr>
          <w:p w14:paraId="405CF4CF" w14:textId="0FE922F6" w:rsidR="2938EDFB" w:rsidRDefault="2938EDFB" w:rsidP="738B5880">
            <w:pPr>
              <w:rPr>
                <w:rFonts w:eastAsia="MS Mincho" w:cs="Arial"/>
                <w:sz w:val="20"/>
                <w:szCs w:val="20"/>
              </w:rPr>
            </w:pPr>
            <w:r w:rsidRPr="738B5880">
              <w:rPr>
                <w:rFonts w:eastAsia="MS Mincho" w:cs="Arial"/>
                <w:sz w:val="20"/>
                <w:szCs w:val="20"/>
              </w:rPr>
              <w:t>Conectividad</w:t>
            </w:r>
          </w:p>
        </w:tc>
        <w:tc>
          <w:tcPr>
            <w:tcW w:w="5986" w:type="dxa"/>
          </w:tcPr>
          <w:p w14:paraId="78F66F5A" w14:textId="3B1DAFFB" w:rsidR="2938EDFB" w:rsidRDefault="2938EDFB" w:rsidP="738B588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sidRPr="738B5880">
              <w:rPr>
                <w:rFonts w:eastAsia="MS Mincho" w:cs="Arial"/>
                <w:sz w:val="20"/>
                <w:szCs w:val="20"/>
              </w:rPr>
              <w:t>Mecanismo de acceso al OMOP del partner: BigQuery Sharing + linked dataset</w:t>
            </w:r>
          </w:p>
        </w:tc>
      </w:tr>
      <w:tr w:rsidR="2938EDFB" w:rsidRPr="00266C86" w14:paraId="461F9779" w14:textId="77777777" w:rsidTr="006950F8">
        <w:trPr>
          <w:trHeight w:val="494"/>
          <w:jc w:val="right"/>
        </w:trPr>
        <w:tc>
          <w:tcPr>
            <w:cnfStyle w:val="001000000000" w:firstRow="0" w:lastRow="0" w:firstColumn="1" w:lastColumn="0" w:oddVBand="0" w:evenVBand="0" w:oddHBand="0" w:evenHBand="0" w:firstRowFirstColumn="0" w:firstRowLastColumn="0" w:lastRowFirstColumn="0" w:lastRowLastColumn="0"/>
            <w:tcW w:w="2257" w:type="dxa"/>
          </w:tcPr>
          <w:p w14:paraId="5631C421" w14:textId="5B4A004D" w:rsidR="2938EDFB" w:rsidRDefault="2938EDFB" w:rsidP="738B5880">
            <w:pPr>
              <w:rPr>
                <w:rFonts w:eastAsia="MS Mincho" w:cs="Arial"/>
                <w:sz w:val="20"/>
                <w:szCs w:val="20"/>
              </w:rPr>
            </w:pPr>
            <w:r w:rsidRPr="738B5880">
              <w:rPr>
                <w:rFonts w:eastAsia="MS Mincho" w:cs="Arial"/>
                <w:sz w:val="20"/>
                <w:szCs w:val="20"/>
              </w:rPr>
              <w:t>Identidad y acceso</w:t>
            </w:r>
          </w:p>
        </w:tc>
        <w:tc>
          <w:tcPr>
            <w:tcW w:w="5986" w:type="dxa"/>
          </w:tcPr>
          <w:p w14:paraId="21A5F9FD" w14:textId="523F1821" w:rsidR="2938EDFB" w:rsidRPr="00A24DF1" w:rsidRDefault="2938EDFB" w:rsidP="738B588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Service account por partner/estudio con mínimo privilegio y cuotas configuradas</w:t>
            </w:r>
          </w:p>
        </w:tc>
      </w:tr>
      <w:tr w:rsidR="2938EDFB" w:rsidRPr="00266C86" w14:paraId="3F598B92" w14:textId="77777777" w:rsidTr="006950F8">
        <w:trPr>
          <w:trHeight w:val="494"/>
          <w:jc w:val="right"/>
        </w:trPr>
        <w:tc>
          <w:tcPr>
            <w:cnfStyle w:val="001000000000" w:firstRow="0" w:lastRow="0" w:firstColumn="1" w:lastColumn="0" w:oddVBand="0" w:evenVBand="0" w:oddHBand="0" w:evenHBand="0" w:firstRowFirstColumn="0" w:firstRowLastColumn="0" w:lastRowFirstColumn="0" w:lastRowLastColumn="0"/>
            <w:tcW w:w="2257" w:type="dxa"/>
          </w:tcPr>
          <w:p w14:paraId="4EC2DD4B" w14:textId="5B0FE350" w:rsidR="2938EDFB" w:rsidRDefault="2938EDFB" w:rsidP="738B5880">
            <w:pPr>
              <w:rPr>
                <w:rFonts w:eastAsia="MS Mincho" w:cs="Arial"/>
                <w:sz w:val="20"/>
                <w:szCs w:val="20"/>
              </w:rPr>
            </w:pPr>
            <w:r w:rsidRPr="738B5880">
              <w:rPr>
                <w:rFonts w:eastAsia="MS Mincho" w:cs="Arial"/>
                <w:sz w:val="20"/>
                <w:szCs w:val="20"/>
              </w:rPr>
              <w:t>Catálogo</w:t>
            </w:r>
          </w:p>
        </w:tc>
        <w:tc>
          <w:tcPr>
            <w:tcW w:w="5986" w:type="dxa"/>
          </w:tcPr>
          <w:p w14:paraId="4CD9F367" w14:textId="4FAEA852" w:rsidR="2938EDFB" w:rsidRPr="00A24DF1" w:rsidRDefault="2938EDFB" w:rsidP="738B588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Registro del partner y sus datasets en Knowledge Catalog con metadatos, esquemas y linaje</w:t>
            </w:r>
          </w:p>
        </w:tc>
      </w:tr>
      <w:tr w:rsidR="2938EDFB" w:rsidRPr="00266C86" w14:paraId="3DA0642C" w14:textId="77777777" w:rsidTr="006950F8">
        <w:trPr>
          <w:trHeight w:val="494"/>
          <w:jc w:val="right"/>
        </w:trPr>
        <w:tc>
          <w:tcPr>
            <w:cnfStyle w:val="001000000000" w:firstRow="0" w:lastRow="0" w:firstColumn="1" w:lastColumn="0" w:oddVBand="0" w:evenVBand="0" w:oddHBand="0" w:evenHBand="0" w:firstRowFirstColumn="0" w:firstRowLastColumn="0" w:lastRowFirstColumn="0" w:lastRowLastColumn="0"/>
            <w:tcW w:w="2257" w:type="dxa"/>
          </w:tcPr>
          <w:p w14:paraId="3CB392AD" w14:textId="3055E91B" w:rsidR="2938EDFB" w:rsidRDefault="2938EDFB" w:rsidP="738B5880">
            <w:pPr>
              <w:rPr>
                <w:rFonts w:eastAsia="MS Mincho" w:cs="Arial"/>
                <w:sz w:val="20"/>
                <w:szCs w:val="20"/>
              </w:rPr>
            </w:pPr>
            <w:r w:rsidRPr="738B5880">
              <w:rPr>
                <w:rFonts w:eastAsia="MS Mincho" w:cs="Arial"/>
                <w:sz w:val="20"/>
                <w:szCs w:val="20"/>
              </w:rPr>
              <w:t>Clasificación</w:t>
            </w:r>
          </w:p>
        </w:tc>
        <w:tc>
          <w:tcPr>
            <w:tcW w:w="5986" w:type="dxa"/>
          </w:tcPr>
          <w:p w14:paraId="69E6D1C9" w14:textId="40CAB5F9" w:rsidR="2938EDFB" w:rsidRPr="00A24DF1" w:rsidRDefault="2938EDFB" w:rsidP="738B588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Policy tags y clasificación de sensibilidad sobre datasets del partner como defensa adicional</w:t>
            </w:r>
          </w:p>
        </w:tc>
      </w:tr>
      <w:tr w:rsidR="2938EDFB" w:rsidRPr="00266C86" w14:paraId="35491BA4" w14:textId="77777777" w:rsidTr="006950F8">
        <w:trPr>
          <w:trHeight w:val="494"/>
          <w:jc w:val="right"/>
        </w:trPr>
        <w:tc>
          <w:tcPr>
            <w:cnfStyle w:val="001000000000" w:firstRow="0" w:lastRow="0" w:firstColumn="1" w:lastColumn="0" w:oddVBand="0" w:evenVBand="0" w:oddHBand="0" w:evenHBand="0" w:firstRowFirstColumn="0" w:firstRowLastColumn="0" w:lastRowFirstColumn="0" w:lastRowLastColumn="0"/>
            <w:tcW w:w="2257" w:type="dxa"/>
          </w:tcPr>
          <w:p w14:paraId="6ED68DEB" w14:textId="1E50F0BF" w:rsidR="2938EDFB" w:rsidRDefault="2938EDFB" w:rsidP="738B5880">
            <w:pPr>
              <w:rPr>
                <w:rFonts w:eastAsia="MS Mincho" w:cs="Arial"/>
                <w:sz w:val="20"/>
                <w:szCs w:val="20"/>
              </w:rPr>
            </w:pPr>
            <w:r w:rsidRPr="738B5880">
              <w:rPr>
                <w:rFonts w:eastAsia="MS Mincho" w:cs="Arial"/>
                <w:sz w:val="20"/>
                <w:szCs w:val="20"/>
              </w:rPr>
              <w:t>Calidad de dato</w:t>
            </w:r>
          </w:p>
        </w:tc>
        <w:tc>
          <w:tcPr>
            <w:tcW w:w="5986" w:type="dxa"/>
          </w:tcPr>
          <w:p w14:paraId="1ADA397B" w14:textId="47E9AE4A" w:rsidR="2938EDFB" w:rsidRPr="00A24DF1" w:rsidRDefault="2938EDFB" w:rsidP="738B588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Validación de conformidad OMOP y perfilado con Achilles previo a habilitación</w:t>
            </w:r>
          </w:p>
        </w:tc>
      </w:tr>
      <w:tr w:rsidR="2938EDFB" w:rsidRPr="00822589" w14:paraId="6D5BAF71" w14:textId="77777777" w:rsidTr="006950F8">
        <w:trPr>
          <w:trHeight w:val="494"/>
          <w:jc w:val="right"/>
        </w:trPr>
        <w:tc>
          <w:tcPr>
            <w:cnfStyle w:val="001000000000" w:firstRow="0" w:lastRow="0" w:firstColumn="1" w:lastColumn="0" w:oddVBand="0" w:evenVBand="0" w:oddHBand="0" w:evenHBand="0" w:firstRowFirstColumn="0" w:firstRowLastColumn="0" w:lastRowFirstColumn="0" w:lastRowLastColumn="0"/>
            <w:tcW w:w="2257" w:type="dxa"/>
          </w:tcPr>
          <w:p w14:paraId="76973E85" w14:textId="12886380" w:rsidR="2938EDFB" w:rsidRDefault="2938EDFB" w:rsidP="738B5880">
            <w:pPr>
              <w:rPr>
                <w:rFonts w:eastAsia="MS Mincho" w:cs="Arial"/>
                <w:sz w:val="20"/>
                <w:szCs w:val="20"/>
              </w:rPr>
            </w:pPr>
            <w:r w:rsidRPr="738B5880">
              <w:rPr>
                <w:rFonts w:eastAsia="MS Mincho" w:cs="Arial"/>
                <w:sz w:val="20"/>
                <w:szCs w:val="20"/>
              </w:rPr>
              <w:t>Plataforma integrada</w:t>
            </w:r>
          </w:p>
        </w:tc>
        <w:tc>
          <w:tcPr>
            <w:tcW w:w="5986" w:type="dxa"/>
          </w:tcPr>
          <w:p w14:paraId="656133CE" w14:textId="01EFADDB" w:rsidR="2938EDFB" w:rsidRPr="001D362B" w:rsidRDefault="2938EDFB" w:rsidP="738B588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Change w:id="343" w:author="Juan Pablo Restrepo Urrea" w:date="2026-09-09T10:40:00Z" w16du:dateUtc="2026-09-09T15:40:00Z">
                  <w:rPr>
                    <w:rFonts w:eastAsia="MS Mincho" w:cs="Arial"/>
                    <w:sz w:val="20"/>
                    <w:szCs w:val="20"/>
                  </w:rPr>
                </w:rPrChange>
              </w:rPr>
            </w:pPr>
            <w:r w:rsidRPr="05CB61A8">
              <w:rPr>
                <w:rFonts w:eastAsia="MS Mincho" w:cs="Arial"/>
                <w:sz w:val="20"/>
                <w:szCs w:val="20"/>
                <w:lang w:val="es-CO"/>
              </w:rPr>
              <w:t>Integraciones E2E: Apigee ↔ BFFs ↔ microservicios ↔ Cloud SQL ↔ Storage</w:t>
            </w:r>
          </w:p>
        </w:tc>
      </w:tr>
      <w:tr w:rsidR="2938EDFB" w:rsidRPr="00266C86" w14:paraId="01E80AF1" w14:textId="77777777" w:rsidTr="006950F8">
        <w:trPr>
          <w:trHeight w:val="494"/>
          <w:jc w:val="right"/>
        </w:trPr>
        <w:tc>
          <w:tcPr>
            <w:cnfStyle w:val="001000000000" w:firstRow="0" w:lastRow="0" w:firstColumn="1" w:lastColumn="0" w:oddVBand="0" w:evenVBand="0" w:oddHBand="0" w:evenHBand="0" w:firstRowFirstColumn="0" w:firstRowLastColumn="0" w:lastRowFirstColumn="0" w:lastRowLastColumn="0"/>
            <w:tcW w:w="2257" w:type="dxa"/>
          </w:tcPr>
          <w:p w14:paraId="0BDCB1BD" w14:textId="5CAFCE23" w:rsidR="2938EDFB" w:rsidRDefault="2938EDFB" w:rsidP="738B5880">
            <w:pPr>
              <w:rPr>
                <w:rFonts w:eastAsia="MS Mincho" w:cs="Arial"/>
                <w:sz w:val="20"/>
                <w:szCs w:val="20"/>
              </w:rPr>
            </w:pPr>
            <w:r w:rsidRPr="738B5880">
              <w:rPr>
                <w:rFonts w:eastAsia="MS Mincho" w:cs="Arial"/>
                <w:sz w:val="20"/>
                <w:szCs w:val="20"/>
              </w:rPr>
              <w:lastRenderedPageBreak/>
              <w:t>OMOP real</w:t>
            </w:r>
          </w:p>
        </w:tc>
        <w:tc>
          <w:tcPr>
            <w:tcW w:w="5986" w:type="dxa"/>
          </w:tcPr>
          <w:p w14:paraId="6BC575C9" w14:textId="3FBE0732" w:rsidR="2938EDFB" w:rsidRPr="00A24DF1" w:rsidRDefault="2938EDFB" w:rsidP="738B588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Integración con OMOP v1 del primer Data Partner con validación end-to-end</w:t>
            </w:r>
          </w:p>
        </w:tc>
      </w:tr>
    </w:tbl>
    <w:p w14:paraId="1FA65A37" w14:textId="4889BBC4" w:rsidR="24D8EE5C" w:rsidRDefault="24D8EE5C" w:rsidP="00AB2F00">
      <w:pPr>
        <w:ind w:left="720"/>
        <w:rPr>
          <w:sz w:val="20"/>
          <w:szCs w:val="20"/>
          <w:lang w:val="es-CO"/>
        </w:rPr>
      </w:pPr>
    </w:p>
    <w:p w14:paraId="60EECB12" w14:textId="7606981E" w:rsidR="7325B946" w:rsidRDefault="7325B946" w:rsidP="00AB2F00">
      <w:pPr>
        <w:ind w:left="720"/>
        <w:rPr>
          <w:b/>
          <w:sz w:val="20"/>
          <w:szCs w:val="20"/>
          <w:lang w:val="es-CO"/>
        </w:rPr>
      </w:pPr>
      <w:r w:rsidRPr="00A591A0">
        <w:rPr>
          <w:b/>
          <w:sz w:val="20"/>
          <w:szCs w:val="20"/>
          <w:lang w:val="es-CO"/>
        </w:rPr>
        <w:t>Gobierno de Datos</w:t>
      </w:r>
    </w:p>
    <w:tbl>
      <w:tblPr>
        <w:tblStyle w:val="Sombreadoclaro"/>
        <w:tblW w:w="0" w:type="auto"/>
        <w:jc w:val="right"/>
        <w:tblLook w:val="06A0" w:firstRow="1" w:lastRow="0" w:firstColumn="1" w:lastColumn="0" w:noHBand="1" w:noVBand="1"/>
      </w:tblPr>
      <w:tblGrid>
        <w:gridCol w:w="2300"/>
        <w:gridCol w:w="6099"/>
      </w:tblGrid>
      <w:tr w:rsidR="738B5880" w14:paraId="2F49E39B" w14:textId="77777777" w:rsidTr="006950F8">
        <w:trPr>
          <w:cnfStyle w:val="100000000000" w:firstRow="1" w:lastRow="0" w:firstColumn="0" w:lastColumn="0" w:oddVBand="0" w:evenVBand="0" w:oddHBand="0"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2300" w:type="dxa"/>
          </w:tcPr>
          <w:p w14:paraId="3FC6E936" w14:textId="7F231558" w:rsidR="738B5880" w:rsidRDefault="738B5880" w:rsidP="738B5880">
            <w:pPr>
              <w:rPr>
                <w:rFonts w:eastAsia="MS Mincho" w:cs="Arial"/>
                <w:sz w:val="20"/>
                <w:szCs w:val="20"/>
              </w:rPr>
            </w:pPr>
            <w:r w:rsidRPr="3415775F">
              <w:rPr>
                <w:rFonts w:eastAsia="MS Mincho" w:cs="Arial"/>
                <w:sz w:val="20"/>
                <w:szCs w:val="20"/>
              </w:rPr>
              <w:t>Subcategoría</w:t>
            </w:r>
          </w:p>
        </w:tc>
        <w:tc>
          <w:tcPr>
            <w:tcW w:w="6099" w:type="dxa"/>
          </w:tcPr>
          <w:p w14:paraId="1982B9F7" w14:textId="6E8C3CE4" w:rsidR="738B5880" w:rsidRDefault="738B5880" w:rsidP="738B5880">
            <w:pPr>
              <w:cnfStyle w:val="100000000000" w:firstRow="1" w:lastRow="0" w:firstColumn="0" w:lastColumn="0" w:oddVBand="0" w:evenVBand="0" w:oddHBand="0" w:evenHBand="0" w:firstRowFirstColumn="0" w:firstRowLastColumn="0" w:lastRowFirstColumn="0" w:lastRowLastColumn="0"/>
              <w:rPr>
                <w:rFonts w:eastAsia="MS Mincho" w:cs="Arial"/>
                <w:b w:val="0"/>
                <w:sz w:val="20"/>
                <w:szCs w:val="20"/>
              </w:rPr>
            </w:pPr>
            <w:r w:rsidRPr="3415775F">
              <w:rPr>
                <w:rFonts w:eastAsia="MS Mincho" w:cs="Arial"/>
                <w:sz w:val="20"/>
                <w:szCs w:val="20"/>
              </w:rPr>
              <w:t>Entregable</w:t>
            </w:r>
          </w:p>
        </w:tc>
      </w:tr>
      <w:tr w:rsidR="738B5880" w:rsidRPr="00266C86" w14:paraId="30837F26" w14:textId="77777777" w:rsidTr="006950F8">
        <w:trPr>
          <w:trHeight w:val="488"/>
          <w:jc w:val="right"/>
        </w:trPr>
        <w:tc>
          <w:tcPr>
            <w:cnfStyle w:val="001000000000" w:firstRow="0" w:lastRow="0" w:firstColumn="1" w:lastColumn="0" w:oddVBand="0" w:evenVBand="0" w:oddHBand="0" w:evenHBand="0" w:firstRowFirstColumn="0" w:firstRowLastColumn="0" w:lastRowFirstColumn="0" w:lastRowLastColumn="0"/>
            <w:tcW w:w="2300" w:type="dxa"/>
          </w:tcPr>
          <w:p w14:paraId="6103EDC4" w14:textId="62C15F51" w:rsidR="738B5880" w:rsidRDefault="738B5880" w:rsidP="738B5880">
            <w:pPr>
              <w:rPr>
                <w:rFonts w:eastAsia="MS Mincho" w:cs="Arial"/>
                <w:sz w:val="20"/>
                <w:szCs w:val="20"/>
              </w:rPr>
            </w:pPr>
            <w:r w:rsidRPr="738B5880">
              <w:rPr>
                <w:rFonts w:eastAsia="MS Mincho" w:cs="Arial"/>
                <w:sz w:val="20"/>
                <w:szCs w:val="20"/>
              </w:rPr>
              <w:t>Catálogo de datos</w:t>
            </w:r>
          </w:p>
        </w:tc>
        <w:tc>
          <w:tcPr>
            <w:tcW w:w="6099" w:type="dxa"/>
          </w:tcPr>
          <w:p w14:paraId="5F8CB4BD" w14:textId="4120CACD" w:rsidR="738B5880" w:rsidRPr="00A24DF1" w:rsidRDefault="738B5880" w:rsidP="738B588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Configuración de Knowledge Catalog: metadatos, linaje, calidad y descubrimiento de datasets de la plataforma</w:t>
            </w:r>
          </w:p>
        </w:tc>
      </w:tr>
      <w:tr w:rsidR="738B5880" w:rsidRPr="00266C86" w14:paraId="4E8543EE" w14:textId="77777777" w:rsidTr="006950F8">
        <w:trPr>
          <w:trHeight w:val="488"/>
          <w:jc w:val="right"/>
        </w:trPr>
        <w:tc>
          <w:tcPr>
            <w:cnfStyle w:val="001000000000" w:firstRow="0" w:lastRow="0" w:firstColumn="1" w:lastColumn="0" w:oddVBand="0" w:evenVBand="0" w:oddHBand="0" w:evenHBand="0" w:firstRowFirstColumn="0" w:firstRowLastColumn="0" w:lastRowFirstColumn="0" w:lastRowLastColumn="0"/>
            <w:tcW w:w="2300" w:type="dxa"/>
          </w:tcPr>
          <w:p w14:paraId="3F6D0FA5" w14:textId="5051F066" w:rsidR="738B5880" w:rsidRDefault="738B5880" w:rsidP="738B5880">
            <w:pPr>
              <w:rPr>
                <w:rFonts w:eastAsia="MS Mincho" w:cs="Arial"/>
                <w:sz w:val="20"/>
                <w:szCs w:val="20"/>
              </w:rPr>
            </w:pPr>
            <w:r w:rsidRPr="738B5880">
              <w:rPr>
                <w:rFonts w:eastAsia="MS Mincho" w:cs="Arial"/>
                <w:sz w:val="20"/>
                <w:szCs w:val="20"/>
              </w:rPr>
              <w:t>Clasificación y privacidad</w:t>
            </w:r>
          </w:p>
        </w:tc>
        <w:tc>
          <w:tcPr>
            <w:tcW w:w="6099" w:type="dxa"/>
          </w:tcPr>
          <w:p w14:paraId="146A4068" w14:textId="25F8CDF3" w:rsidR="738B5880" w:rsidRPr="00A24DF1" w:rsidRDefault="738B5880" w:rsidP="738B588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Política de disclosure: umbral mínimo de celda, reglas de divulgación y TTL de datos derivados y proyectos de estudio</w:t>
            </w:r>
          </w:p>
        </w:tc>
      </w:tr>
      <w:tr w:rsidR="738B5880" w:rsidRPr="00266C86" w14:paraId="69228B43" w14:textId="77777777" w:rsidTr="006950F8">
        <w:trPr>
          <w:trHeight w:val="488"/>
          <w:jc w:val="right"/>
        </w:trPr>
        <w:tc>
          <w:tcPr>
            <w:cnfStyle w:val="001000000000" w:firstRow="0" w:lastRow="0" w:firstColumn="1" w:lastColumn="0" w:oddVBand="0" w:evenVBand="0" w:oddHBand="0" w:evenHBand="0" w:firstRowFirstColumn="0" w:firstRowLastColumn="0" w:lastRowFirstColumn="0" w:lastRowLastColumn="0"/>
            <w:tcW w:w="2300" w:type="dxa"/>
          </w:tcPr>
          <w:p w14:paraId="2A2DFE24" w14:textId="14F611BB" w:rsidR="738B5880" w:rsidRDefault="738B5880" w:rsidP="738B5880">
            <w:pPr>
              <w:rPr>
                <w:rFonts w:eastAsia="MS Mincho" w:cs="Arial"/>
                <w:sz w:val="20"/>
                <w:szCs w:val="20"/>
              </w:rPr>
            </w:pPr>
            <w:r w:rsidRPr="738B5880">
              <w:rPr>
                <w:rFonts w:eastAsia="MS Mincho" w:cs="Arial"/>
                <w:sz w:val="20"/>
                <w:szCs w:val="20"/>
              </w:rPr>
              <w:t>Lineage de modelos</w:t>
            </w:r>
          </w:p>
        </w:tc>
        <w:tc>
          <w:tcPr>
            <w:tcW w:w="6099" w:type="dxa"/>
          </w:tcPr>
          <w:p w14:paraId="00543E41" w14:textId="462B9FCC" w:rsidR="738B5880" w:rsidRPr="00A24DF1" w:rsidRDefault="738B5880" w:rsidP="738B588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Trazabilidad desde OMOP fuente → features → pipeline → modelo → predicción por study_id</w:t>
            </w:r>
          </w:p>
        </w:tc>
      </w:tr>
      <w:tr w:rsidR="738B5880" w:rsidRPr="00266C86" w14:paraId="116FF559" w14:textId="77777777" w:rsidTr="006950F8">
        <w:trPr>
          <w:trHeight w:val="488"/>
          <w:jc w:val="right"/>
        </w:trPr>
        <w:tc>
          <w:tcPr>
            <w:cnfStyle w:val="001000000000" w:firstRow="0" w:lastRow="0" w:firstColumn="1" w:lastColumn="0" w:oddVBand="0" w:evenVBand="0" w:oddHBand="0" w:evenHBand="0" w:firstRowFirstColumn="0" w:firstRowLastColumn="0" w:lastRowFirstColumn="0" w:lastRowLastColumn="0"/>
            <w:tcW w:w="2300" w:type="dxa"/>
          </w:tcPr>
          <w:p w14:paraId="5C5DE057" w14:textId="5D9D423A" w:rsidR="738B5880" w:rsidRDefault="738B5880" w:rsidP="738B5880">
            <w:pPr>
              <w:rPr>
                <w:rFonts w:eastAsia="MS Mincho" w:cs="Arial"/>
                <w:sz w:val="20"/>
                <w:szCs w:val="20"/>
              </w:rPr>
            </w:pPr>
            <w:r w:rsidRPr="738B5880">
              <w:rPr>
                <w:rFonts w:eastAsia="MS Mincho" w:cs="Arial"/>
                <w:sz w:val="20"/>
                <w:szCs w:val="20"/>
              </w:rPr>
              <w:t>Vocabularios clínicos</w:t>
            </w:r>
          </w:p>
        </w:tc>
        <w:tc>
          <w:tcPr>
            <w:tcW w:w="6099" w:type="dxa"/>
          </w:tcPr>
          <w:p w14:paraId="64F66040" w14:textId="4023466D" w:rsidR="738B5880" w:rsidRPr="00A24DF1" w:rsidRDefault="738B5880" w:rsidP="738B588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Pipeline gobernado de carga de vocabularios OMOP con checksum, licencia, fecha efectiva y pruebas de regresión</w:t>
            </w:r>
          </w:p>
        </w:tc>
      </w:tr>
    </w:tbl>
    <w:p w14:paraId="611D3A52" w14:textId="72472DE0" w:rsidR="24D8EE5C" w:rsidRDefault="24D8EE5C" w:rsidP="00AB2F00">
      <w:pPr>
        <w:ind w:left="720"/>
        <w:rPr>
          <w:sz w:val="20"/>
          <w:szCs w:val="20"/>
          <w:lang w:val="es-CO"/>
        </w:rPr>
      </w:pPr>
    </w:p>
    <w:p w14:paraId="476669E8" w14:textId="435E9F2A" w:rsidR="7325B946" w:rsidRDefault="7325B946" w:rsidP="00AB2F00">
      <w:pPr>
        <w:ind w:left="720"/>
        <w:rPr>
          <w:b/>
          <w:sz w:val="20"/>
          <w:szCs w:val="20"/>
          <w:lang w:val="es-CO"/>
        </w:rPr>
      </w:pPr>
      <w:r w:rsidRPr="463B7000">
        <w:rPr>
          <w:b/>
          <w:sz w:val="20"/>
          <w:szCs w:val="20"/>
          <w:lang w:val="es-CO"/>
        </w:rPr>
        <w:t>Documentación</w:t>
      </w:r>
    </w:p>
    <w:tbl>
      <w:tblPr>
        <w:tblStyle w:val="Sombreadoclaro"/>
        <w:tblW w:w="0" w:type="auto"/>
        <w:jc w:val="right"/>
        <w:tblLook w:val="06A0" w:firstRow="1" w:lastRow="0" w:firstColumn="1" w:lastColumn="0" w:noHBand="1" w:noVBand="1"/>
      </w:tblPr>
      <w:tblGrid>
        <w:gridCol w:w="2269"/>
        <w:gridCol w:w="6018"/>
      </w:tblGrid>
      <w:tr w:rsidR="3415775F" w14:paraId="62DB4F8C" w14:textId="77777777" w:rsidTr="006950F8">
        <w:trPr>
          <w:cnfStyle w:val="100000000000" w:firstRow="1" w:lastRow="0" w:firstColumn="0" w:lastColumn="0" w:oddVBand="0" w:evenVBand="0" w:oddHBand="0" w:evenHBand="0" w:firstRowFirstColumn="0" w:firstRowLastColumn="0" w:lastRowFirstColumn="0" w:lastRowLastColumn="0"/>
          <w:trHeight w:val="264"/>
          <w:jc w:val="right"/>
        </w:trPr>
        <w:tc>
          <w:tcPr>
            <w:cnfStyle w:val="001000000000" w:firstRow="0" w:lastRow="0" w:firstColumn="1" w:lastColumn="0" w:oddVBand="0" w:evenVBand="0" w:oddHBand="0" w:evenHBand="0" w:firstRowFirstColumn="0" w:firstRowLastColumn="0" w:lastRowFirstColumn="0" w:lastRowLastColumn="0"/>
            <w:tcW w:w="2269" w:type="dxa"/>
          </w:tcPr>
          <w:p w14:paraId="651FF9D2" w14:textId="524757EA" w:rsidR="3415775F" w:rsidRDefault="3415775F" w:rsidP="3415775F">
            <w:pPr>
              <w:rPr>
                <w:rFonts w:eastAsia="MS Mincho" w:cs="Arial"/>
                <w:sz w:val="20"/>
                <w:szCs w:val="20"/>
              </w:rPr>
            </w:pPr>
            <w:r w:rsidRPr="10B11128">
              <w:rPr>
                <w:rFonts w:eastAsia="MS Mincho" w:cs="Arial"/>
                <w:sz w:val="20"/>
                <w:szCs w:val="20"/>
              </w:rPr>
              <w:t>Subcategoría</w:t>
            </w:r>
          </w:p>
        </w:tc>
        <w:tc>
          <w:tcPr>
            <w:tcW w:w="6018" w:type="dxa"/>
          </w:tcPr>
          <w:p w14:paraId="40AEAE86" w14:textId="7C00706B" w:rsidR="3415775F" w:rsidRDefault="3415775F" w:rsidP="3415775F">
            <w:pPr>
              <w:cnfStyle w:val="100000000000" w:firstRow="1" w:lastRow="0" w:firstColumn="0" w:lastColumn="0" w:oddVBand="0" w:evenVBand="0" w:oddHBand="0" w:evenHBand="0" w:firstRowFirstColumn="0" w:firstRowLastColumn="0" w:lastRowFirstColumn="0" w:lastRowLastColumn="0"/>
              <w:rPr>
                <w:rFonts w:eastAsia="MS Mincho" w:cs="Arial"/>
                <w:b w:val="0"/>
                <w:sz w:val="20"/>
                <w:szCs w:val="20"/>
              </w:rPr>
            </w:pPr>
            <w:r w:rsidRPr="10B11128">
              <w:rPr>
                <w:rFonts w:eastAsia="MS Mincho" w:cs="Arial"/>
                <w:sz w:val="20"/>
                <w:szCs w:val="20"/>
              </w:rPr>
              <w:t>Entregable</w:t>
            </w:r>
          </w:p>
        </w:tc>
      </w:tr>
      <w:tr w:rsidR="3415775F" w:rsidRPr="00266C86" w14:paraId="5A2D273D" w14:textId="77777777" w:rsidTr="006950F8">
        <w:trPr>
          <w:trHeight w:val="497"/>
          <w:jc w:val="right"/>
        </w:trPr>
        <w:tc>
          <w:tcPr>
            <w:cnfStyle w:val="001000000000" w:firstRow="0" w:lastRow="0" w:firstColumn="1" w:lastColumn="0" w:oddVBand="0" w:evenVBand="0" w:oddHBand="0" w:evenHBand="0" w:firstRowFirstColumn="0" w:firstRowLastColumn="0" w:lastRowFirstColumn="0" w:lastRowLastColumn="0"/>
            <w:tcW w:w="2269" w:type="dxa"/>
          </w:tcPr>
          <w:p w14:paraId="6F11B2F2" w14:textId="0805F41B" w:rsidR="3415775F" w:rsidRDefault="3415775F" w:rsidP="3415775F">
            <w:pPr>
              <w:rPr>
                <w:rFonts w:eastAsia="MS Mincho" w:cs="Arial"/>
                <w:sz w:val="20"/>
                <w:szCs w:val="20"/>
              </w:rPr>
            </w:pPr>
            <w:r w:rsidRPr="3415775F">
              <w:rPr>
                <w:rFonts w:eastAsia="MS Mincho" w:cs="Arial"/>
                <w:sz w:val="20"/>
                <w:szCs w:val="20"/>
              </w:rPr>
              <w:t>APIs</w:t>
            </w:r>
          </w:p>
        </w:tc>
        <w:tc>
          <w:tcPr>
            <w:tcW w:w="6018" w:type="dxa"/>
          </w:tcPr>
          <w:p w14:paraId="715FCE4C" w14:textId="732A1464" w:rsidR="3415775F" w:rsidRPr="00A24DF1" w:rsidRDefault="3415775F" w:rsidP="3415775F">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Especificaciones OpenAPI de todos los servicios expuestos (BFFs, microservicios y APIs-03/25)</w:t>
            </w:r>
          </w:p>
        </w:tc>
      </w:tr>
      <w:tr w:rsidR="3415775F" w:rsidRPr="00266C86" w14:paraId="453807A7" w14:textId="77777777" w:rsidTr="006950F8">
        <w:trPr>
          <w:trHeight w:val="497"/>
          <w:jc w:val="right"/>
        </w:trPr>
        <w:tc>
          <w:tcPr>
            <w:cnfStyle w:val="001000000000" w:firstRow="0" w:lastRow="0" w:firstColumn="1" w:lastColumn="0" w:oddVBand="0" w:evenVBand="0" w:oddHBand="0" w:evenHBand="0" w:firstRowFirstColumn="0" w:firstRowLastColumn="0" w:lastRowFirstColumn="0" w:lastRowLastColumn="0"/>
            <w:tcW w:w="2269" w:type="dxa"/>
          </w:tcPr>
          <w:p w14:paraId="1CF7AEFF" w14:textId="7D6C8F86" w:rsidR="3415775F" w:rsidRDefault="3415775F" w:rsidP="3415775F">
            <w:pPr>
              <w:rPr>
                <w:rFonts w:eastAsia="MS Mincho" w:cs="Arial"/>
                <w:sz w:val="20"/>
                <w:szCs w:val="20"/>
              </w:rPr>
            </w:pPr>
            <w:r w:rsidRPr="3415775F">
              <w:rPr>
                <w:rFonts w:eastAsia="MS Mincho" w:cs="Arial"/>
                <w:sz w:val="20"/>
                <w:szCs w:val="20"/>
              </w:rPr>
              <w:t>Arquitectura AS-BUILT</w:t>
            </w:r>
          </w:p>
        </w:tc>
        <w:tc>
          <w:tcPr>
            <w:tcW w:w="6018" w:type="dxa"/>
          </w:tcPr>
          <w:p w14:paraId="77235BD9" w14:textId="22B00267" w:rsidR="3415775F" w:rsidRPr="00A24DF1" w:rsidRDefault="3415775F" w:rsidP="3415775F">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Documento de arquitectura final con mapeo de componentes, decisiones y configuraciones implementadas</w:t>
            </w:r>
          </w:p>
        </w:tc>
      </w:tr>
      <w:tr w:rsidR="3415775F" w:rsidRPr="00266C86" w14:paraId="4B28A124" w14:textId="77777777" w:rsidTr="006950F8">
        <w:trPr>
          <w:trHeight w:val="497"/>
          <w:jc w:val="right"/>
        </w:trPr>
        <w:tc>
          <w:tcPr>
            <w:cnfStyle w:val="001000000000" w:firstRow="0" w:lastRow="0" w:firstColumn="1" w:lastColumn="0" w:oddVBand="0" w:evenVBand="0" w:oddHBand="0" w:evenHBand="0" w:firstRowFirstColumn="0" w:firstRowLastColumn="0" w:lastRowFirstColumn="0" w:lastRowLastColumn="0"/>
            <w:tcW w:w="2269" w:type="dxa"/>
          </w:tcPr>
          <w:p w14:paraId="68FC0944" w14:textId="44991974" w:rsidR="3415775F" w:rsidRDefault="3415775F" w:rsidP="3415775F">
            <w:pPr>
              <w:rPr>
                <w:rFonts w:eastAsia="MS Mincho" w:cs="Arial"/>
                <w:sz w:val="20"/>
                <w:szCs w:val="20"/>
              </w:rPr>
            </w:pPr>
            <w:r w:rsidRPr="3415775F">
              <w:rPr>
                <w:rFonts w:eastAsia="MS Mincho" w:cs="Arial"/>
                <w:sz w:val="20"/>
                <w:szCs w:val="20"/>
              </w:rPr>
              <w:t>Guía de Data Partners</w:t>
            </w:r>
          </w:p>
        </w:tc>
        <w:tc>
          <w:tcPr>
            <w:tcW w:w="6018" w:type="dxa"/>
          </w:tcPr>
          <w:p w14:paraId="71AAD949" w14:textId="48DB39E7" w:rsidR="3415775F" w:rsidRPr="00A24DF1" w:rsidRDefault="3415775F" w:rsidP="3415775F">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Guía técnica de onboarding: conectividad, contratos, validación OMOP y habilitación progresiva</w:t>
            </w:r>
          </w:p>
        </w:tc>
      </w:tr>
      <w:tr w:rsidR="3415775F" w:rsidRPr="00266C86" w14:paraId="197BF3DB" w14:textId="77777777" w:rsidTr="006950F8">
        <w:trPr>
          <w:trHeight w:val="730"/>
          <w:jc w:val="right"/>
        </w:trPr>
        <w:tc>
          <w:tcPr>
            <w:cnfStyle w:val="001000000000" w:firstRow="0" w:lastRow="0" w:firstColumn="1" w:lastColumn="0" w:oddVBand="0" w:evenVBand="0" w:oddHBand="0" w:evenHBand="0" w:firstRowFirstColumn="0" w:firstRowLastColumn="0" w:lastRowFirstColumn="0" w:lastRowLastColumn="0"/>
            <w:tcW w:w="2269" w:type="dxa"/>
          </w:tcPr>
          <w:p w14:paraId="7A0EB20F" w14:textId="753DA5B1" w:rsidR="3415775F" w:rsidRDefault="3415775F" w:rsidP="3415775F">
            <w:pPr>
              <w:rPr>
                <w:rFonts w:eastAsia="MS Mincho" w:cs="Arial"/>
                <w:sz w:val="20"/>
                <w:szCs w:val="20"/>
              </w:rPr>
            </w:pPr>
            <w:r w:rsidRPr="3415775F">
              <w:rPr>
                <w:rFonts w:eastAsia="MS Mincho" w:cs="Arial"/>
                <w:sz w:val="20"/>
                <w:szCs w:val="20"/>
              </w:rPr>
              <w:t>Manual de operaciones</w:t>
            </w:r>
          </w:p>
        </w:tc>
        <w:tc>
          <w:tcPr>
            <w:tcW w:w="6018" w:type="dxa"/>
          </w:tcPr>
          <w:p w14:paraId="60F29993" w14:textId="4EE1C2FA" w:rsidR="3415775F" w:rsidRPr="00A24DF1" w:rsidRDefault="3415775F" w:rsidP="3415775F">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Runbooks diferenciados: VPC-SC, revocación de usuarios, incidentes de seguridad, destrucción de workspace/estudio y rollback de modelos</w:t>
            </w:r>
          </w:p>
        </w:tc>
      </w:tr>
    </w:tbl>
    <w:p w14:paraId="30339B69" w14:textId="2A9F2D8F" w:rsidR="6BAB2606" w:rsidRPr="00A24DF1" w:rsidRDefault="6BAB2606" w:rsidP="00AB2F00">
      <w:pPr>
        <w:ind w:left="720"/>
        <w:rPr>
          <w:lang w:val="es-CO"/>
        </w:rPr>
      </w:pPr>
    </w:p>
    <w:p w14:paraId="32902DFB" w14:textId="7F8FD6DA" w:rsidR="24D8EE5C" w:rsidRDefault="24D8EE5C" w:rsidP="00AB2F00">
      <w:pPr>
        <w:ind w:left="720"/>
        <w:rPr>
          <w:sz w:val="20"/>
          <w:szCs w:val="20"/>
          <w:lang w:val="es-CO"/>
        </w:rPr>
      </w:pPr>
    </w:p>
    <w:p w14:paraId="3DE0331E" w14:textId="1F73C649" w:rsidR="7325B946" w:rsidRDefault="00BF7B49" w:rsidP="00AB2F00">
      <w:pPr>
        <w:ind w:left="720"/>
        <w:rPr>
          <w:b/>
          <w:sz w:val="20"/>
          <w:szCs w:val="20"/>
          <w:lang w:val="es-CO"/>
        </w:rPr>
      </w:pPr>
      <w:r>
        <w:rPr>
          <w:b/>
          <w:sz w:val="20"/>
          <w:szCs w:val="20"/>
          <w:lang w:val="es-CO"/>
        </w:rPr>
        <w:t xml:space="preserve">Pruebas Técnicas </w:t>
      </w:r>
    </w:p>
    <w:tbl>
      <w:tblPr>
        <w:tblStyle w:val="Sombreadoclaro"/>
        <w:tblW w:w="0" w:type="auto"/>
        <w:jc w:val="right"/>
        <w:tblLook w:val="06A0" w:firstRow="1" w:lastRow="0" w:firstColumn="1" w:lastColumn="0" w:noHBand="1" w:noVBand="1"/>
      </w:tblPr>
      <w:tblGrid>
        <w:gridCol w:w="2224"/>
        <w:gridCol w:w="5898"/>
      </w:tblGrid>
      <w:tr w:rsidR="10B11128" w14:paraId="56D6573E" w14:textId="77777777" w:rsidTr="000D0E2B">
        <w:trPr>
          <w:cnfStyle w:val="100000000000" w:firstRow="1" w:lastRow="0" w:firstColumn="0" w:lastColumn="0" w:oddVBand="0" w:evenVBand="0" w:oddHBand="0" w:evenHBand="0" w:firstRowFirstColumn="0" w:firstRowLastColumn="0" w:lastRowFirstColumn="0" w:lastRowLastColumn="0"/>
          <w:trHeight w:val="253"/>
          <w:jc w:val="right"/>
        </w:trPr>
        <w:tc>
          <w:tcPr>
            <w:cnfStyle w:val="001000000000" w:firstRow="0" w:lastRow="0" w:firstColumn="1" w:lastColumn="0" w:oddVBand="0" w:evenVBand="0" w:oddHBand="0" w:evenHBand="0" w:firstRowFirstColumn="0" w:firstRowLastColumn="0" w:lastRowFirstColumn="0" w:lastRowLastColumn="0"/>
            <w:tcW w:w="2224" w:type="dxa"/>
          </w:tcPr>
          <w:p w14:paraId="3D130BE9" w14:textId="5526B96E" w:rsidR="10B11128" w:rsidRDefault="10B11128" w:rsidP="000D0E2B">
            <w:pPr>
              <w:jc w:val="center"/>
              <w:rPr>
                <w:rFonts w:eastAsia="MS Mincho" w:cs="Arial"/>
                <w:sz w:val="20"/>
                <w:szCs w:val="20"/>
              </w:rPr>
            </w:pPr>
            <w:r w:rsidRPr="10B11128">
              <w:rPr>
                <w:rFonts w:eastAsia="MS Mincho" w:cs="Arial"/>
                <w:sz w:val="20"/>
                <w:szCs w:val="20"/>
              </w:rPr>
              <w:t>Subcategoría</w:t>
            </w:r>
          </w:p>
        </w:tc>
        <w:tc>
          <w:tcPr>
            <w:tcW w:w="5898" w:type="dxa"/>
          </w:tcPr>
          <w:p w14:paraId="0C574862" w14:textId="1D73BF2F" w:rsidR="10B11128" w:rsidRDefault="10B11128" w:rsidP="10B11128">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rPr>
            </w:pPr>
            <w:r w:rsidRPr="10B11128">
              <w:rPr>
                <w:rFonts w:eastAsia="MS Mincho" w:cs="Arial"/>
                <w:sz w:val="20"/>
                <w:szCs w:val="20"/>
              </w:rPr>
              <w:t>Entregable</w:t>
            </w:r>
          </w:p>
        </w:tc>
      </w:tr>
      <w:tr w:rsidR="10B11128" w:rsidRPr="00266C86" w14:paraId="17DE6D15" w14:textId="77777777" w:rsidTr="000D0E2B">
        <w:trPr>
          <w:trHeight w:val="477"/>
          <w:jc w:val="right"/>
        </w:trPr>
        <w:tc>
          <w:tcPr>
            <w:cnfStyle w:val="001000000000" w:firstRow="0" w:lastRow="0" w:firstColumn="1" w:lastColumn="0" w:oddVBand="0" w:evenVBand="0" w:oddHBand="0" w:evenHBand="0" w:firstRowFirstColumn="0" w:firstRowLastColumn="0" w:lastRowFirstColumn="0" w:lastRowLastColumn="0"/>
            <w:tcW w:w="2224" w:type="dxa"/>
          </w:tcPr>
          <w:p w14:paraId="4629F8CB" w14:textId="60EEABBA" w:rsidR="10B11128" w:rsidRDefault="10B11128" w:rsidP="10B11128">
            <w:pPr>
              <w:rPr>
                <w:rFonts w:eastAsia="MS Mincho" w:cs="Arial"/>
                <w:sz w:val="20"/>
                <w:szCs w:val="20"/>
              </w:rPr>
            </w:pPr>
            <w:r w:rsidRPr="10B11128">
              <w:rPr>
                <w:rFonts w:eastAsia="MS Mincho" w:cs="Arial"/>
                <w:sz w:val="20"/>
                <w:szCs w:val="20"/>
              </w:rPr>
              <w:t>Código fuente</w:t>
            </w:r>
          </w:p>
        </w:tc>
        <w:tc>
          <w:tcPr>
            <w:tcW w:w="5898" w:type="dxa"/>
          </w:tcPr>
          <w:p w14:paraId="653ED765" w14:textId="4AE60BED" w:rsidR="10B11128" w:rsidRPr="00A24DF1" w:rsidRDefault="10B11128" w:rsidP="10B11128">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Código fuente de R1 con pruebas unitarias, de contrato, integración e infraestructura</w:t>
            </w:r>
          </w:p>
        </w:tc>
      </w:tr>
      <w:tr w:rsidR="10B11128" w:rsidRPr="00266C86" w14:paraId="61CCFE1B" w14:textId="77777777" w:rsidTr="000D0E2B">
        <w:trPr>
          <w:trHeight w:val="477"/>
          <w:jc w:val="right"/>
        </w:trPr>
        <w:tc>
          <w:tcPr>
            <w:cnfStyle w:val="001000000000" w:firstRow="0" w:lastRow="0" w:firstColumn="1" w:lastColumn="0" w:oddVBand="0" w:evenVBand="0" w:oddHBand="0" w:evenHBand="0" w:firstRowFirstColumn="0" w:firstRowLastColumn="0" w:lastRowFirstColumn="0" w:lastRowLastColumn="0"/>
            <w:tcW w:w="2224" w:type="dxa"/>
          </w:tcPr>
          <w:p w14:paraId="6A4EB247" w14:textId="46F9500E" w:rsidR="10B11128" w:rsidRDefault="10B11128" w:rsidP="10B11128">
            <w:pPr>
              <w:rPr>
                <w:rFonts w:eastAsia="MS Mincho" w:cs="Arial"/>
                <w:sz w:val="20"/>
                <w:szCs w:val="20"/>
              </w:rPr>
            </w:pPr>
            <w:r w:rsidRPr="10B11128">
              <w:rPr>
                <w:rFonts w:eastAsia="MS Mincho" w:cs="Arial"/>
                <w:sz w:val="20"/>
                <w:szCs w:val="20"/>
              </w:rPr>
              <w:t>Aislamiento</w:t>
            </w:r>
          </w:p>
        </w:tc>
        <w:tc>
          <w:tcPr>
            <w:tcW w:w="5898" w:type="dxa"/>
          </w:tcPr>
          <w:p w14:paraId="3165545F" w14:textId="11511418" w:rsidR="10B11128" w:rsidRPr="00A24DF1" w:rsidRDefault="10B11128" w:rsidP="10B11128">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Pruebas de aislamiento entre tenants: un tenant no puede inferir ni acceder a datos de otro</w:t>
            </w:r>
          </w:p>
        </w:tc>
      </w:tr>
      <w:tr w:rsidR="10B11128" w:rsidRPr="00266C86" w14:paraId="3C0B096A" w14:textId="77777777" w:rsidTr="000D0E2B">
        <w:trPr>
          <w:trHeight w:val="477"/>
          <w:jc w:val="right"/>
        </w:trPr>
        <w:tc>
          <w:tcPr>
            <w:cnfStyle w:val="001000000000" w:firstRow="0" w:lastRow="0" w:firstColumn="1" w:lastColumn="0" w:oddVBand="0" w:evenVBand="0" w:oddHBand="0" w:evenHBand="0" w:firstRowFirstColumn="0" w:firstRowLastColumn="0" w:lastRowFirstColumn="0" w:lastRowLastColumn="0"/>
            <w:tcW w:w="2224" w:type="dxa"/>
          </w:tcPr>
          <w:p w14:paraId="5912CACF" w14:textId="7838380A" w:rsidR="10B11128" w:rsidRDefault="10B11128" w:rsidP="10B11128">
            <w:pPr>
              <w:rPr>
                <w:rFonts w:eastAsia="MS Mincho" w:cs="Arial"/>
                <w:sz w:val="20"/>
                <w:szCs w:val="20"/>
              </w:rPr>
            </w:pPr>
            <w:r w:rsidRPr="10B11128">
              <w:rPr>
                <w:rFonts w:eastAsia="MS Mincho" w:cs="Arial"/>
                <w:sz w:val="20"/>
                <w:szCs w:val="20"/>
              </w:rPr>
              <w:t>Seguridad y resiliencia</w:t>
            </w:r>
          </w:p>
        </w:tc>
        <w:tc>
          <w:tcPr>
            <w:tcW w:w="5898" w:type="dxa"/>
          </w:tcPr>
          <w:p w14:paraId="5ACD2D6F" w14:textId="7B381C12" w:rsidR="10B11128" w:rsidRPr="00A24DF1" w:rsidRDefault="10B11128" w:rsidP="10B11128">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Pruebas de autorización, VPC-SC, backup/restore de Cloud SQL y metadatos MLOps, y rollback de plataforma</w:t>
            </w:r>
          </w:p>
        </w:tc>
      </w:tr>
      <w:tr w:rsidR="10B11128" w:rsidRPr="00266C86" w14:paraId="6CDC0C77" w14:textId="77777777" w:rsidTr="000D0E2B">
        <w:trPr>
          <w:trHeight w:val="477"/>
          <w:jc w:val="right"/>
        </w:trPr>
        <w:tc>
          <w:tcPr>
            <w:cnfStyle w:val="001000000000" w:firstRow="0" w:lastRow="0" w:firstColumn="1" w:lastColumn="0" w:oddVBand="0" w:evenVBand="0" w:oddHBand="0" w:evenHBand="0" w:firstRowFirstColumn="0" w:firstRowLastColumn="0" w:lastRowFirstColumn="0" w:lastRowLastColumn="0"/>
            <w:tcW w:w="2224" w:type="dxa"/>
          </w:tcPr>
          <w:p w14:paraId="40C1BF99" w14:textId="4919FA71" w:rsidR="10B11128" w:rsidRDefault="10B11128" w:rsidP="10B11128">
            <w:pPr>
              <w:rPr>
                <w:rFonts w:eastAsia="MS Mincho" w:cs="Arial"/>
                <w:sz w:val="20"/>
                <w:szCs w:val="20"/>
              </w:rPr>
            </w:pPr>
            <w:r w:rsidRPr="10B11128">
              <w:rPr>
                <w:rFonts w:eastAsia="MS Mincho" w:cs="Arial"/>
                <w:sz w:val="20"/>
                <w:szCs w:val="20"/>
              </w:rPr>
              <w:t>Certificación</w:t>
            </w:r>
          </w:p>
        </w:tc>
        <w:tc>
          <w:tcPr>
            <w:tcW w:w="5898" w:type="dxa"/>
          </w:tcPr>
          <w:p w14:paraId="35B21F6D" w14:textId="0D744BFE" w:rsidR="10B11128" w:rsidRPr="00A24DF1" w:rsidRDefault="10B11128" w:rsidP="10B11128">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sidRPr="00A24DF1">
              <w:rPr>
                <w:rFonts w:eastAsia="MS Mincho" w:cs="Arial"/>
                <w:sz w:val="20"/>
                <w:szCs w:val="20"/>
                <w:lang w:val="es-CO"/>
              </w:rPr>
              <w:t>Evidencias de ejecución de casos de prueba y certificación de resultados</w:t>
            </w:r>
          </w:p>
        </w:tc>
      </w:tr>
    </w:tbl>
    <w:p w14:paraId="14A58D03" w14:textId="7C350D3F" w:rsidR="3147D5B7" w:rsidRDefault="3147D5B7" w:rsidP="00AB2F00">
      <w:pPr>
        <w:ind w:left="720"/>
        <w:rPr>
          <w:sz w:val="20"/>
          <w:szCs w:val="20"/>
          <w:lang w:val="es-CO"/>
        </w:rPr>
      </w:pPr>
    </w:p>
    <w:p w14:paraId="33A3B9A1" w14:textId="77777777" w:rsidR="00BF7B49" w:rsidRDefault="00BF7B49" w:rsidP="00BF7B49">
      <w:pPr>
        <w:ind w:left="720"/>
        <w:rPr>
          <w:sz w:val="20"/>
          <w:szCs w:val="20"/>
          <w:lang w:val="es-CO"/>
        </w:rPr>
      </w:pPr>
    </w:p>
    <w:p w14:paraId="4B74C00F" w14:textId="77777777" w:rsidR="009C7DE5" w:rsidRDefault="009C7DE5" w:rsidP="00BF7B49">
      <w:pPr>
        <w:ind w:left="720"/>
        <w:rPr>
          <w:sz w:val="20"/>
          <w:szCs w:val="20"/>
          <w:lang w:val="es-CO"/>
        </w:rPr>
      </w:pPr>
    </w:p>
    <w:p w14:paraId="611036E2" w14:textId="77777777" w:rsidR="009C7DE5" w:rsidRDefault="009C7DE5" w:rsidP="00BF7B49">
      <w:pPr>
        <w:ind w:left="720"/>
        <w:rPr>
          <w:sz w:val="20"/>
          <w:szCs w:val="20"/>
          <w:lang w:val="es-CO"/>
        </w:rPr>
      </w:pPr>
    </w:p>
    <w:p w14:paraId="66EAF6AC" w14:textId="77777777" w:rsidR="009C7DE5" w:rsidRDefault="009C7DE5" w:rsidP="00BF7B49">
      <w:pPr>
        <w:ind w:left="720"/>
        <w:rPr>
          <w:sz w:val="20"/>
          <w:szCs w:val="20"/>
          <w:lang w:val="es-CO"/>
        </w:rPr>
      </w:pPr>
    </w:p>
    <w:p w14:paraId="0E337511" w14:textId="5666A3FF" w:rsidR="000D0E2B" w:rsidRPr="00BF7B49" w:rsidRDefault="00BF7B49" w:rsidP="00BF7B49">
      <w:pPr>
        <w:ind w:left="720"/>
        <w:rPr>
          <w:b/>
          <w:sz w:val="20"/>
          <w:szCs w:val="20"/>
          <w:lang w:val="es-CO"/>
        </w:rPr>
      </w:pPr>
      <w:r>
        <w:rPr>
          <w:b/>
          <w:sz w:val="20"/>
          <w:szCs w:val="20"/>
          <w:lang w:val="es-CO"/>
        </w:rPr>
        <w:t xml:space="preserve">Pruebas Funcionales  </w:t>
      </w:r>
    </w:p>
    <w:tbl>
      <w:tblPr>
        <w:tblStyle w:val="Sombreadoclaro"/>
        <w:tblW w:w="0" w:type="auto"/>
        <w:jc w:val="right"/>
        <w:tblLook w:val="06A0" w:firstRow="1" w:lastRow="0" w:firstColumn="1" w:lastColumn="0" w:noHBand="1" w:noVBand="1"/>
      </w:tblPr>
      <w:tblGrid>
        <w:gridCol w:w="2224"/>
        <w:gridCol w:w="5898"/>
      </w:tblGrid>
      <w:tr w:rsidR="00BF7B49" w14:paraId="7DCA273F" w14:textId="77777777">
        <w:trPr>
          <w:cnfStyle w:val="100000000000" w:firstRow="1" w:lastRow="0" w:firstColumn="0" w:lastColumn="0" w:oddVBand="0" w:evenVBand="0" w:oddHBand="0" w:evenHBand="0" w:firstRowFirstColumn="0" w:firstRowLastColumn="0" w:lastRowFirstColumn="0" w:lastRowLastColumn="0"/>
          <w:trHeight w:val="253"/>
          <w:jc w:val="right"/>
        </w:trPr>
        <w:tc>
          <w:tcPr>
            <w:cnfStyle w:val="001000000000" w:firstRow="0" w:lastRow="0" w:firstColumn="1" w:lastColumn="0" w:oddVBand="0" w:evenVBand="0" w:oddHBand="0" w:evenHBand="0" w:firstRowFirstColumn="0" w:firstRowLastColumn="0" w:lastRowFirstColumn="0" w:lastRowLastColumn="0"/>
            <w:tcW w:w="2224" w:type="dxa"/>
          </w:tcPr>
          <w:p w14:paraId="6A34C1C0" w14:textId="77777777" w:rsidR="00BF7B49" w:rsidRDefault="00BF7B49">
            <w:pPr>
              <w:jc w:val="center"/>
              <w:rPr>
                <w:rFonts w:eastAsia="MS Mincho" w:cs="Arial"/>
                <w:sz w:val="20"/>
                <w:szCs w:val="20"/>
              </w:rPr>
            </w:pPr>
            <w:r w:rsidRPr="10B11128">
              <w:rPr>
                <w:rFonts w:eastAsia="MS Mincho" w:cs="Arial"/>
                <w:sz w:val="20"/>
                <w:szCs w:val="20"/>
              </w:rPr>
              <w:t>Subcategoría</w:t>
            </w:r>
          </w:p>
        </w:tc>
        <w:tc>
          <w:tcPr>
            <w:tcW w:w="5898" w:type="dxa"/>
          </w:tcPr>
          <w:p w14:paraId="04F9CA14" w14:textId="77777777" w:rsidR="00BF7B49" w:rsidRDefault="00BF7B49">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rPr>
            </w:pPr>
            <w:r w:rsidRPr="10B11128">
              <w:rPr>
                <w:rFonts w:eastAsia="MS Mincho" w:cs="Arial"/>
                <w:sz w:val="20"/>
                <w:szCs w:val="20"/>
              </w:rPr>
              <w:t>Entregable</w:t>
            </w:r>
          </w:p>
        </w:tc>
      </w:tr>
      <w:tr w:rsidR="00BF7B49" w:rsidRPr="00266C86" w14:paraId="5A925544" w14:textId="77777777">
        <w:trPr>
          <w:trHeight w:val="477"/>
          <w:jc w:val="right"/>
        </w:trPr>
        <w:tc>
          <w:tcPr>
            <w:cnfStyle w:val="001000000000" w:firstRow="0" w:lastRow="0" w:firstColumn="1" w:lastColumn="0" w:oddVBand="0" w:evenVBand="0" w:oddHBand="0" w:evenHBand="0" w:firstRowFirstColumn="0" w:firstRowLastColumn="0" w:lastRowFirstColumn="0" w:lastRowLastColumn="0"/>
            <w:tcW w:w="2224" w:type="dxa"/>
          </w:tcPr>
          <w:p w14:paraId="4F508EC0" w14:textId="77E16B8D" w:rsidR="00BF7B49" w:rsidRDefault="002C53A5">
            <w:pPr>
              <w:rPr>
                <w:rFonts w:eastAsia="MS Mincho" w:cs="Arial"/>
                <w:sz w:val="20"/>
                <w:szCs w:val="20"/>
              </w:rPr>
            </w:pPr>
            <w:r>
              <w:rPr>
                <w:rFonts w:eastAsia="MS Mincho" w:cs="Arial"/>
                <w:sz w:val="20"/>
                <w:szCs w:val="20"/>
              </w:rPr>
              <w:t>Casos de pruebas</w:t>
            </w:r>
          </w:p>
        </w:tc>
        <w:tc>
          <w:tcPr>
            <w:tcW w:w="5898" w:type="dxa"/>
          </w:tcPr>
          <w:p w14:paraId="6081471F" w14:textId="02CC4260" w:rsidR="00BF7B49" w:rsidRPr="00A24DF1" w:rsidRDefault="0050722C">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Pr>
                <w:rFonts w:eastAsia="MS Mincho" w:cs="Arial"/>
                <w:sz w:val="20"/>
                <w:szCs w:val="20"/>
                <w:lang w:val="es-CO"/>
              </w:rPr>
              <w:t>Data set de evaluación y casos de prueba funcionales y no funcionales</w:t>
            </w:r>
            <w:r w:rsidR="002C53A5">
              <w:rPr>
                <w:rFonts w:eastAsia="MS Mincho" w:cs="Arial"/>
                <w:sz w:val="20"/>
                <w:szCs w:val="20"/>
                <w:lang w:val="es-CO"/>
              </w:rPr>
              <w:t>, scripts de prueba.</w:t>
            </w:r>
          </w:p>
        </w:tc>
      </w:tr>
      <w:tr w:rsidR="00BF7B49" w:rsidRPr="00266C86" w14:paraId="292DA5B1" w14:textId="77777777">
        <w:trPr>
          <w:trHeight w:val="477"/>
          <w:jc w:val="right"/>
        </w:trPr>
        <w:tc>
          <w:tcPr>
            <w:cnfStyle w:val="001000000000" w:firstRow="0" w:lastRow="0" w:firstColumn="1" w:lastColumn="0" w:oddVBand="0" w:evenVBand="0" w:oddHBand="0" w:evenHBand="0" w:firstRowFirstColumn="0" w:firstRowLastColumn="0" w:lastRowFirstColumn="0" w:lastRowLastColumn="0"/>
            <w:tcW w:w="2224" w:type="dxa"/>
          </w:tcPr>
          <w:p w14:paraId="09709DFC" w14:textId="6D418EA2" w:rsidR="00BF7B49" w:rsidRDefault="002C53A5">
            <w:pPr>
              <w:rPr>
                <w:rFonts w:eastAsia="MS Mincho" w:cs="Arial"/>
                <w:sz w:val="20"/>
                <w:szCs w:val="20"/>
              </w:rPr>
            </w:pPr>
            <w:r>
              <w:rPr>
                <w:rFonts w:eastAsia="MS Mincho" w:cs="Arial"/>
                <w:sz w:val="20"/>
                <w:szCs w:val="20"/>
              </w:rPr>
              <w:t xml:space="preserve">Ejecución </w:t>
            </w:r>
            <w:r w:rsidR="0050722C">
              <w:rPr>
                <w:rFonts w:eastAsia="MS Mincho" w:cs="Arial"/>
                <w:sz w:val="20"/>
                <w:szCs w:val="20"/>
              </w:rPr>
              <w:t xml:space="preserve"> </w:t>
            </w:r>
          </w:p>
        </w:tc>
        <w:tc>
          <w:tcPr>
            <w:tcW w:w="5898" w:type="dxa"/>
          </w:tcPr>
          <w:p w14:paraId="40697801" w14:textId="65E01CE7" w:rsidR="00BF7B49" w:rsidRPr="00A24DF1" w:rsidRDefault="0050722C">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Pr>
                <w:rFonts w:eastAsia="MS Mincho" w:cs="Arial"/>
                <w:sz w:val="20"/>
                <w:szCs w:val="20"/>
                <w:lang w:val="es-CO"/>
              </w:rPr>
              <w:t>Evi</w:t>
            </w:r>
            <w:r w:rsidR="0026420B">
              <w:rPr>
                <w:rFonts w:eastAsia="MS Mincho" w:cs="Arial"/>
                <w:sz w:val="20"/>
                <w:szCs w:val="20"/>
                <w:lang w:val="es-CO"/>
              </w:rPr>
              <w:t>d</w:t>
            </w:r>
            <w:r>
              <w:rPr>
                <w:rFonts w:eastAsia="MS Mincho" w:cs="Arial"/>
                <w:sz w:val="20"/>
                <w:szCs w:val="20"/>
                <w:lang w:val="es-CO"/>
              </w:rPr>
              <w:t xml:space="preserve">encias de pruebas plataforma Alejandría </w:t>
            </w:r>
          </w:p>
        </w:tc>
      </w:tr>
      <w:tr w:rsidR="00BF7B49" w:rsidRPr="00266C86" w14:paraId="777E391C" w14:textId="77777777">
        <w:trPr>
          <w:trHeight w:val="477"/>
          <w:jc w:val="right"/>
        </w:trPr>
        <w:tc>
          <w:tcPr>
            <w:cnfStyle w:val="001000000000" w:firstRow="0" w:lastRow="0" w:firstColumn="1" w:lastColumn="0" w:oddVBand="0" w:evenVBand="0" w:oddHBand="0" w:evenHBand="0" w:firstRowFirstColumn="0" w:firstRowLastColumn="0" w:lastRowFirstColumn="0" w:lastRowLastColumn="0"/>
            <w:tcW w:w="2224" w:type="dxa"/>
          </w:tcPr>
          <w:p w14:paraId="573A3D48" w14:textId="77777777" w:rsidR="00BF7B49" w:rsidRDefault="00BF7B49">
            <w:pPr>
              <w:rPr>
                <w:rFonts w:eastAsia="MS Mincho" w:cs="Arial"/>
                <w:sz w:val="20"/>
                <w:szCs w:val="20"/>
              </w:rPr>
            </w:pPr>
            <w:r w:rsidRPr="10B11128">
              <w:rPr>
                <w:rFonts w:eastAsia="MS Mincho" w:cs="Arial"/>
                <w:sz w:val="20"/>
                <w:szCs w:val="20"/>
              </w:rPr>
              <w:t>Certificación</w:t>
            </w:r>
          </w:p>
        </w:tc>
        <w:tc>
          <w:tcPr>
            <w:tcW w:w="5898" w:type="dxa"/>
          </w:tcPr>
          <w:p w14:paraId="704DE605" w14:textId="5D491834" w:rsidR="00BF7B49" w:rsidRPr="00A24DF1" w:rsidRDefault="0050722C" w:rsidP="00C07E15">
            <w:pPr>
              <w:ind w:left="720" w:hanging="720"/>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es-CO"/>
              </w:rPr>
            </w:pPr>
            <w:r>
              <w:rPr>
                <w:rFonts w:eastAsia="MS Mincho" w:cs="Arial"/>
                <w:sz w:val="20"/>
                <w:szCs w:val="20"/>
                <w:lang w:val="es-CO"/>
              </w:rPr>
              <w:t xml:space="preserve">Certificación de las pruebas </w:t>
            </w:r>
            <w:r w:rsidR="0026420B">
              <w:rPr>
                <w:rFonts w:eastAsia="MS Mincho" w:cs="Arial"/>
                <w:sz w:val="20"/>
                <w:szCs w:val="20"/>
                <w:lang w:val="es-CO"/>
              </w:rPr>
              <w:t xml:space="preserve">acorde a los umbrales definidos </w:t>
            </w:r>
          </w:p>
        </w:tc>
      </w:tr>
    </w:tbl>
    <w:p w14:paraId="691761ED" w14:textId="77777777" w:rsidR="001E698D" w:rsidRPr="00F57B3D" w:rsidRDefault="001E698D" w:rsidP="00AB2F00">
      <w:pPr>
        <w:ind w:left="720"/>
        <w:jc w:val="both"/>
        <w:rPr>
          <w:sz w:val="20"/>
          <w:szCs w:val="20"/>
          <w:lang w:val="es-CO"/>
        </w:rPr>
      </w:pPr>
    </w:p>
    <w:p w14:paraId="52A61AA4" w14:textId="1A2ED314" w:rsidR="00C36AD9" w:rsidRPr="00A656F1" w:rsidRDefault="009C0B53" w:rsidP="00A656F1">
      <w:pPr>
        <w:pStyle w:val="Ttulo1"/>
      </w:pPr>
      <w:bookmarkStart w:id="344" w:name="_Toc238483097"/>
      <w:bookmarkStart w:id="345" w:name="_Toc238570973"/>
      <w:bookmarkStart w:id="346" w:name="_Toc238651549"/>
      <w:bookmarkStart w:id="347" w:name="_Toc240576098"/>
      <w:r w:rsidRPr="00A656F1">
        <w:t xml:space="preserve">Cronograma </w:t>
      </w:r>
      <w:r w:rsidR="00D94EAC" w:rsidRPr="00A656F1">
        <w:t>e</w:t>
      </w:r>
      <w:r w:rsidRPr="00A656F1">
        <w:t xml:space="preserve"> hitos</w:t>
      </w:r>
      <w:bookmarkEnd w:id="344"/>
      <w:bookmarkEnd w:id="345"/>
      <w:bookmarkEnd w:id="346"/>
      <w:bookmarkEnd w:id="347"/>
    </w:p>
    <w:p w14:paraId="44562621" w14:textId="44B21176" w:rsidR="00DF010D" w:rsidRPr="00E75455" w:rsidRDefault="009C0B53" w:rsidP="00750DCB">
      <w:pPr>
        <w:pStyle w:val="Ttulo2"/>
      </w:pPr>
      <w:bookmarkStart w:id="348" w:name="_Toc238483098"/>
      <w:bookmarkStart w:id="349" w:name="_Toc238570974"/>
      <w:bookmarkStart w:id="350" w:name="_Toc238651550"/>
      <w:bookmarkStart w:id="351" w:name="_Toc240576099"/>
      <w:r w:rsidRPr="00E75455">
        <w:t xml:space="preserve">Cronograma e hitos </w:t>
      </w:r>
      <w:r w:rsidR="00A73109" w:rsidRPr="00E75455">
        <w:t>Fundación del Dominio</w:t>
      </w:r>
      <w:r w:rsidRPr="00E75455">
        <w:t xml:space="preserve"> de </w:t>
      </w:r>
      <w:r w:rsidR="00A73109" w:rsidRPr="00E75455">
        <w:t>datos de</w:t>
      </w:r>
      <w:r w:rsidRPr="00E75455">
        <w:t xml:space="preserve"> Salud</w:t>
      </w:r>
      <w:bookmarkEnd w:id="348"/>
      <w:bookmarkEnd w:id="349"/>
      <w:bookmarkEnd w:id="350"/>
      <w:bookmarkEnd w:id="351"/>
    </w:p>
    <w:p w14:paraId="5D87DABB" w14:textId="77777777" w:rsidR="00680B52" w:rsidRPr="00F57B3D" w:rsidRDefault="00680B52" w:rsidP="00AB2F00">
      <w:pPr>
        <w:ind w:left="720"/>
        <w:rPr>
          <w:sz w:val="20"/>
          <w:szCs w:val="20"/>
          <w:lang w:val="es-CO"/>
        </w:rPr>
      </w:pPr>
    </w:p>
    <w:tbl>
      <w:tblPr>
        <w:tblStyle w:val="Tablanormal2"/>
        <w:tblW w:w="9372" w:type="dxa"/>
        <w:tblLayout w:type="fixed"/>
        <w:tblLook w:val="04A0" w:firstRow="1" w:lastRow="0" w:firstColumn="1" w:lastColumn="0" w:noHBand="0" w:noVBand="1"/>
      </w:tblPr>
      <w:tblGrid>
        <w:gridCol w:w="929"/>
        <w:gridCol w:w="5610"/>
        <w:gridCol w:w="1614"/>
        <w:gridCol w:w="1219"/>
      </w:tblGrid>
      <w:tr w:rsidR="004B0C30" w14:paraId="3E93D0BB" w14:textId="77777777" w:rsidTr="00AB2F00">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929" w:type="dxa"/>
            <w:noWrap/>
            <w:hideMark/>
          </w:tcPr>
          <w:p w14:paraId="76DB39C4" w14:textId="77777777" w:rsidR="00DF010D" w:rsidRPr="00F57B3D" w:rsidRDefault="009C0B53" w:rsidP="00DF010D">
            <w:pPr>
              <w:rPr>
                <w:rFonts w:eastAsia="Times New Roman" w:cs="Times New Roman"/>
                <w:sz w:val="20"/>
                <w:szCs w:val="20"/>
                <w:lang w:val="es-CO" w:eastAsia="es-CO"/>
              </w:rPr>
            </w:pPr>
            <w:r w:rsidRPr="00F57B3D">
              <w:rPr>
                <w:rFonts w:eastAsia="Times New Roman" w:cs="Times New Roman"/>
                <w:sz w:val="20"/>
                <w:szCs w:val="20"/>
                <w:lang w:val="es-CO" w:eastAsia="es-CO"/>
              </w:rPr>
              <w:t>Fase</w:t>
            </w:r>
          </w:p>
        </w:tc>
        <w:tc>
          <w:tcPr>
            <w:tcW w:w="5610" w:type="dxa"/>
            <w:noWrap/>
            <w:hideMark/>
          </w:tcPr>
          <w:p w14:paraId="53440831" w14:textId="77777777" w:rsidR="00DF010D" w:rsidRPr="00F57B3D" w:rsidRDefault="009C0B53" w:rsidP="00DF010D">
            <w:pP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s-CO" w:eastAsia="es-CO"/>
              </w:rPr>
            </w:pPr>
            <w:r w:rsidRPr="00F57B3D">
              <w:rPr>
                <w:rFonts w:eastAsia="Times New Roman" w:cs="Times New Roman"/>
                <w:sz w:val="20"/>
                <w:szCs w:val="20"/>
                <w:lang w:val="es-CO" w:eastAsia="es-CO"/>
              </w:rPr>
              <w:t>Entregable / Hito</w:t>
            </w:r>
          </w:p>
        </w:tc>
        <w:tc>
          <w:tcPr>
            <w:tcW w:w="1614" w:type="dxa"/>
            <w:noWrap/>
            <w:hideMark/>
          </w:tcPr>
          <w:p w14:paraId="73FB2088" w14:textId="77777777" w:rsidR="00DF010D" w:rsidRPr="00F57B3D" w:rsidRDefault="009C0B53" w:rsidP="00DF010D">
            <w:pP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s-CO" w:eastAsia="es-CO"/>
              </w:rPr>
            </w:pPr>
            <w:r w:rsidRPr="00F57B3D">
              <w:rPr>
                <w:rFonts w:eastAsia="Times New Roman" w:cs="Times New Roman"/>
                <w:sz w:val="20"/>
                <w:szCs w:val="20"/>
                <w:lang w:val="es-CO" w:eastAsia="es-CO"/>
              </w:rPr>
              <w:t>Periodo de ejecución</w:t>
            </w:r>
          </w:p>
        </w:tc>
        <w:tc>
          <w:tcPr>
            <w:tcW w:w="1219" w:type="dxa"/>
            <w:noWrap/>
            <w:hideMark/>
          </w:tcPr>
          <w:p w14:paraId="041BEE5B" w14:textId="77777777" w:rsidR="00DF010D" w:rsidRPr="00F57B3D" w:rsidRDefault="009C0B53" w:rsidP="00DF010D">
            <w:pP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s-CO" w:eastAsia="es-CO"/>
              </w:rPr>
            </w:pPr>
            <w:r w:rsidRPr="00F57B3D">
              <w:rPr>
                <w:rFonts w:eastAsia="Times New Roman" w:cs="Times New Roman"/>
                <w:sz w:val="20"/>
                <w:szCs w:val="20"/>
                <w:lang w:val="es-CO" w:eastAsia="es-CO"/>
              </w:rPr>
              <w:t>Mes de entrega</w:t>
            </w:r>
          </w:p>
        </w:tc>
      </w:tr>
      <w:tr w:rsidR="004B0C30" w14:paraId="7AE18E98" w14:textId="77777777" w:rsidTr="00AB2F00">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929" w:type="dxa"/>
            <w:noWrap/>
            <w:hideMark/>
          </w:tcPr>
          <w:p w14:paraId="47BB6E33" w14:textId="77777777" w:rsidR="00DF010D" w:rsidRPr="00F57B3D" w:rsidRDefault="009C0B53" w:rsidP="00DF010D">
            <w:pPr>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Fase 1</w:t>
            </w:r>
          </w:p>
        </w:tc>
        <w:tc>
          <w:tcPr>
            <w:tcW w:w="5610" w:type="dxa"/>
            <w:noWrap/>
            <w:hideMark/>
          </w:tcPr>
          <w:p w14:paraId="7C7F7350" w14:textId="77777777" w:rsidR="00DF010D" w:rsidRPr="00F57B3D" w:rsidRDefault="009C0B53" w:rsidP="00DF010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Discovery, refinamiento de alcance y requerimientos</w:t>
            </w:r>
          </w:p>
        </w:tc>
        <w:tc>
          <w:tcPr>
            <w:tcW w:w="1614" w:type="dxa"/>
            <w:noWrap/>
            <w:hideMark/>
          </w:tcPr>
          <w:p w14:paraId="4077CDA2" w14:textId="77777777" w:rsidR="00DF010D" w:rsidRPr="00F57B3D" w:rsidRDefault="009C0B53" w:rsidP="00DF010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Mes 1</w:t>
            </w:r>
          </w:p>
        </w:tc>
        <w:tc>
          <w:tcPr>
            <w:tcW w:w="1219" w:type="dxa"/>
            <w:noWrap/>
            <w:hideMark/>
          </w:tcPr>
          <w:p w14:paraId="4F188635" w14:textId="77777777" w:rsidR="00DF010D" w:rsidRPr="00F57B3D" w:rsidRDefault="009C0B53" w:rsidP="00DF010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Mes 1</w:t>
            </w:r>
          </w:p>
        </w:tc>
      </w:tr>
      <w:tr w:rsidR="004B0C30" w14:paraId="49480293" w14:textId="77777777" w:rsidTr="00AB2F00">
        <w:trPr>
          <w:trHeight w:val="306"/>
        </w:trPr>
        <w:tc>
          <w:tcPr>
            <w:cnfStyle w:val="001000000000" w:firstRow="0" w:lastRow="0" w:firstColumn="1" w:lastColumn="0" w:oddVBand="0" w:evenVBand="0" w:oddHBand="0" w:evenHBand="0" w:firstRowFirstColumn="0" w:firstRowLastColumn="0" w:lastRowFirstColumn="0" w:lastRowLastColumn="0"/>
            <w:tcW w:w="929" w:type="dxa"/>
            <w:noWrap/>
            <w:hideMark/>
          </w:tcPr>
          <w:p w14:paraId="3A285A46" w14:textId="77777777" w:rsidR="00DF010D" w:rsidRPr="00F57B3D" w:rsidRDefault="009C0B53" w:rsidP="00DF010D">
            <w:pPr>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Fase 2</w:t>
            </w:r>
          </w:p>
        </w:tc>
        <w:tc>
          <w:tcPr>
            <w:tcW w:w="5610" w:type="dxa"/>
            <w:noWrap/>
            <w:hideMark/>
          </w:tcPr>
          <w:p w14:paraId="391C0F6A" w14:textId="413328AA" w:rsidR="00DF010D" w:rsidRPr="00F57B3D" w:rsidRDefault="009C0B53" w:rsidP="00DF010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Arquitectura fundacional y diseño detallado de la solución</w:t>
            </w:r>
          </w:p>
        </w:tc>
        <w:tc>
          <w:tcPr>
            <w:tcW w:w="1614" w:type="dxa"/>
            <w:noWrap/>
            <w:hideMark/>
          </w:tcPr>
          <w:p w14:paraId="04882323" w14:textId="77777777" w:rsidR="00DF010D" w:rsidRPr="00F57B3D" w:rsidRDefault="009C0B53" w:rsidP="00DF010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Mes 1–2</w:t>
            </w:r>
          </w:p>
        </w:tc>
        <w:tc>
          <w:tcPr>
            <w:tcW w:w="1219" w:type="dxa"/>
            <w:noWrap/>
            <w:hideMark/>
          </w:tcPr>
          <w:p w14:paraId="75B8B015" w14:textId="77777777" w:rsidR="00DF010D" w:rsidRPr="00F57B3D" w:rsidRDefault="009C0B53" w:rsidP="00DF010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Mes 2</w:t>
            </w:r>
          </w:p>
        </w:tc>
      </w:tr>
      <w:tr w:rsidR="004B0C30" w14:paraId="6F7F1AFA" w14:textId="77777777" w:rsidTr="00AB2F00">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929" w:type="dxa"/>
            <w:noWrap/>
            <w:hideMark/>
          </w:tcPr>
          <w:p w14:paraId="6A979F6F" w14:textId="77777777" w:rsidR="00DF010D" w:rsidRPr="00F57B3D" w:rsidRDefault="009C0B53" w:rsidP="00DF010D">
            <w:pPr>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Fase 3</w:t>
            </w:r>
          </w:p>
        </w:tc>
        <w:tc>
          <w:tcPr>
            <w:tcW w:w="5610" w:type="dxa"/>
            <w:noWrap/>
            <w:hideMark/>
          </w:tcPr>
          <w:p w14:paraId="55CC63F4" w14:textId="62ABE2CA" w:rsidR="00DF010D" w:rsidRPr="00F57B3D" w:rsidRDefault="009C0B53" w:rsidP="00DF010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Integración y perfilamiento de fuentes de salud priorizadas</w:t>
            </w:r>
          </w:p>
        </w:tc>
        <w:tc>
          <w:tcPr>
            <w:tcW w:w="1614" w:type="dxa"/>
            <w:noWrap/>
            <w:hideMark/>
          </w:tcPr>
          <w:p w14:paraId="1D23606F" w14:textId="77777777" w:rsidR="00DF010D" w:rsidRPr="00F57B3D" w:rsidRDefault="009C0B53" w:rsidP="00DF010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Mes 2–3</w:t>
            </w:r>
          </w:p>
        </w:tc>
        <w:tc>
          <w:tcPr>
            <w:tcW w:w="1219" w:type="dxa"/>
            <w:noWrap/>
            <w:hideMark/>
          </w:tcPr>
          <w:p w14:paraId="71373F2A" w14:textId="77777777" w:rsidR="00DF010D" w:rsidRPr="00F57B3D" w:rsidRDefault="009C0B53" w:rsidP="00DF010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Mes 3</w:t>
            </w:r>
          </w:p>
        </w:tc>
      </w:tr>
      <w:tr w:rsidR="004B0C30" w14:paraId="76C43E08" w14:textId="77777777" w:rsidTr="00AB2F00">
        <w:trPr>
          <w:trHeight w:val="306"/>
        </w:trPr>
        <w:tc>
          <w:tcPr>
            <w:cnfStyle w:val="001000000000" w:firstRow="0" w:lastRow="0" w:firstColumn="1" w:lastColumn="0" w:oddVBand="0" w:evenVBand="0" w:oddHBand="0" w:evenHBand="0" w:firstRowFirstColumn="0" w:firstRowLastColumn="0" w:lastRowFirstColumn="0" w:lastRowLastColumn="0"/>
            <w:tcW w:w="929" w:type="dxa"/>
            <w:noWrap/>
            <w:hideMark/>
          </w:tcPr>
          <w:p w14:paraId="7A3AD83C" w14:textId="77777777" w:rsidR="00DF010D" w:rsidRPr="00F57B3D" w:rsidRDefault="009C0B53" w:rsidP="00DF010D">
            <w:pPr>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Fase 4</w:t>
            </w:r>
          </w:p>
        </w:tc>
        <w:tc>
          <w:tcPr>
            <w:tcW w:w="5610" w:type="dxa"/>
            <w:noWrap/>
            <w:hideMark/>
          </w:tcPr>
          <w:p w14:paraId="3E8679E5" w14:textId="772841D6" w:rsidR="00DF010D" w:rsidRPr="00F57B3D" w:rsidRDefault="009C0B53" w:rsidP="00DF010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Construcción del Dominio de Datos de Salud v1</w:t>
            </w:r>
          </w:p>
        </w:tc>
        <w:tc>
          <w:tcPr>
            <w:tcW w:w="1614" w:type="dxa"/>
            <w:noWrap/>
            <w:hideMark/>
          </w:tcPr>
          <w:p w14:paraId="47FF2906" w14:textId="77777777" w:rsidR="00DF010D" w:rsidRPr="00F57B3D" w:rsidRDefault="009C0B53" w:rsidP="00DF010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Mes 2–4</w:t>
            </w:r>
          </w:p>
        </w:tc>
        <w:tc>
          <w:tcPr>
            <w:tcW w:w="1219" w:type="dxa"/>
            <w:noWrap/>
            <w:hideMark/>
          </w:tcPr>
          <w:p w14:paraId="22D59510" w14:textId="77777777" w:rsidR="00DF010D" w:rsidRPr="00F57B3D" w:rsidRDefault="009C0B53" w:rsidP="00DF010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Mes 4</w:t>
            </w:r>
          </w:p>
        </w:tc>
      </w:tr>
      <w:tr w:rsidR="004B0C30" w14:paraId="781F1493" w14:textId="77777777" w:rsidTr="00AB2F00">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929" w:type="dxa"/>
            <w:noWrap/>
            <w:hideMark/>
          </w:tcPr>
          <w:p w14:paraId="618CB416" w14:textId="77777777" w:rsidR="00DF010D" w:rsidRPr="00F57B3D" w:rsidRDefault="009C0B53" w:rsidP="00DF010D">
            <w:pPr>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Fase 5</w:t>
            </w:r>
          </w:p>
        </w:tc>
        <w:tc>
          <w:tcPr>
            <w:tcW w:w="5610" w:type="dxa"/>
            <w:noWrap/>
            <w:hideMark/>
          </w:tcPr>
          <w:p w14:paraId="6DE5A182" w14:textId="5E72A281" w:rsidR="00DF010D" w:rsidRPr="00F57B3D" w:rsidRDefault="009C0B53" w:rsidP="00DF010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Integración con MPI y habilitación de resolución de identidad</w:t>
            </w:r>
          </w:p>
        </w:tc>
        <w:tc>
          <w:tcPr>
            <w:tcW w:w="1614" w:type="dxa"/>
            <w:noWrap/>
            <w:hideMark/>
          </w:tcPr>
          <w:p w14:paraId="1D71D930" w14:textId="77777777" w:rsidR="00DF010D" w:rsidRPr="00F57B3D" w:rsidRDefault="009C0B53" w:rsidP="00DF010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Mes 3–4</w:t>
            </w:r>
          </w:p>
        </w:tc>
        <w:tc>
          <w:tcPr>
            <w:tcW w:w="1219" w:type="dxa"/>
            <w:noWrap/>
            <w:hideMark/>
          </w:tcPr>
          <w:p w14:paraId="33A5BBB6" w14:textId="77777777" w:rsidR="00DF010D" w:rsidRPr="00F57B3D" w:rsidRDefault="009C0B53" w:rsidP="00DF010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Mes 4</w:t>
            </w:r>
          </w:p>
        </w:tc>
      </w:tr>
      <w:tr w:rsidR="004B0C30" w14:paraId="79E0A401" w14:textId="77777777" w:rsidTr="00AB2F00">
        <w:trPr>
          <w:trHeight w:val="306"/>
        </w:trPr>
        <w:tc>
          <w:tcPr>
            <w:cnfStyle w:val="001000000000" w:firstRow="0" w:lastRow="0" w:firstColumn="1" w:lastColumn="0" w:oddVBand="0" w:evenVBand="0" w:oddHBand="0" w:evenHBand="0" w:firstRowFirstColumn="0" w:firstRowLastColumn="0" w:lastRowFirstColumn="0" w:lastRowLastColumn="0"/>
            <w:tcW w:w="929" w:type="dxa"/>
            <w:noWrap/>
            <w:hideMark/>
          </w:tcPr>
          <w:p w14:paraId="5B6534FA" w14:textId="77777777" w:rsidR="00DF010D" w:rsidRPr="00F57B3D" w:rsidRDefault="009C0B53" w:rsidP="00DF010D">
            <w:pPr>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Fase 6</w:t>
            </w:r>
          </w:p>
        </w:tc>
        <w:tc>
          <w:tcPr>
            <w:tcW w:w="5610" w:type="dxa"/>
            <w:noWrap/>
            <w:hideMark/>
          </w:tcPr>
          <w:p w14:paraId="54AE321C" w14:textId="77777777" w:rsidR="00DF010D" w:rsidRPr="00F57B3D" w:rsidRDefault="009C0B53" w:rsidP="00DF010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Diseño, construcción y habilitación del Servidor Terminológico v1</w:t>
            </w:r>
          </w:p>
        </w:tc>
        <w:tc>
          <w:tcPr>
            <w:tcW w:w="1614" w:type="dxa"/>
            <w:noWrap/>
            <w:hideMark/>
          </w:tcPr>
          <w:p w14:paraId="39C54D77" w14:textId="77777777" w:rsidR="00DF010D" w:rsidRPr="00F57B3D" w:rsidRDefault="009C0B53" w:rsidP="00DF010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Mes 2–4</w:t>
            </w:r>
          </w:p>
        </w:tc>
        <w:tc>
          <w:tcPr>
            <w:tcW w:w="1219" w:type="dxa"/>
            <w:noWrap/>
            <w:hideMark/>
          </w:tcPr>
          <w:p w14:paraId="61399A48" w14:textId="77777777" w:rsidR="00DF010D" w:rsidRPr="00F57B3D" w:rsidRDefault="009C0B53" w:rsidP="00DF010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Mes 4</w:t>
            </w:r>
          </w:p>
        </w:tc>
      </w:tr>
      <w:tr w:rsidR="004B0C30" w14:paraId="38BF45C9" w14:textId="77777777" w:rsidTr="00AB2F00">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929" w:type="dxa"/>
            <w:noWrap/>
            <w:hideMark/>
          </w:tcPr>
          <w:p w14:paraId="3A00B120" w14:textId="77777777" w:rsidR="00DF010D" w:rsidRPr="00F57B3D" w:rsidRDefault="009C0B53" w:rsidP="00DF010D">
            <w:pPr>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Fase 7</w:t>
            </w:r>
          </w:p>
        </w:tc>
        <w:tc>
          <w:tcPr>
            <w:tcW w:w="5610" w:type="dxa"/>
            <w:noWrap/>
            <w:hideMark/>
          </w:tcPr>
          <w:p w14:paraId="4797EEB8" w14:textId="6ED12120" w:rsidR="00DF010D" w:rsidRPr="00F57B3D" w:rsidRDefault="009C0B53" w:rsidP="00DF010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Transformación y estandarización hacia FHIR v1 y publicación en FHIR Store intermedio</w:t>
            </w:r>
          </w:p>
        </w:tc>
        <w:tc>
          <w:tcPr>
            <w:tcW w:w="1614" w:type="dxa"/>
            <w:noWrap/>
            <w:hideMark/>
          </w:tcPr>
          <w:p w14:paraId="2AADD75F" w14:textId="77777777" w:rsidR="00DF010D" w:rsidRPr="00F57B3D" w:rsidRDefault="009C0B53" w:rsidP="00DF010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Mes 3–5</w:t>
            </w:r>
          </w:p>
        </w:tc>
        <w:tc>
          <w:tcPr>
            <w:tcW w:w="1219" w:type="dxa"/>
            <w:noWrap/>
            <w:hideMark/>
          </w:tcPr>
          <w:p w14:paraId="6A2C18C6" w14:textId="77777777" w:rsidR="00DF010D" w:rsidRPr="00F57B3D" w:rsidRDefault="009C0B53" w:rsidP="00DF010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Mes 5</w:t>
            </w:r>
          </w:p>
        </w:tc>
      </w:tr>
      <w:tr w:rsidR="004B0C30" w14:paraId="1B68C760" w14:textId="77777777" w:rsidTr="00AB2F00">
        <w:trPr>
          <w:trHeight w:val="306"/>
        </w:trPr>
        <w:tc>
          <w:tcPr>
            <w:cnfStyle w:val="001000000000" w:firstRow="0" w:lastRow="0" w:firstColumn="1" w:lastColumn="0" w:oddVBand="0" w:evenVBand="0" w:oddHBand="0" w:evenHBand="0" w:firstRowFirstColumn="0" w:firstRowLastColumn="0" w:lastRowFirstColumn="0" w:lastRowLastColumn="0"/>
            <w:tcW w:w="929" w:type="dxa"/>
            <w:noWrap/>
            <w:hideMark/>
          </w:tcPr>
          <w:p w14:paraId="1CE51267" w14:textId="77777777" w:rsidR="00DF010D" w:rsidRPr="00F57B3D" w:rsidRDefault="009C0B53" w:rsidP="00DF010D">
            <w:pPr>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Fase 8</w:t>
            </w:r>
          </w:p>
        </w:tc>
        <w:tc>
          <w:tcPr>
            <w:tcW w:w="5610" w:type="dxa"/>
            <w:noWrap/>
            <w:hideMark/>
          </w:tcPr>
          <w:p w14:paraId="1AFFBFDA" w14:textId="77777777" w:rsidR="00DF010D" w:rsidRPr="00F57B3D" w:rsidRDefault="009C0B53" w:rsidP="00DF010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Diseño de mappings y construcción del Modelo OMOP v1 a partir de FHIR</w:t>
            </w:r>
          </w:p>
        </w:tc>
        <w:tc>
          <w:tcPr>
            <w:tcW w:w="1614" w:type="dxa"/>
            <w:noWrap/>
            <w:hideMark/>
          </w:tcPr>
          <w:p w14:paraId="606FDE24" w14:textId="77777777" w:rsidR="00DF010D" w:rsidRPr="00F57B3D" w:rsidRDefault="009C0B53" w:rsidP="00DF010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Mes 4–6</w:t>
            </w:r>
          </w:p>
        </w:tc>
        <w:tc>
          <w:tcPr>
            <w:tcW w:w="1219" w:type="dxa"/>
            <w:noWrap/>
            <w:hideMark/>
          </w:tcPr>
          <w:p w14:paraId="3EAA0403" w14:textId="77777777" w:rsidR="00DF010D" w:rsidRPr="00F57B3D" w:rsidRDefault="009C0B53" w:rsidP="00DF010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Mes 6</w:t>
            </w:r>
          </w:p>
        </w:tc>
      </w:tr>
      <w:tr w:rsidR="004B0C30" w14:paraId="0D23D35F" w14:textId="77777777" w:rsidTr="00AB2F00">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929" w:type="dxa"/>
            <w:noWrap/>
            <w:hideMark/>
          </w:tcPr>
          <w:p w14:paraId="1DB57103" w14:textId="77777777" w:rsidR="00DF010D" w:rsidRPr="00F57B3D" w:rsidRDefault="009C0B53" w:rsidP="00DF010D">
            <w:pPr>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Fase 9</w:t>
            </w:r>
          </w:p>
        </w:tc>
        <w:tc>
          <w:tcPr>
            <w:tcW w:w="5610" w:type="dxa"/>
            <w:noWrap/>
            <w:hideMark/>
          </w:tcPr>
          <w:p w14:paraId="54BD5056" w14:textId="55F8AAB5" w:rsidR="00DF010D" w:rsidRPr="00F57B3D" w:rsidRDefault="009C0B53" w:rsidP="00DF010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Catalogación, metadatos, linaje y gobierno bajo MAGI</w:t>
            </w:r>
          </w:p>
        </w:tc>
        <w:tc>
          <w:tcPr>
            <w:tcW w:w="1614" w:type="dxa"/>
            <w:noWrap/>
            <w:hideMark/>
          </w:tcPr>
          <w:p w14:paraId="7DBFE1AF" w14:textId="77777777" w:rsidR="00DF010D" w:rsidRPr="00F57B3D" w:rsidRDefault="009C0B53" w:rsidP="00DF010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Mes 2–5</w:t>
            </w:r>
          </w:p>
        </w:tc>
        <w:tc>
          <w:tcPr>
            <w:tcW w:w="1219" w:type="dxa"/>
            <w:noWrap/>
            <w:hideMark/>
          </w:tcPr>
          <w:p w14:paraId="4541ECBC" w14:textId="77777777" w:rsidR="00DF010D" w:rsidRPr="00F57B3D" w:rsidRDefault="009C0B53" w:rsidP="00DF010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Mes 5</w:t>
            </w:r>
          </w:p>
        </w:tc>
      </w:tr>
      <w:tr w:rsidR="004B0C30" w14:paraId="2CB27FE4" w14:textId="77777777" w:rsidTr="00AB2F00">
        <w:trPr>
          <w:trHeight w:val="306"/>
        </w:trPr>
        <w:tc>
          <w:tcPr>
            <w:cnfStyle w:val="001000000000" w:firstRow="0" w:lastRow="0" w:firstColumn="1" w:lastColumn="0" w:oddVBand="0" w:evenVBand="0" w:oddHBand="0" w:evenHBand="0" w:firstRowFirstColumn="0" w:firstRowLastColumn="0" w:lastRowFirstColumn="0" w:lastRowLastColumn="0"/>
            <w:tcW w:w="929" w:type="dxa"/>
            <w:noWrap/>
            <w:hideMark/>
          </w:tcPr>
          <w:p w14:paraId="3270ACA5" w14:textId="77777777" w:rsidR="00DF010D" w:rsidRPr="00F57B3D" w:rsidRDefault="009C0B53" w:rsidP="00DF010D">
            <w:pPr>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Fase 10</w:t>
            </w:r>
          </w:p>
        </w:tc>
        <w:tc>
          <w:tcPr>
            <w:tcW w:w="5610" w:type="dxa"/>
            <w:noWrap/>
            <w:hideMark/>
          </w:tcPr>
          <w:p w14:paraId="279BF435" w14:textId="67F0C8E6" w:rsidR="00DF010D" w:rsidRPr="00F57B3D" w:rsidRDefault="009C0B53" w:rsidP="00DF010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Validación end-to-end, estabilización, documentación y transferencia de conocimiento</w:t>
            </w:r>
          </w:p>
        </w:tc>
        <w:tc>
          <w:tcPr>
            <w:tcW w:w="1614" w:type="dxa"/>
            <w:noWrap/>
            <w:hideMark/>
          </w:tcPr>
          <w:p w14:paraId="24F46CEC" w14:textId="77777777" w:rsidR="00DF010D" w:rsidRPr="00F57B3D" w:rsidRDefault="009C0B53" w:rsidP="00DF010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Mes 5–6</w:t>
            </w:r>
          </w:p>
        </w:tc>
        <w:tc>
          <w:tcPr>
            <w:tcW w:w="1219" w:type="dxa"/>
            <w:noWrap/>
            <w:hideMark/>
          </w:tcPr>
          <w:p w14:paraId="1E2A185B" w14:textId="77777777" w:rsidR="00DF010D" w:rsidRPr="00F57B3D" w:rsidRDefault="009C0B53" w:rsidP="00DF010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F57B3D">
              <w:rPr>
                <w:rFonts w:eastAsia="Times New Roman" w:cs="Times New Roman"/>
                <w:color w:val="000000"/>
                <w:sz w:val="20"/>
                <w:szCs w:val="20"/>
                <w:lang w:val="es-CO" w:eastAsia="es-CO"/>
              </w:rPr>
              <w:t>Mes 6</w:t>
            </w:r>
          </w:p>
          <w:p w14:paraId="08945FED" w14:textId="77777777" w:rsidR="001671D4" w:rsidRPr="00F57B3D" w:rsidRDefault="001671D4" w:rsidP="00DF010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p>
          <w:p w14:paraId="4C02249C" w14:textId="77777777" w:rsidR="001671D4" w:rsidRPr="00F57B3D" w:rsidRDefault="001671D4" w:rsidP="00DF010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p>
          <w:p w14:paraId="50036124" w14:textId="3AB682C2" w:rsidR="001671D4" w:rsidRPr="00F57B3D" w:rsidRDefault="001671D4" w:rsidP="00DF010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p>
        </w:tc>
      </w:tr>
    </w:tbl>
    <w:p w14:paraId="0B9EB888" w14:textId="3E5537F5" w:rsidR="00D94EAC" w:rsidRPr="00E75455" w:rsidRDefault="009C0B53" w:rsidP="00750DCB">
      <w:pPr>
        <w:pStyle w:val="Ttulo2"/>
      </w:pPr>
      <w:bookmarkStart w:id="352" w:name="_Toc238483099"/>
      <w:bookmarkStart w:id="353" w:name="_Toc238570975"/>
      <w:bookmarkStart w:id="354" w:name="_Toc238651551"/>
      <w:bookmarkStart w:id="355" w:name="_Toc240576100"/>
      <w:r w:rsidRPr="00E75455">
        <w:t xml:space="preserve">Cronograma e hitos </w:t>
      </w:r>
      <w:r w:rsidR="00A73109" w:rsidRPr="00E75455">
        <w:t>Plataforma Federada de Inteligencia en Salud</w:t>
      </w:r>
      <w:bookmarkEnd w:id="352"/>
      <w:r w:rsidR="00103BB0" w:rsidRPr="00E75455">
        <w:t xml:space="preserve"> - AlejandrIA</w:t>
      </w:r>
      <w:bookmarkEnd w:id="353"/>
      <w:bookmarkEnd w:id="354"/>
      <w:bookmarkEnd w:id="355"/>
    </w:p>
    <w:p w14:paraId="67DF1071" w14:textId="3D8AF18D" w:rsidR="64FBEB8E" w:rsidRPr="00170A0D" w:rsidRDefault="64FBEB8E" w:rsidP="00AB2F00">
      <w:pPr>
        <w:ind w:left="720"/>
        <w:rPr>
          <w:sz w:val="20"/>
          <w:szCs w:val="20"/>
          <w:lang w:val="es-ES"/>
        </w:rPr>
      </w:pPr>
    </w:p>
    <w:tbl>
      <w:tblPr>
        <w:tblW w:w="9916" w:type="dxa"/>
        <w:tblLook w:val="04A0" w:firstRow="1" w:lastRow="0" w:firstColumn="1" w:lastColumn="0" w:noHBand="0" w:noVBand="1"/>
      </w:tblPr>
      <w:tblGrid>
        <w:gridCol w:w="1981"/>
        <w:gridCol w:w="4861"/>
        <w:gridCol w:w="1338"/>
        <w:gridCol w:w="1736"/>
      </w:tblGrid>
      <w:tr w:rsidR="004B0C30" w14:paraId="06A7C1ED" w14:textId="77777777" w:rsidTr="00AB2F00">
        <w:trPr>
          <w:trHeight w:val="300"/>
        </w:trPr>
        <w:tc>
          <w:tcPr>
            <w:tcW w:w="2054" w:type="dxa"/>
            <w:tcBorders>
              <w:bottom w:val="single" w:sz="6" w:space="0" w:color="auto"/>
            </w:tcBorders>
            <w:tcMar>
              <w:top w:w="75" w:type="dxa"/>
              <w:left w:w="150" w:type="dxa"/>
              <w:bottom w:w="75" w:type="dxa"/>
              <w:right w:w="150" w:type="dxa"/>
            </w:tcMar>
            <w:vAlign w:val="center"/>
          </w:tcPr>
          <w:p w14:paraId="255036E3" w14:textId="3D0C644E" w:rsidR="526A9340" w:rsidRPr="00F57B3D" w:rsidRDefault="009C0B53" w:rsidP="526A9340">
            <w:pPr>
              <w:spacing w:after="0"/>
              <w:rPr>
                <w:b/>
                <w:sz w:val="20"/>
                <w:szCs w:val="20"/>
              </w:rPr>
            </w:pPr>
            <w:r w:rsidRPr="00F57B3D">
              <w:rPr>
                <w:b/>
                <w:sz w:val="20"/>
                <w:szCs w:val="20"/>
              </w:rPr>
              <w:t>Fase</w:t>
            </w:r>
          </w:p>
        </w:tc>
        <w:tc>
          <w:tcPr>
            <w:tcW w:w="4537" w:type="dxa"/>
            <w:tcBorders>
              <w:bottom w:val="single" w:sz="6" w:space="0" w:color="auto"/>
            </w:tcBorders>
            <w:tcMar>
              <w:top w:w="75" w:type="dxa"/>
              <w:left w:w="150" w:type="dxa"/>
              <w:bottom w:w="75" w:type="dxa"/>
              <w:right w:w="150" w:type="dxa"/>
            </w:tcMar>
            <w:vAlign w:val="center"/>
          </w:tcPr>
          <w:p w14:paraId="3193EAEF" w14:textId="710954CA" w:rsidR="526A9340" w:rsidRPr="00F57B3D" w:rsidRDefault="009C0B53" w:rsidP="526A9340">
            <w:pPr>
              <w:spacing w:after="0"/>
              <w:rPr>
                <w:b/>
                <w:sz w:val="20"/>
                <w:szCs w:val="20"/>
              </w:rPr>
            </w:pPr>
            <w:r w:rsidRPr="00F57B3D">
              <w:rPr>
                <w:b/>
                <w:sz w:val="20"/>
                <w:szCs w:val="20"/>
              </w:rPr>
              <w:t>Entregable / Hito</w:t>
            </w:r>
          </w:p>
        </w:tc>
        <w:tc>
          <w:tcPr>
            <w:tcW w:w="1379" w:type="dxa"/>
            <w:tcBorders>
              <w:bottom w:val="single" w:sz="6" w:space="0" w:color="auto"/>
            </w:tcBorders>
            <w:tcMar>
              <w:top w:w="75" w:type="dxa"/>
              <w:left w:w="150" w:type="dxa"/>
              <w:bottom w:w="75" w:type="dxa"/>
              <w:right w:w="150" w:type="dxa"/>
            </w:tcMar>
            <w:vAlign w:val="center"/>
          </w:tcPr>
          <w:p w14:paraId="66ECD3AF" w14:textId="75BF35A0" w:rsidR="526A9340" w:rsidRPr="00F57B3D" w:rsidRDefault="009C0B53" w:rsidP="526A9340">
            <w:pPr>
              <w:spacing w:after="0"/>
              <w:rPr>
                <w:b/>
                <w:sz w:val="20"/>
                <w:szCs w:val="20"/>
              </w:rPr>
            </w:pPr>
            <w:r w:rsidRPr="00F57B3D">
              <w:rPr>
                <w:b/>
                <w:sz w:val="20"/>
                <w:szCs w:val="20"/>
              </w:rPr>
              <w:t>Periodo de ejecución</w:t>
            </w:r>
          </w:p>
        </w:tc>
        <w:tc>
          <w:tcPr>
            <w:tcW w:w="1946" w:type="dxa"/>
            <w:tcBorders>
              <w:bottom w:val="single" w:sz="6" w:space="0" w:color="auto"/>
            </w:tcBorders>
            <w:tcMar>
              <w:top w:w="75" w:type="dxa"/>
              <w:left w:w="150" w:type="dxa"/>
              <w:bottom w:w="75" w:type="dxa"/>
              <w:right w:w="150" w:type="dxa"/>
            </w:tcMar>
            <w:vAlign w:val="center"/>
          </w:tcPr>
          <w:p w14:paraId="535C3CD0" w14:textId="2641F6C8" w:rsidR="526A9340" w:rsidRPr="00F57B3D" w:rsidRDefault="009C0B53" w:rsidP="526A9340">
            <w:pPr>
              <w:spacing w:after="0"/>
              <w:jc w:val="center"/>
              <w:rPr>
                <w:b/>
                <w:sz w:val="20"/>
                <w:szCs w:val="20"/>
              </w:rPr>
            </w:pPr>
            <w:r w:rsidRPr="00F57B3D">
              <w:rPr>
                <w:b/>
                <w:sz w:val="20"/>
                <w:szCs w:val="20"/>
              </w:rPr>
              <w:t>Mes de entrega</w:t>
            </w:r>
          </w:p>
        </w:tc>
      </w:tr>
      <w:tr w:rsidR="004B0C30" w14:paraId="1F7C5CC8" w14:textId="77777777" w:rsidTr="00AB2F00">
        <w:trPr>
          <w:trHeight w:val="300"/>
        </w:trPr>
        <w:tc>
          <w:tcPr>
            <w:tcW w:w="2054" w:type="dxa"/>
            <w:tcMar>
              <w:top w:w="75" w:type="dxa"/>
              <w:left w:w="150" w:type="dxa"/>
              <w:bottom w:w="75" w:type="dxa"/>
              <w:right w:w="150" w:type="dxa"/>
            </w:tcMar>
            <w:vAlign w:val="center"/>
          </w:tcPr>
          <w:p w14:paraId="339B236A" w14:textId="358F576D" w:rsidR="526A9340" w:rsidRPr="00F57B3D" w:rsidRDefault="009C0B53" w:rsidP="001542DC">
            <w:pPr>
              <w:spacing w:after="0"/>
              <w:rPr>
                <w:sz w:val="20"/>
                <w:szCs w:val="20"/>
              </w:rPr>
            </w:pPr>
            <w:r w:rsidRPr="00F57B3D">
              <w:rPr>
                <w:sz w:val="20"/>
                <w:szCs w:val="20"/>
              </w:rPr>
              <w:t>Arquitectura</w:t>
            </w:r>
          </w:p>
        </w:tc>
        <w:tc>
          <w:tcPr>
            <w:tcW w:w="4537" w:type="dxa"/>
            <w:tcMar>
              <w:top w:w="75" w:type="dxa"/>
              <w:left w:w="150" w:type="dxa"/>
              <w:bottom w:w="75" w:type="dxa"/>
              <w:right w:w="150" w:type="dxa"/>
            </w:tcMar>
            <w:vAlign w:val="center"/>
          </w:tcPr>
          <w:p w14:paraId="44D8D11D" w14:textId="79A7EA0C" w:rsidR="526A9340" w:rsidRPr="00F57B3D" w:rsidRDefault="009C0B53" w:rsidP="526A9340">
            <w:pPr>
              <w:spacing w:after="0"/>
              <w:rPr>
                <w:sz w:val="20"/>
                <w:szCs w:val="20"/>
                <w:lang w:val="es-CO"/>
              </w:rPr>
            </w:pPr>
            <w:r w:rsidRPr="00F57B3D">
              <w:rPr>
                <w:sz w:val="20"/>
                <w:szCs w:val="20"/>
                <w:lang w:val="es-CO"/>
              </w:rPr>
              <w:t>Arquitectura de solución Release 1 — ADRs de identidad, runtime, persistencia, exposición y seguridad</w:t>
            </w:r>
            <w:r w:rsidR="00B52FBC" w:rsidRPr="00F57B3D">
              <w:rPr>
                <w:sz w:val="20"/>
                <w:szCs w:val="20"/>
                <w:lang w:val="es-CO"/>
              </w:rPr>
              <w:t>. Diseño de componentes analíticos,</w:t>
            </w:r>
            <w:r w:rsidR="004A1CAA" w:rsidRPr="00F57B3D">
              <w:rPr>
                <w:sz w:val="20"/>
                <w:szCs w:val="20"/>
                <w:lang w:val="es-CO"/>
              </w:rPr>
              <w:t xml:space="preserve"> productos de datos, modelos, agentes, capa semántica y mecanismos de integración con backend</w:t>
            </w:r>
          </w:p>
        </w:tc>
        <w:tc>
          <w:tcPr>
            <w:tcW w:w="1379" w:type="dxa"/>
            <w:tcMar>
              <w:top w:w="75" w:type="dxa"/>
              <w:left w:w="150" w:type="dxa"/>
              <w:bottom w:w="75" w:type="dxa"/>
              <w:right w:w="150" w:type="dxa"/>
            </w:tcMar>
            <w:vAlign w:val="center"/>
          </w:tcPr>
          <w:p w14:paraId="3DC17A91" w14:textId="58FA0744" w:rsidR="526A9340" w:rsidRPr="00F57B3D" w:rsidRDefault="009C0B53" w:rsidP="526A9340">
            <w:pPr>
              <w:spacing w:after="0"/>
              <w:rPr>
                <w:sz w:val="20"/>
                <w:szCs w:val="20"/>
              </w:rPr>
            </w:pPr>
            <w:r w:rsidRPr="00F57B3D">
              <w:rPr>
                <w:sz w:val="20"/>
                <w:szCs w:val="20"/>
              </w:rPr>
              <w:t>M1</w:t>
            </w:r>
          </w:p>
        </w:tc>
        <w:tc>
          <w:tcPr>
            <w:tcW w:w="1946" w:type="dxa"/>
            <w:tcMar>
              <w:top w:w="75" w:type="dxa"/>
              <w:left w:w="150" w:type="dxa"/>
              <w:bottom w:w="75" w:type="dxa"/>
              <w:right w:w="150" w:type="dxa"/>
            </w:tcMar>
            <w:vAlign w:val="center"/>
          </w:tcPr>
          <w:p w14:paraId="536148BA" w14:textId="4BE4AEF5" w:rsidR="526A9340" w:rsidRPr="00F57B3D" w:rsidRDefault="009C0B53" w:rsidP="526A9340">
            <w:pPr>
              <w:spacing w:after="0"/>
              <w:jc w:val="center"/>
              <w:rPr>
                <w:sz w:val="20"/>
                <w:szCs w:val="20"/>
              </w:rPr>
            </w:pPr>
            <w:r w:rsidRPr="00F57B3D">
              <w:rPr>
                <w:sz w:val="20"/>
                <w:szCs w:val="20"/>
              </w:rPr>
              <w:t>M1</w:t>
            </w:r>
          </w:p>
        </w:tc>
      </w:tr>
      <w:tr w:rsidR="004B0C30" w14:paraId="226C9580" w14:textId="77777777" w:rsidTr="00AB2F00">
        <w:trPr>
          <w:trHeight w:val="300"/>
        </w:trPr>
        <w:tc>
          <w:tcPr>
            <w:tcW w:w="2054" w:type="dxa"/>
            <w:tcMar>
              <w:top w:w="75" w:type="dxa"/>
              <w:left w:w="150" w:type="dxa"/>
              <w:bottom w:w="75" w:type="dxa"/>
              <w:right w:w="150" w:type="dxa"/>
            </w:tcMar>
            <w:vAlign w:val="center"/>
          </w:tcPr>
          <w:p w14:paraId="39A9D993" w14:textId="0253C322" w:rsidR="526A9340" w:rsidRPr="00F57B3D" w:rsidRDefault="526A9340" w:rsidP="526A9340">
            <w:pPr>
              <w:spacing w:after="0"/>
              <w:rPr>
                <w:sz w:val="20"/>
                <w:szCs w:val="20"/>
              </w:rPr>
            </w:pPr>
          </w:p>
        </w:tc>
        <w:tc>
          <w:tcPr>
            <w:tcW w:w="4537" w:type="dxa"/>
            <w:tcBorders>
              <w:top w:val="single" w:sz="6" w:space="0" w:color="auto"/>
            </w:tcBorders>
            <w:tcMar>
              <w:top w:w="75" w:type="dxa"/>
              <w:left w:w="150" w:type="dxa"/>
              <w:bottom w:w="75" w:type="dxa"/>
              <w:right w:w="150" w:type="dxa"/>
            </w:tcMar>
            <w:vAlign w:val="center"/>
          </w:tcPr>
          <w:p w14:paraId="2F8AA2E7" w14:textId="6F179F86" w:rsidR="526A9340" w:rsidRPr="00F57B3D" w:rsidRDefault="009C0B53" w:rsidP="526A9340">
            <w:pPr>
              <w:spacing w:after="0"/>
              <w:rPr>
                <w:sz w:val="20"/>
                <w:szCs w:val="20"/>
                <w:lang w:val="es-CO"/>
              </w:rPr>
            </w:pPr>
            <w:r w:rsidRPr="00F57B3D">
              <w:rPr>
                <w:sz w:val="20"/>
                <w:szCs w:val="20"/>
                <w:lang w:val="es-CO"/>
              </w:rPr>
              <w:t>Estándares de APIs y microservicios — contratos, versionado, errores, autenticación y observabilidad</w:t>
            </w:r>
          </w:p>
        </w:tc>
        <w:tc>
          <w:tcPr>
            <w:tcW w:w="1379" w:type="dxa"/>
            <w:tcBorders>
              <w:top w:val="single" w:sz="6" w:space="0" w:color="auto"/>
            </w:tcBorders>
            <w:tcMar>
              <w:top w:w="75" w:type="dxa"/>
              <w:left w:w="150" w:type="dxa"/>
              <w:bottom w:w="75" w:type="dxa"/>
              <w:right w:w="150" w:type="dxa"/>
            </w:tcMar>
            <w:vAlign w:val="center"/>
          </w:tcPr>
          <w:p w14:paraId="6773F778" w14:textId="07DF8EA0" w:rsidR="526A9340" w:rsidRPr="00F57B3D" w:rsidRDefault="009C0B53" w:rsidP="526A9340">
            <w:pPr>
              <w:spacing w:after="0"/>
              <w:rPr>
                <w:sz w:val="20"/>
                <w:szCs w:val="20"/>
              </w:rPr>
            </w:pPr>
            <w:r w:rsidRPr="00F57B3D">
              <w:rPr>
                <w:sz w:val="20"/>
                <w:szCs w:val="20"/>
              </w:rPr>
              <w:t>M1</w:t>
            </w:r>
          </w:p>
        </w:tc>
        <w:tc>
          <w:tcPr>
            <w:tcW w:w="1946" w:type="dxa"/>
            <w:tcBorders>
              <w:top w:val="single" w:sz="6" w:space="0" w:color="auto"/>
            </w:tcBorders>
            <w:tcMar>
              <w:top w:w="75" w:type="dxa"/>
              <w:left w:w="150" w:type="dxa"/>
              <w:bottom w:w="75" w:type="dxa"/>
              <w:right w:w="150" w:type="dxa"/>
            </w:tcMar>
            <w:vAlign w:val="center"/>
          </w:tcPr>
          <w:p w14:paraId="63481C5D" w14:textId="2D2E0CF9" w:rsidR="526A9340" w:rsidRPr="00F57B3D" w:rsidRDefault="009C0B53" w:rsidP="526A9340">
            <w:pPr>
              <w:spacing w:after="0"/>
              <w:jc w:val="center"/>
              <w:rPr>
                <w:sz w:val="20"/>
                <w:szCs w:val="20"/>
              </w:rPr>
            </w:pPr>
            <w:r w:rsidRPr="00F57B3D">
              <w:rPr>
                <w:sz w:val="20"/>
                <w:szCs w:val="20"/>
              </w:rPr>
              <w:t>M1</w:t>
            </w:r>
          </w:p>
        </w:tc>
      </w:tr>
      <w:tr w:rsidR="004B0C30" w14:paraId="5C114404" w14:textId="77777777" w:rsidTr="00AB2F00">
        <w:trPr>
          <w:trHeight w:val="300"/>
        </w:trPr>
        <w:tc>
          <w:tcPr>
            <w:tcW w:w="2054" w:type="dxa"/>
            <w:tcBorders>
              <w:top w:val="single" w:sz="6" w:space="0" w:color="auto"/>
            </w:tcBorders>
            <w:tcMar>
              <w:top w:w="75" w:type="dxa"/>
              <w:left w:w="150" w:type="dxa"/>
              <w:bottom w:w="75" w:type="dxa"/>
              <w:right w:w="150" w:type="dxa"/>
            </w:tcMar>
            <w:vAlign w:val="center"/>
          </w:tcPr>
          <w:p w14:paraId="170A00E8" w14:textId="4C05ADFF" w:rsidR="526A9340" w:rsidRPr="00F57B3D" w:rsidRDefault="4A6E311D" w:rsidP="526A9340">
            <w:pPr>
              <w:spacing w:after="0"/>
              <w:rPr>
                <w:sz w:val="20"/>
                <w:szCs w:val="20"/>
              </w:rPr>
            </w:pPr>
            <w:r w:rsidRPr="70735A7C">
              <w:rPr>
                <w:sz w:val="20"/>
                <w:szCs w:val="20"/>
              </w:rPr>
              <w:t xml:space="preserve">Diseño </w:t>
            </w:r>
            <w:r w:rsidR="009C0B53" w:rsidRPr="70735A7C">
              <w:rPr>
                <w:sz w:val="20"/>
                <w:szCs w:val="20"/>
              </w:rPr>
              <w:t>Seguridad</w:t>
            </w:r>
          </w:p>
        </w:tc>
        <w:tc>
          <w:tcPr>
            <w:tcW w:w="4537" w:type="dxa"/>
            <w:tcBorders>
              <w:top w:val="single" w:sz="6" w:space="0" w:color="auto"/>
            </w:tcBorders>
            <w:tcMar>
              <w:top w:w="75" w:type="dxa"/>
              <w:left w:w="150" w:type="dxa"/>
              <w:bottom w:w="75" w:type="dxa"/>
              <w:right w:w="150" w:type="dxa"/>
            </w:tcMar>
            <w:vAlign w:val="center"/>
          </w:tcPr>
          <w:p w14:paraId="024CFB8E" w14:textId="1E7F0942" w:rsidR="526A9340" w:rsidRPr="00F57B3D" w:rsidRDefault="009C0B53" w:rsidP="526A9340">
            <w:pPr>
              <w:spacing w:after="0"/>
              <w:rPr>
                <w:sz w:val="20"/>
                <w:szCs w:val="20"/>
                <w:lang w:val="es-CO"/>
              </w:rPr>
            </w:pPr>
            <w:r w:rsidRPr="00F57B3D">
              <w:rPr>
                <w:sz w:val="20"/>
                <w:szCs w:val="20"/>
                <w:lang w:val="es-CO"/>
              </w:rPr>
              <w:t>Modelado de amenazas — portal, APIs y workspace</w:t>
            </w:r>
          </w:p>
        </w:tc>
        <w:tc>
          <w:tcPr>
            <w:tcW w:w="1379" w:type="dxa"/>
            <w:tcBorders>
              <w:top w:val="single" w:sz="6" w:space="0" w:color="auto"/>
            </w:tcBorders>
            <w:tcMar>
              <w:top w:w="75" w:type="dxa"/>
              <w:left w:w="150" w:type="dxa"/>
              <w:bottom w:w="75" w:type="dxa"/>
              <w:right w:w="150" w:type="dxa"/>
            </w:tcMar>
            <w:vAlign w:val="center"/>
          </w:tcPr>
          <w:p w14:paraId="4177DF39" w14:textId="2DA083A7" w:rsidR="526A9340" w:rsidRPr="00F57B3D" w:rsidRDefault="009C0B53" w:rsidP="526A9340">
            <w:pPr>
              <w:spacing w:after="0"/>
              <w:rPr>
                <w:sz w:val="20"/>
                <w:szCs w:val="20"/>
              </w:rPr>
            </w:pPr>
            <w:r w:rsidRPr="00F57B3D">
              <w:rPr>
                <w:sz w:val="20"/>
                <w:szCs w:val="20"/>
              </w:rPr>
              <w:t>M1</w:t>
            </w:r>
          </w:p>
        </w:tc>
        <w:tc>
          <w:tcPr>
            <w:tcW w:w="1946" w:type="dxa"/>
            <w:tcBorders>
              <w:top w:val="single" w:sz="6" w:space="0" w:color="auto"/>
            </w:tcBorders>
            <w:tcMar>
              <w:top w:w="75" w:type="dxa"/>
              <w:left w:w="150" w:type="dxa"/>
              <w:bottom w:w="75" w:type="dxa"/>
              <w:right w:w="150" w:type="dxa"/>
            </w:tcMar>
            <w:vAlign w:val="center"/>
          </w:tcPr>
          <w:p w14:paraId="1753C0A9" w14:textId="77777777" w:rsidR="526A9340" w:rsidRPr="00F57B3D" w:rsidRDefault="009C0B53" w:rsidP="526A9340">
            <w:pPr>
              <w:spacing w:after="0"/>
              <w:jc w:val="center"/>
              <w:rPr>
                <w:sz w:val="20"/>
                <w:szCs w:val="20"/>
              </w:rPr>
            </w:pPr>
            <w:r w:rsidRPr="00F57B3D">
              <w:rPr>
                <w:sz w:val="20"/>
                <w:szCs w:val="20"/>
              </w:rPr>
              <w:t>M1</w:t>
            </w:r>
          </w:p>
        </w:tc>
      </w:tr>
      <w:tr w:rsidR="004B0C30" w14:paraId="785AEA9C" w14:textId="77777777" w:rsidTr="00AB2F00">
        <w:trPr>
          <w:trHeight w:val="300"/>
        </w:trPr>
        <w:tc>
          <w:tcPr>
            <w:tcW w:w="2054" w:type="dxa"/>
            <w:tcBorders>
              <w:top w:val="single" w:sz="6" w:space="0" w:color="auto"/>
            </w:tcBorders>
            <w:tcMar>
              <w:top w:w="75" w:type="dxa"/>
              <w:left w:w="150" w:type="dxa"/>
              <w:bottom w:w="75" w:type="dxa"/>
              <w:right w:w="150" w:type="dxa"/>
            </w:tcMar>
            <w:vAlign w:val="center"/>
          </w:tcPr>
          <w:p w14:paraId="4AD89214" w14:textId="390D4C6E" w:rsidR="00247593" w:rsidRPr="00F57B3D" w:rsidRDefault="009C0B53" w:rsidP="526A9340">
            <w:pPr>
              <w:spacing w:after="0"/>
              <w:rPr>
                <w:sz w:val="20"/>
                <w:szCs w:val="20"/>
              </w:rPr>
            </w:pPr>
            <w:r w:rsidRPr="00F57B3D">
              <w:rPr>
                <w:sz w:val="20"/>
                <w:szCs w:val="20"/>
              </w:rPr>
              <w:t>Diseño funcional</w:t>
            </w:r>
          </w:p>
        </w:tc>
        <w:tc>
          <w:tcPr>
            <w:tcW w:w="4537" w:type="dxa"/>
            <w:tcBorders>
              <w:top w:val="single" w:sz="6" w:space="0" w:color="auto"/>
            </w:tcBorders>
            <w:tcMar>
              <w:top w:w="75" w:type="dxa"/>
              <w:left w:w="150" w:type="dxa"/>
              <w:bottom w:w="75" w:type="dxa"/>
              <w:right w:w="150" w:type="dxa"/>
            </w:tcMar>
            <w:vAlign w:val="center"/>
          </w:tcPr>
          <w:p w14:paraId="7168F1CA" w14:textId="2059120B" w:rsidR="00247593" w:rsidRPr="00F57B3D" w:rsidRDefault="009C0B53" w:rsidP="526A9340">
            <w:pPr>
              <w:spacing w:after="0"/>
              <w:rPr>
                <w:sz w:val="20"/>
                <w:szCs w:val="20"/>
                <w:lang w:val="es-CO"/>
              </w:rPr>
            </w:pPr>
            <w:r w:rsidRPr="00F57B3D">
              <w:rPr>
                <w:sz w:val="20"/>
                <w:szCs w:val="20"/>
                <w:lang w:val="es-CO"/>
              </w:rPr>
              <w:t>Refinamiento analítico PHM/RWE — definición de cohortes, fenotipos, variables, KPIs, preguntas analíticas, criterios de riesgo y escenarios de interacción con agentes</w:t>
            </w:r>
          </w:p>
        </w:tc>
        <w:tc>
          <w:tcPr>
            <w:tcW w:w="1379" w:type="dxa"/>
            <w:tcBorders>
              <w:top w:val="single" w:sz="6" w:space="0" w:color="auto"/>
            </w:tcBorders>
            <w:tcMar>
              <w:top w:w="75" w:type="dxa"/>
              <w:left w:w="150" w:type="dxa"/>
              <w:bottom w:w="75" w:type="dxa"/>
              <w:right w:w="150" w:type="dxa"/>
            </w:tcMar>
            <w:vAlign w:val="center"/>
          </w:tcPr>
          <w:p w14:paraId="6210BB21" w14:textId="78D4A388" w:rsidR="00247593" w:rsidRPr="00F57B3D" w:rsidRDefault="009C0B53" w:rsidP="526A9340">
            <w:pPr>
              <w:spacing w:after="0"/>
              <w:rPr>
                <w:sz w:val="20"/>
                <w:szCs w:val="20"/>
                <w:lang w:val="es-CO"/>
              </w:rPr>
            </w:pPr>
            <w:r w:rsidRPr="00F57B3D">
              <w:rPr>
                <w:sz w:val="20"/>
                <w:szCs w:val="20"/>
                <w:lang w:val="es-CO"/>
              </w:rPr>
              <w:t>M1-M2</w:t>
            </w:r>
          </w:p>
        </w:tc>
        <w:tc>
          <w:tcPr>
            <w:tcW w:w="1946" w:type="dxa"/>
            <w:tcBorders>
              <w:top w:val="single" w:sz="6" w:space="0" w:color="auto"/>
            </w:tcBorders>
            <w:tcMar>
              <w:top w:w="75" w:type="dxa"/>
              <w:left w:w="150" w:type="dxa"/>
              <w:bottom w:w="75" w:type="dxa"/>
              <w:right w:w="150" w:type="dxa"/>
            </w:tcMar>
            <w:vAlign w:val="center"/>
          </w:tcPr>
          <w:p w14:paraId="36E7DECB" w14:textId="64489B28" w:rsidR="00247593" w:rsidRPr="00F57B3D" w:rsidRDefault="009C0B53" w:rsidP="526A9340">
            <w:pPr>
              <w:spacing w:after="0"/>
              <w:jc w:val="center"/>
              <w:rPr>
                <w:sz w:val="20"/>
                <w:szCs w:val="20"/>
                <w:lang w:val="es-CO"/>
              </w:rPr>
            </w:pPr>
            <w:r w:rsidRPr="00F57B3D">
              <w:rPr>
                <w:sz w:val="20"/>
                <w:szCs w:val="20"/>
                <w:lang w:val="es-CO"/>
              </w:rPr>
              <w:t>M2</w:t>
            </w:r>
          </w:p>
        </w:tc>
      </w:tr>
      <w:tr w:rsidR="004B0C30" w14:paraId="4B6E177A" w14:textId="77777777" w:rsidTr="00AB2F00">
        <w:trPr>
          <w:trHeight w:val="300"/>
        </w:trPr>
        <w:tc>
          <w:tcPr>
            <w:tcW w:w="2054" w:type="dxa"/>
            <w:tcBorders>
              <w:top w:val="single" w:sz="6" w:space="0" w:color="auto"/>
            </w:tcBorders>
            <w:tcMar>
              <w:top w:w="75" w:type="dxa"/>
              <w:left w:w="150" w:type="dxa"/>
              <w:bottom w:w="75" w:type="dxa"/>
              <w:right w:w="150" w:type="dxa"/>
            </w:tcMar>
            <w:vAlign w:val="center"/>
          </w:tcPr>
          <w:p w14:paraId="66082C1E" w14:textId="354F9518" w:rsidR="009C3811" w:rsidRPr="00F57B3D" w:rsidRDefault="280E2357" w:rsidP="526A9340">
            <w:pPr>
              <w:spacing w:after="0"/>
              <w:rPr>
                <w:sz w:val="20"/>
                <w:szCs w:val="20"/>
              </w:rPr>
            </w:pPr>
            <w:r w:rsidRPr="28451585">
              <w:rPr>
                <w:sz w:val="20"/>
                <w:szCs w:val="20"/>
              </w:rPr>
              <w:t xml:space="preserve">Diseño de </w:t>
            </w:r>
            <w:r w:rsidR="009C0B53" w:rsidRPr="28451585">
              <w:rPr>
                <w:sz w:val="20"/>
                <w:szCs w:val="20"/>
              </w:rPr>
              <w:t>Datos</w:t>
            </w:r>
          </w:p>
        </w:tc>
        <w:tc>
          <w:tcPr>
            <w:tcW w:w="4537" w:type="dxa"/>
            <w:tcBorders>
              <w:top w:val="single" w:sz="6" w:space="0" w:color="auto"/>
            </w:tcBorders>
            <w:tcMar>
              <w:top w:w="75" w:type="dxa"/>
              <w:left w:w="150" w:type="dxa"/>
              <w:bottom w:w="75" w:type="dxa"/>
              <w:right w:w="150" w:type="dxa"/>
            </w:tcMar>
            <w:vAlign w:val="center"/>
          </w:tcPr>
          <w:p w14:paraId="0F3E11FC" w14:textId="190F0916" w:rsidR="009C3811" w:rsidRPr="00A24DF1" w:rsidRDefault="009C0B53" w:rsidP="526A9340">
            <w:pPr>
              <w:spacing w:after="0"/>
              <w:rPr>
                <w:lang w:val="es-CO"/>
              </w:rPr>
            </w:pPr>
            <w:r w:rsidRPr="00F57B3D">
              <w:rPr>
                <w:sz w:val="20"/>
                <w:szCs w:val="20"/>
                <w:lang w:val="es-CO"/>
              </w:rPr>
              <w:t>Contratos de consumo OMOP para AlejandrIA — definición de estructuras, vistas, interfaces y reglas mediante las cuales PHM/RWE consumirán OMOP sin acoplar las capacidades analíticas a la implementación física</w:t>
            </w:r>
            <w:r w:rsidR="7D1E34A8" w:rsidRPr="1DF6055A">
              <w:rPr>
                <w:sz w:val="20"/>
                <w:szCs w:val="20"/>
                <w:lang w:val="es-CO"/>
              </w:rPr>
              <w:t>.</w:t>
            </w:r>
          </w:p>
          <w:p w14:paraId="62915F27" w14:textId="70AC4F7E" w:rsidR="009C3811" w:rsidRPr="00A24DF1" w:rsidRDefault="7D1E34A8" w:rsidP="526A9340">
            <w:pPr>
              <w:spacing w:after="0"/>
              <w:rPr>
                <w:lang w:val="es-CO"/>
              </w:rPr>
            </w:pPr>
            <w:r w:rsidRPr="08A0AA5D">
              <w:rPr>
                <w:sz w:val="20"/>
                <w:szCs w:val="20"/>
                <w:lang w:val="es-CO"/>
              </w:rPr>
              <w:t xml:space="preserve">Definición de persistencia de resultados, reportes, datos temporales, cache y </w:t>
            </w:r>
            <w:r w:rsidR="40E58B94" w:rsidRPr="28451585">
              <w:rPr>
                <w:sz w:val="20"/>
                <w:szCs w:val="20"/>
                <w:lang w:val="es-CO"/>
              </w:rPr>
              <w:t>demás</w:t>
            </w:r>
            <w:r w:rsidRPr="28451585">
              <w:rPr>
                <w:sz w:val="20"/>
                <w:szCs w:val="20"/>
                <w:lang w:val="es-CO"/>
              </w:rPr>
              <w:t xml:space="preserve"> estructuras que abarquen los casos de uso.</w:t>
            </w:r>
          </w:p>
        </w:tc>
        <w:tc>
          <w:tcPr>
            <w:tcW w:w="1379" w:type="dxa"/>
            <w:tcBorders>
              <w:top w:val="single" w:sz="6" w:space="0" w:color="auto"/>
            </w:tcBorders>
            <w:tcMar>
              <w:top w:w="75" w:type="dxa"/>
              <w:left w:w="150" w:type="dxa"/>
              <w:bottom w:w="75" w:type="dxa"/>
              <w:right w:w="150" w:type="dxa"/>
            </w:tcMar>
            <w:vAlign w:val="center"/>
          </w:tcPr>
          <w:p w14:paraId="7DFC365A" w14:textId="72A0F5A7" w:rsidR="009C3811" w:rsidRPr="00F57B3D" w:rsidRDefault="009C0B53" w:rsidP="526A9340">
            <w:pPr>
              <w:spacing w:after="0"/>
              <w:rPr>
                <w:sz w:val="20"/>
                <w:szCs w:val="20"/>
                <w:lang w:val="es-CO"/>
              </w:rPr>
            </w:pPr>
            <w:r w:rsidRPr="00F57B3D">
              <w:rPr>
                <w:sz w:val="20"/>
                <w:szCs w:val="20"/>
                <w:lang w:val="es-CO"/>
              </w:rPr>
              <w:t>M1-M2</w:t>
            </w:r>
          </w:p>
        </w:tc>
        <w:tc>
          <w:tcPr>
            <w:tcW w:w="1946" w:type="dxa"/>
            <w:tcBorders>
              <w:top w:val="single" w:sz="6" w:space="0" w:color="auto"/>
            </w:tcBorders>
            <w:tcMar>
              <w:top w:w="75" w:type="dxa"/>
              <w:left w:w="150" w:type="dxa"/>
              <w:bottom w:w="75" w:type="dxa"/>
              <w:right w:w="150" w:type="dxa"/>
            </w:tcMar>
            <w:vAlign w:val="center"/>
          </w:tcPr>
          <w:p w14:paraId="4FBE1D12" w14:textId="038E23A2" w:rsidR="009C3811" w:rsidRPr="00F57B3D" w:rsidRDefault="009C0B53" w:rsidP="526A9340">
            <w:pPr>
              <w:spacing w:after="0"/>
              <w:jc w:val="center"/>
              <w:rPr>
                <w:sz w:val="20"/>
                <w:szCs w:val="20"/>
                <w:lang w:val="es-CO"/>
              </w:rPr>
            </w:pPr>
            <w:r w:rsidRPr="00F57B3D">
              <w:rPr>
                <w:sz w:val="20"/>
                <w:szCs w:val="20"/>
                <w:lang w:val="es-CO"/>
              </w:rPr>
              <w:t>M2</w:t>
            </w:r>
          </w:p>
        </w:tc>
      </w:tr>
      <w:tr w:rsidR="004B0C30" w14:paraId="7B8340B1" w14:textId="77777777" w:rsidTr="00AB2F00">
        <w:trPr>
          <w:trHeight w:val="300"/>
        </w:trPr>
        <w:tc>
          <w:tcPr>
            <w:tcW w:w="2054" w:type="dxa"/>
            <w:tcBorders>
              <w:top w:val="single" w:sz="6" w:space="0" w:color="auto"/>
            </w:tcBorders>
            <w:tcMar>
              <w:top w:w="75" w:type="dxa"/>
              <w:left w:w="150" w:type="dxa"/>
              <w:bottom w:w="75" w:type="dxa"/>
              <w:right w:w="150" w:type="dxa"/>
            </w:tcMar>
            <w:vAlign w:val="center"/>
          </w:tcPr>
          <w:p w14:paraId="0669971F" w14:textId="6F962BDB" w:rsidR="526A9340" w:rsidRPr="00F57B3D" w:rsidRDefault="69111BEA" w:rsidP="001542DC">
            <w:pPr>
              <w:spacing w:after="0"/>
              <w:rPr>
                <w:sz w:val="20"/>
                <w:szCs w:val="20"/>
              </w:rPr>
            </w:pPr>
            <w:r w:rsidRPr="70735A7C">
              <w:rPr>
                <w:sz w:val="20"/>
                <w:szCs w:val="20"/>
              </w:rPr>
              <w:t xml:space="preserve">Implementación </w:t>
            </w:r>
            <w:r w:rsidR="009C0B53" w:rsidRPr="00F57B3D">
              <w:rPr>
                <w:sz w:val="20"/>
                <w:szCs w:val="20"/>
              </w:rPr>
              <w:t>Plataforma</w:t>
            </w:r>
            <w:r w:rsidR="1AAFEB51" w:rsidRPr="061EFD27">
              <w:rPr>
                <w:sz w:val="20"/>
                <w:szCs w:val="20"/>
              </w:rPr>
              <w:t xml:space="preserve"> - </w:t>
            </w:r>
            <w:r w:rsidR="1AAFEB51" w:rsidRPr="0A715FBB">
              <w:rPr>
                <w:sz w:val="20"/>
                <w:szCs w:val="20"/>
              </w:rPr>
              <w:t>SURA</w:t>
            </w:r>
          </w:p>
        </w:tc>
        <w:tc>
          <w:tcPr>
            <w:tcW w:w="4537" w:type="dxa"/>
            <w:tcBorders>
              <w:top w:val="single" w:sz="6" w:space="0" w:color="auto"/>
            </w:tcBorders>
            <w:tcMar>
              <w:top w:w="75" w:type="dxa"/>
              <w:left w:w="150" w:type="dxa"/>
              <w:bottom w:w="75" w:type="dxa"/>
              <w:right w:w="150" w:type="dxa"/>
            </w:tcMar>
            <w:vAlign w:val="center"/>
          </w:tcPr>
          <w:p w14:paraId="190EF355" w14:textId="5B6366FB" w:rsidR="526A9340" w:rsidRPr="00F57B3D" w:rsidRDefault="009C0B53" w:rsidP="526A9340">
            <w:pPr>
              <w:spacing w:after="0"/>
              <w:rPr>
                <w:sz w:val="20"/>
                <w:szCs w:val="20"/>
                <w:lang w:val="es-CO"/>
              </w:rPr>
            </w:pPr>
            <w:r w:rsidRPr="00F57B3D">
              <w:rPr>
                <w:sz w:val="20"/>
                <w:szCs w:val="20"/>
                <w:lang w:val="es-CO"/>
              </w:rPr>
              <w:t>Fundación de ambientes GCP — proyectos dev/test/prod, IAM base, cuotas y políticas organizacionales</w:t>
            </w:r>
          </w:p>
        </w:tc>
        <w:tc>
          <w:tcPr>
            <w:tcW w:w="1379" w:type="dxa"/>
            <w:tcBorders>
              <w:top w:val="single" w:sz="6" w:space="0" w:color="auto"/>
            </w:tcBorders>
            <w:tcMar>
              <w:top w:w="75" w:type="dxa"/>
              <w:left w:w="150" w:type="dxa"/>
              <w:bottom w:w="75" w:type="dxa"/>
              <w:right w:w="150" w:type="dxa"/>
            </w:tcMar>
            <w:vAlign w:val="center"/>
          </w:tcPr>
          <w:p w14:paraId="2B70270D" w14:textId="74FDC1B8" w:rsidR="526A9340" w:rsidRPr="00F57B3D" w:rsidRDefault="009C0B53" w:rsidP="526A9340">
            <w:pPr>
              <w:spacing w:after="0"/>
              <w:rPr>
                <w:sz w:val="20"/>
                <w:szCs w:val="20"/>
              </w:rPr>
            </w:pPr>
            <w:r w:rsidRPr="00F57B3D">
              <w:rPr>
                <w:sz w:val="20"/>
                <w:szCs w:val="20"/>
              </w:rPr>
              <w:t>M1 – M2</w:t>
            </w:r>
          </w:p>
        </w:tc>
        <w:tc>
          <w:tcPr>
            <w:tcW w:w="1946" w:type="dxa"/>
            <w:tcBorders>
              <w:top w:val="single" w:sz="6" w:space="0" w:color="auto"/>
            </w:tcBorders>
            <w:tcMar>
              <w:top w:w="75" w:type="dxa"/>
              <w:left w:w="150" w:type="dxa"/>
              <w:bottom w:w="75" w:type="dxa"/>
              <w:right w:w="150" w:type="dxa"/>
            </w:tcMar>
            <w:vAlign w:val="center"/>
          </w:tcPr>
          <w:p w14:paraId="29E7E3AA" w14:textId="7A149AFE" w:rsidR="526A9340" w:rsidRPr="00F57B3D" w:rsidRDefault="009C0B53" w:rsidP="526A9340">
            <w:pPr>
              <w:spacing w:after="0"/>
              <w:jc w:val="center"/>
              <w:rPr>
                <w:sz w:val="20"/>
                <w:szCs w:val="20"/>
              </w:rPr>
            </w:pPr>
            <w:r w:rsidRPr="00F57B3D">
              <w:rPr>
                <w:sz w:val="20"/>
                <w:szCs w:val="20"/>
              </w:rPr>
              <w:t>M2</w:t>
            </w:r>
          </w:p>
        </w:tc>
      </w:tr>
      <w:tr w:rsidR="004B0C30" w14:paraId="209364ED" w14:textId="77777777" w:rsidTr="00AB2F00">
        <w:trPr>
          <w:trHeight w:val="300"/>
        </w:trPr>
        <w:tc>
          <w:tcPr>
            <w:tcW w:w="2054" w:type="dxa"/>
            <w:tcMar>
              <w:top w:w="75" w:type="dxa"/>
              <w:left w:w="150" w:type="dxa"/>
              <w:bottom w:w="75" w:type="dxa"/>
              <w:right w:w="150" w:type="dxa"/>
            </w:tcMar>
            <w:vAlign w:val="center"/>
          </w:tcPr>
          <w:p w14:paraId="01802BFF" w14:textId="7B8DB3B6" w:rsidR="526A9340" w:rsidRPr="00F57B3D" w:rsidRDefault="526A9340" w:rsidP="526A9340">
            <w:pPr>
              <w:spacing w:after="0"/>
              <w:rPr>
                <w:sz w:val="20"/>
                <w:szCs w:val="20"/>
              </w:rPr>
            </w:pPr>
          </w:p>
        </w:tc>
        <w:tc>
          <w:tcPr>
            <w:tcW w:w="4537" w:type="dxa"/>
            <w:tcBorders>
              <w:top w:val="single" w:sz="6" w:space="0" w:color="auto"/>
            </w:tcBorders>
            <w:tcMar>
              <w:top w:w="75" w:type="dxa"/>
              <w:left w:w="150" w:type="dxa"/>
              <w:bottom w:w="75" w:type="dxa"/>
              <w:right w:w="150" w:type="dxa"/>
            </w:tcMar>
            <w:vAlign w:val="center"/>
          </w:tcPr>
          <w:p w14:paraId="504E6036" w14:textId="6BF6F929" w:rsidR="526A9340" w:rsidRPr="00F57B3D" w:rsidRDefault="009C0B53" w:rsidP="526A9340">
            <w:pPr>
              <w:spacing w:after="0"/>
              <w:rPr>
                <w:sz w:val="20"/>
                <w:szCs w:val="20"/>
                <w:lang w:val="es-CO"/>
              </w:rPr>
            </w:pPr>
            <w:r w:rsidRPr="00F57B3D">
              <w:rPr>
                <w:sz w:val="20"/>
                <w:szCs w:val="20"/>
                <w:lang w:val="es-CO"/>
              </w:rPr>
              <w:t>Red y acceso perimetral — VPC, subredes, DNS, balanceador, Cloud Armor y rutas privadas</w:t>
            </w:r>
          </w:p>
        </w:tc>
        <w:tc>
          <w:tcPr>
            <w:tcW w:w="1379" w:type="dxa"/>
            <w:tcBorders>
              <w:top w:val="single" w:sz="6" w:space="0" w:color="auto"/>
            </w:tcBorders>
            <w:tcMar>
              <w:top w:w="75" w:type="dxa"/>
              <w:left w:w="150" w:type="dxa"/>
              <w:bottom w:w="75" w:type="dxa"/>
              <w:right w:w="150" w:type="dxa"/>
            </w:tcMar>
            <w:vAlign w:val="center"/>
          </w:tcPr>
          <w:p w14:paraId="0CBBAD2A" w14:textId="5E07DEAD" w:rsidR="526A9340" w:rsidRPr="00F57B3D" w:rsidRDefault="009C0B53" w:rsidP="526A9340">
            <w:pPr>
              <w:spacing w:after="0"/>
              <w:rPr>
                <w:sz w:val="20"/>
                <w:szCs w:val="20"/>
              </w:rPr>
            </w:pPr>
            <w:r w:rsidRPr="00F57B3D">
              <w:rPr>
                <w:sz w:val="20"/>
                <w:szCs w:val="20"/>
              </w:rPr>
              <w:t>M1 – M2</w:t>
            </w:r>
          </w:p>
        </w:tc>
        <w:tc>
          <w:tcPr>
            <w:tcW w:w="1946" w:type="dxa"/>
            <w:tcBorders>
              <w:top w:val="single" w:sz="6" w:space="0" w:color="auto"/>
            </w:tcBorders>
            <w:tcMar>
              <w:top w:w="75" w:type="dxa"/>
              <w:left w:w="150" w:type="dxa"/>
              <w:bottom w:w="75" w:type="dxa"/>
              <w:right w:w="150" w:type="dxa"/>
            </w:tcMar>
            <w:vAlign w:val="center"/>
          </w:tcPr>
          <w:p w14:paraId="33772A14" w14:textId="77F06ADF" w:rsidR="526A9340" w:rsidRPr="00F57B3D" w:rsidRDefault="009C0B53" w:rsidP="526A9340">
            <w:pPr>
              <w:spacing w:after="0"/>
              <w:jc w:val="center"/>
              <w:rPr>
                <w:sz w:val="20"/>
                <w:szCs w:val="20"/>
              </w:rPr>
            </w:pPr>
            <w:r w:rsidRPr="00F57B3D">
              <w:rPr>
                <w:sz w:val="20"/>
                <w:szCs w:val="20"/>
              </w:rPr>
              <w:t>M2</w:t>
            </w:r>
          </w:p>
        </w:tc>
      </w:tr>
      <w:tr w:rsidR="004B0C30" w14:paraId="0C07BF14" w14:textId="77777777" w:rsidTr="00AB2F00">
        <w:trPr>
          <w:trHeight w:val="300"/>
        </w:trPr>
        <w:tc>
          <w:tcPr>
            <w:tcW w:w="2054" w:type="dxa"/>
            <w:tcMar>
              <w:top w:w="75" w:type="dxa"/>
              <w:left w:w="150" w:type="dxa"/>
              <w:bottom w:w="75" w:type="dxa"/>
              <w:right w:w="150" w:type="dxa"/>
            </w:tcMar>
            <w:vAlign w:val="center"/>
          </w:tcPr>
          <w:p w14:paraId="33A1CC0D" w14:textId="063436B2" w:rsidR="526A9340" w:rsidRPr="00F57B3D" w:rsidRDefault="526A9340" w:rsidP="526A9340">
            <w:pPr>
              <w:spacing w:after="0"/>
              <w:rPr>
                <w:sz w:val="20"/>
                <w:szCs w:val="20"/>
              </w:rPr>
            </w:pPr>
          </w:p>
        </w:tc>
        <w:tc>
          <w:tcPr>
            <w:tcW w:w="4537" w:type="dxa"/>
            <w:tcBorders>
              <w:top w:val="single" w:sz="6" w:space="0" w:color="auto"/>
            </w:tcBorders>
            <w:tcMar>
              <w:top w:w="75" w:type="dxa"/>
              <w:left w:w="150" w:type="dxa"/>
              <w:bottom w:w="75" w:type="dxa"/>
              <w:right w:w="150" w:type="dxa"/>
            </w:tcMar>
            <w:vAlign w:val="center"/>
          </w:tcPr>
          <w:p w14:paraId="31551BED" w14:textId="44D2273B" w:rsidR="526A9340" w:rsidRPr="00F57B3D" w:rsidRDefault="009C0B53" w:rsidP="526A9340">
            <w:pPr>
              <w:spacing w:after="0"/>
              <w:rPr>
                <w:sz w:val="20"/>
                <w:szCs w:val="20"/>
              </w:rPr>
            </w:pPr>
            <w:r w:rsidRPr="00F57B3D">
              <w:rPr>
                <w:sz w:val="20"/>
                <w:szCs w:val="20"/>
              </w:rPr>
              <w:t>Runtimes de aplicación — Cloud Run (shell) y GKE privado (namespaces, NetworkPolicy, Workload Identity)</w:t>
            </w:r>
          </w:p>
        </w:tc>
        <w:tc>
          <w:tcPr>
            <w:tcW w:w="1379" w:type="dxa"/>
            <w:tcBorders>
              <w:top w:val="single" w:sz="6" w:space="0" w:color="auto"/>
            </w:tcBorders>
            <w:tcMar>
              <w:top w:w="75" w:type="dxa"/>
              <w:left w:w="150" w:type="dxa"/>
              <w:bottom w:w="75" w:type="dxa"/>
              <w:right w:w="150" w:type="dxa"/>
            </w:tcMar>
            <w:vAlign w:val="center"/>
          </w:tcPr>
          <w:p w14:paraId="19F48E58" w14:textId="4E0EFE62" w:rsidR="526A9340" w:rsidRPr="00F57B3D" w:rsidRDefault="009C0B53" w:rsidP="526A9340">
            <w:pPr>
              <w:spacing w:after="0"/>
              <w:rPr>
                <w:sz w:val="20"/>
                <w:szCs w:val="20"/>
              </w:rPr>
            </w:pPr>
            <w:r w:rsidRPr="00F57B3D">
              <w:rPr>
                <w:sz w:val="20"/>
                <w:szCs w:val="20"/>
              </w:rPr>
              <w:t>M1 – M2</w:t>
            </w:r>
          </w:p>
        </w:tc>
        <w:tc>
          <w:tcPr>
            <w:tcW w:w="1946" w:type="dxa"/>
            <w:tcBorders>
              <w:top w:val="single" w:sz="6" w:space="0" w:color="auto"/>
            </w:tcBorders>
            <w:tcMar>
              <w:top w:w="75" w:type="dxa"/>
              <w:left w:w="150" w:type="dxa"/>
              <w:bottom w:w="75" w:type="dxa"/>
              <w:right w:w="150" w:type="dxa"/>
            </w:tcMar>
            <w:vAlign w:val="center"/>
          </w:tcPr>
          <w:p w14:paraId="5019E526" w14:textId="3F40A825" w:rsidR="526A9340" w:rsidRPr="00F57B3D" w:rsidRDefault="009C0B53" w:rsidP="526A9340">
            <w:pPr>
              <w:spacing w:after="0"/>
              <w:jc w:val="center"/>
              <w:rPr>
                <w:sz w:val="20"/>
                <w:szCs w:val="20"/>
              </w:rPr>
            </w:pPr>
            <w:r w:rsidRPr="00F57B3D">
              <w:rPr>
                <w:sz w:val="20"/>
                <w:szCs w:val="20"/>
              </w:rPr>
              <w:t>M2</w:t>
            </w:r>
          </w:p>
        </w:tc>
      </w:tr>
      <w:tr w:rsidR="004B0C30" w14:paraId="651B81E1" w14:textId="77777777" w:rsidTr="00AB2F00">
        <w:trPr>
          <w:trHeight w:val="300"/>
        </w:trPr>
        <w:tc>
          <w:tcPr>
            <w:tcW w:w="2054" w:type="dxa"/>
            <w:tcMar>
              <w:top w:w="75" w:type="dxa"/>
              <w:left w:w="150" w:type="dxa"/>
              <w:bottom w:w="75" w:type="dxa"/>
              <w:right w:w="150" w:type="dxa"/>
            </w:tcMar>
            <w:vAlign w:val="center"/>
          </w:tcPr>
          <w:p w14:paraId="5D65879A" w14:textId="1C22FB98" w:rsidR="526A9340" w:rsidRPr="00F57B3D" w:rsidRDefault="526A9340" w:rsidP="526A9340">
            <w:pPr>
              <w:spacing w:after="0"/>
              <w:rPr>
                <w:sz w:val="20"/>
                <w:szCs w:val="20"/>
              </w:rPr>
            </w:pPr>
          </w:p>
        </w:tc>
        <w:tc>
          <w:tcPr>
            <w:tcW w:w="4537" w:type="dxa"/>
            <w:tcBorders>
              <w:top w:val="single" w:sz="6" w:space="0" w:color="auto"/>
            </w:tcBorders>
            <w:tcMar>
              <w:top w:w="75" w:type="dxa"/>
              <w:left w:w="150" w:type="dxa"/>
              <w:bottom w:w="75" w:type="dxa"/>
              <w:right w:w="150" w:type="dxa"/>
            </w:tcMar>
            <w:vAlign w:val="center"/>
          </w:tcPr>
          <w:p w14:paraId="7808B176" w14:textId="410A4FEB" w:rsidR="526A9340" w:rsidRPr="00F57B3D" w:rsidRDefault="009C0B53" w:rsidP="526A9340">
            <w:pPr>
              <w:spacing w:after="0"/>
              <w:rPr>
                <w:sz w:val="20"/>
                <w:szCs w:val="20"/>
                <w:lang w:val="es-CO"/>
              </w:rPr>
            </w:pPr>
            <w:r w:rsidRPr="00F57B3D">
              <w:rPr>
                <w:sz w:val="20"/>
                <w:szCs w:val="20"/>
                <w:lang w:val="es-CO"/>
              </w:rPr>
              <w:t>Persistencia transaccional — Cloud SQL PostgreSQL HA con conectividad privada y backup</w:t>
            </w:r>
          </w:p>
        </w:tc>
        <w:tc>
          <w:tcPr>
            <w:tcW w:w="1379" w:type="dxa"/>
            <w:tcBorders>
              <w:top w:val="single" w:sz="6" w:space="0" w:color="auto"/>
            </w:tcBorders>
            <w:tcMar>
              <w:top w:w="75" w:type="dxa"/>
              <w:left w:w="150" w:type="dxa"/>
              <w:bottom w:w="75" w:type="dxa"/>
              <w:right w:w="150" w:type="dxa"/>
            </w:tcMar>
            <w:vAlign w:val="center"/>
          </w:tcPr>
          <w:p w14:paraId="384F966B" w14:textId="0A6129CE" w:rsidR="526A9340" w:rsidRPr="00F57B3D" w:rsidRDefault="009C0B53" w:rsidP="526A9340">
            <w:pPr>
              <w:spacing w:after="0"/>
              <w:rPr>
                <w:sz w:val="20"/>
                <w:szCs w:val="20"/>
              </w:rPr>
            </w:pPr>
            <w:r w:rsidRPr="00F57B3D">
              <w:rPr>
                <w:sz w:val="20"/>
                <w:szCs w:val="20"/>
              </w:rPr>
              <w:t>M1 – M2</w:t>
            </w:r>
          </w:p>
        </w:tc>
        <w:tc>
          <w:tcPr>
            <w:tcW w:w="1946" w:type="dxa"/>
            <w:tcBorders>
              <w:top w:val="single" w:sz="6" w:space="0" w:color="auto"/>
            </w:tcBorders>
            <w:tcMar>
              <w:top w:w="75" w:type="dxa"/>
              <w:left w:w="150" w:type="dxa"/>
              <w:bottom w:w="75" w:type="dxa"/>
              <w:right w:w="150" w:type="dxa"/>
            </w:tcMar>
            <w:vAlign w:val="center"/>
          </w:tcPr>
          <w:p w14:paraId="61BB9C44" w14:textId="7C0C8E3C" w:rsidR="526A9340" w:rsidRPr="00F57B3D" w:rsidRDefault="009C0B53" w:rsidP="526A9340">
            <w:pPr>
              <w:spacing w:after="0"/>
              <w:jc w:val="center"/>
              <w:rPr>
                <w:sz w:val="20"/>
                <w:szCs w:val="20"/>
              </w:rPr>
            </w:pPr>
            <w:r w:rsidRPr="00F57B3D">
              <w:rPr>
                <w:sz w:val="20"/>
                <w:szCs w:val="20"/>
              </w:rPr>
              <w:t>M2</w:t>
            </w:r>
          </w:p>
        </w:tc>
      </w:tr>
      <w:tr w:rsidR="004B0C30" w14:paraId="530DBF5B" w14:textId="77777777" w:rsidTr="00AB2F00">
        <w:trPr>
          <w:trHeight w:val="300"/>
        </w:trPr>
        <w:tc>
          <w:tcPr>
            <w:tcW w:w="2054" w:type="dxa"/>
            <w:tcMar>
              <w:top w:w="75" w:type="dxa"/>
              <w:left w:w="150" w:type="dxa"/>
              <w:bottom w:w="75" w:type="dxa"/>
              <w:right w:w="150" w:type="dxa"/>
            </w:tcMar>
            <w:vAlign w:val="center"/>
          </w:tcPr>
          <w:p w14:paraId="3174CA92" w14:textId="051AC127" w:rsidR="526A9340" w:rsidRPr="00F57B3D" w:rsidRDefault="526A9340" w:rsidP="526A9340">
            <w:pPr>
              <w:spacing w:after="0"/>
              <w:rPr>
                <w:sz w:val="20"/>
                <w:szCs w:val="20"/>
              </w:rPr>
            </w:pPr>
          </w:p>
        </w:tc>
        <w:tc>
          <w:tcPr>
            <w:tcW w:w="4537" w:type="dxa"/>
            <w:tcBorders>
              <w:top w:val="single" w:sz="6" w:space="0" w:color="auto"/>
            </w:tcBorders>
            <w:tcMar>
              <w:top w:w="75" w:type="dxa"/>
              <w:left w:w="150" w:type="dxa"/>
              <w:bottom w:w="75" w:type="dxa"/>
              <w:right w:w="150" w:type="dxa"/>
            </w:tcMar>
            <w:vAlign w:val="center"/>
          </w:tcPr>
          <w:p w14:paraId="0EE5B599" w14:textId="3D6726D7" w:rsidR="526A9340" w:rsidRPr="00F57B3D" w:rsidRDefault="009C0B53" w:rsidP="526A9340">
            <w:pPr>
              <w:spacing w:after="0"/>
              <w:rPr>
                <w:sz w:val="20"/>
                <w:szCs w:val="20"/>
                <w:lang w:val="es-CO"/>
              </w:rPr>
            </w:pPr>
            <w:r w:rsidRPr="00F57B3D">
              <w:rPr>
                <w:sz w:val="20"/>
                <w:szCs w:val="20"/>
                <w:lang w:val="es-CO"/>
              </w:rPr>
              <w:t>Alojamiento de experiencia digital — Cloud Run + Cloud Storage + CDN para shell y microfrontends</w:t>
            </w:r>
          </w:p>
        </w:tc>
        <w:tc>
          <w:tcPr>
            <w:tcW w:w="1379" w:type="dxa"/>
            <w:tcBorders>
              <w:top w:val="single" w:sz="6" w:space="0" w:color="auto"/>
            </w:tcBorders>
            <w:tcMar>
              <w:top w:w="75" w:type="dxa"/>
              <w:left w:w="150" w:type="dxa"/>
              <w:bottom w:w="75" w:type="dxa"/>
              <w:right w:w="150" w:type="dxa"/>
            </w:tcMar>
            <w:vAlign w:val="center"/>
          </w:tcPr>
          <w:p w14:paraId="063C9FC2" w14:textId="1EEC2490" w:rsidR="526A9340" w:rsidRPr="00F57B3D" w:rsidRDefault="009C0B53" w:rsidP="526A9340">
            <w:pPr>
              <w:spacing w:after="0"/>
              <w:rPr>
                <w:sz w:val="20"/>
                <w:szCs w:val="20"/>
              </w:rPr>
            </w:pPr>
            <w:r w:rsidRPr="00F57B3D">
              <w:rPr>
                <w:sz w:val="20"/>
                <w:szCs w:val="20"/>
              </w:rPr>
              <w:t>M1 – M2</w:t>
            </w:r>
          </w:p>
        </w:tc>
        <w:tc>
          <w:tcPr>
            <w:tcW w:w="1946" w:type="dxa"/>
            <w:tcBorders>
              <w:top w:val="single" w:sz="6" w:space="0" w:color="auto"/>
            </w:tcBorders>
            <w:tcMar>
              <w:top w:w="75" w:type="dxa"/>
              <w:left w:w="150" w:type="dxa"/>
              <w:bottom w:w="75" w:type="dxa"/>
              <w:right w:w="150" w:type="dxa"/>
            </w:tcMar>
            <w:vAlign w:val="center"/>
          </w:tcPr>
          <w:p w14:paraId="3D4C5FBA" w14:textId="57EA7DBB" w:rsidR="526A9340" w:rsidRPr="00F57B3D" w:rsidRDefault="009C0B53" w:rsidP="526A9340">
            <w:pPr>
              <w:spacing w:after="0"/>
              <w:jc w:val="center"/>
              <w:rPr>
                <w:sz w:val="20"/>
                <w:szCs w:val="20"/>
              </w:rPr>
            </w:pPr>
            <w:r w:rsidRPr="00F57B3D">
              <w:rPr>
                <w:sz w:val="20"/>
                <w:szCs w:val="20"/>
              </w:rPr>
              <w:t>M2</w:t>
            </w:r>
          </w:p>
        </w:tc>
      </w:tr>
      <w:tr w:rsidR="004B0C30" w14:paraId="5D69FE48" w14:textId="77777777" w:rsidTr="00AB2F00">
        <w:trPr>
          <w:trHeight w:val="300"/>
        </w:trPr>
        <w:tc>
          <w:tcPr>
            <w:tcW w:w="2054" w:type="dxa"/>
            <w:tcMar>
              <w:top w:w="75" w:type="dxa"/>
              <w:left w:w="150" w:type="dxa"/>
              <w:bottom w:w="75" w:type="dxa"/>
              <w:right w:w="150" w:type="dxa"/>
            </w:tcMar>
            <w:vAlign w:val="center"/>
          </w:tcPr>
          <w:p w14:paraId="127E6B76" w14:textId="6E709ADB" w:rsidR="526A9340" w:rsidRPr="00F57B3D" w:rsidRDefault="526A9340" w:rsidP="526A9340">
            <w:pPr>
              <w:spacing w:after="0"/>
              <w:rPr>
                <w:sz w:val="20"/>
                <w:szCs w:val="20"/>
              </w:rPr>
            </w:pPr>
          </w:p>
        </w:tc>
        <w:tc>
          <w:tcPr>
            <w:tcW w:w="4537" w:type="dxa"/>
            <w:tcBorders>
              <w:top w:val="single" w:sz="6" w:space="0" w:color="auto"/>
            </w:tcBorders>
            <w:tcMar>
              <w:top w:w="75" w:type="dxa"/>
              <w:left w:w="150" w:type="dxa"/>
              <w:bottom w:w="75" w:type="dxa"/>
              <w:right w:w="150" w:type="dxa"/>
            </w:tcMar>
            <w:vAlign w:val="center"/>
          </w:tcPr>
          <w:p w14:paraId="2BFD15A7" w14:textId="5A9C512C" w:rsidR="526A9340" w:rsidRPr="00F57B3D" w:rsidRDefault="009C0B53" w:rsidP="526A9340">
            <w:pPr>
              <w:spacing w:after="0"/>
              <w:rPr>
                <w:sz w:val="20"/>
                <w:szCs w:val="20"/>
              </w:rPr>
            </w:pPr>
            <w:r w:rsidRPr="00F57B3D">
              <w:rPr>
                <w:sz w:val="20"/>
                <w:szCs w:val="20"/>
              </w:rPr>
              <w:t>Fundación privada de GKE — cluster, namespaces ns-api / ns-ai / ns-ohdsi / ns-jobs, deny-by-default y Workload Identity</w:t>
            </w:r>
          </w:p>
        </w:tc>
        <w:tc>
          <w:tcPr>
            <w:tcW w:w="1379" w:type="dxa"/>
            <w:tcBorders>
              <w:top w:val="single" w:sz="6" w:space="0" w:color="auto"/>
            </w:tcBorders>
            <w:tcMar>
              <w:top w:w="75" w:type="dxa"/>
              <w:left w:w="150" w:type="dxa"/>
              <w:bottom w:w="75" w:type="dxa"/>
              <w:right w:w="150" w:type="dxa"/>
            </w:tcMar>
            <w:vAlign w:val="center"/>
          </w:tcPr>
          <w:p w14:paraId="044D9D09" w14:textId="737BF0F0" w:rsidR="526A9340" w:rsidRPr="00F57B3D" w:rsidRDefault="009C0B53" w:rsidP="526A9340">
            <w:pPr>
              <w:spacing w:after="0"/>
              <w:rPr>
                <w:sz w:val="20"/>
                <w:szCs w:val="20"/>
              </w:rPr>
            </w:pPr>
            <w:r w:rsidRPr="00F57B3D">
              <w:rPr>
                <w:sz w:val="20"/>
                <w:szCs w:val="20"/>
              </w:rPr>
              <w:t>M1 – M2</w:t>
            </w:r>
          </w:p>
        </w:tc>
        <w:tc>
          <w:tcPr>
            <w:tcW w:w="1946" w:type="dxa"/>
            <w:tcBorders>
              <w:top w:val="single" w:sz="6" w:space="0" w:color="auto"/>
            </w:tcBorders>
            <w:tcMar>
              <w:top w:w="75" w:type="dxa"/>
              <w:left w:w="150" w:type="dxa"/>
              <w:bottom w:w="75" w:type="dxa"/>
              <w:right w:w="150" w:type="dxa"/>
            </w:tcMar>
            <w:vAlign w:val="center"/>
          </w:tcPr>
          <w:p w14:paraId="414DD8B8" w14:textId="419C0DF0" w:rsidR="526A9340" w:rsidRPr="00F57B3D" w:rsidRDefault="009C0B53" w:rsidP="526A9340">
            <w:pPr>
              <w:spacing w:after="0"/>
              <w:jc w:val="center"/>
              <w:rPr>
                <w:sz w:val="20"/>
                <w:szCs w:val="20"/>
              </w:rPr>
            </w:pPr>
            <w:r w:rsidRPr="00F57B3D">
              <w:rPr>
                <w:sz w:val="20"/>
                <w:szCs w:val="20"/>
              </w:rPr>
              <w:t>M2</w:t>
            </w:r>
          </w:p>
        </w:tc>
      </w:tr>
      <w:tr w:rsidR="004B0C30" w14:paraId="1DDA72CC" w14:textId="77777777" w:rsidTr="00AB2F00">
        <w:trPr>
          <w:trHeight w:val="300"/>
        </w:trPr>
        <w:tc>
          <w:tcPr>
            <w:tcW w:w="2054" w:type="dxa"/>
            <w:tcBorders>
              <w:top w:val="single" w:sz="6" w:space="0" w:color="auto"/>
            </w:tcBorders>
            <w:tcMar>
              <w:top w:w="75" w:type="dxa"/>
              <w:left w:w="150" w:type="dxa"/>
              <w:bottom w:w="75" w:type="dxa"/>
              <w:right w:w="150" w:type="dxa"/>
            </w:tcMar>
            <w:vAlign w:val="center"/>
          </w:tcPr>
          <w:p w14:paraId="6D0693E0" w14:textId="6E2B0D0F" w:rsidR="526A9340" w:rsidRPr="00F57B3D" w:rsidRDefault="009C0B53" w:rsidP="001542DC">
            <w:pPr>
              <w:spacing w:after="0"/>
              <w:rPr>
                <w:sz w:val="20"/>
                <w:szCs w:val="20"/>
              </w:rPr>
            </w:pPr>
            <w:r w:rsidRPr="00F57B3D">
              <w:rPr>
                <w:sz w:val="20"/>
                <w:szCs w:val="20"/>
              </w:rPr>
              <w:t>Identidad y acceso</w:t>
            </w:r>
          </w:p>
        </w:tc>
        <w:tc>
          <w:tcPr>
            <w:tcW w:w="4537" w:type="dxa"/>
            <w:tcBorders>
              <w:top w:val="single" w:sz="6" w:space="0" w:color="auto"/>
            </w:tcBorders>
            <w:tcMar>
              <w:top w:w="75" w:type="dxa"/>
              <w:left w:w="150" w:type="dxa"/>
              <w:bottom w:w="75" w:type="dxa"/>
              <w:right w:w="150" w:type="dxa"/>
            </w:tcMar>
            <w:vAlign w:val="center"/>
          </w:tcPr>
          <w:p w14:paraId="4C0837AB" w14:textId="09208FDF" w:rsidR="526A9340" w:rsidRPr="00F57B3D" w:rsidRDefault="009C0B53" w:rsidP="526A9340">
            <w:pPr>
              <w:spacing w:after="0"/>
              <w:rPr>
                <w:sz w:val="20"/>
                <w:szCs w:val="20"/>
                <w:lang w:val="es-CO"/>
              </w:rPr>
            </w:pPr>
            <w:r w:rsidRPr="00F57B3D">
              <w:rPr>
                <w:sz w:val="20"/>
                <w:szCs w:val="20"/>
                <w:lang w:val="es-CO"/>
              </w:rPr>
              <w:t>Autenticación — Identity Platform, sesión, MFA y auditoría de eventos</w:t>
            </w:r>
          </w:p>
        </w:tc>
        <w:tc>
          <w:tcPr>
            <w:tcW w:w="1379" w:type="dxa"/>
            <w:tcBorders>
              <w:top w:val="single" w:sz="6" w:space="0" w:color="auto"/>
            </w:tcBorders>
            <w:tcMar>
              <w:top w:w="75" w:type="dxa"/>
              <w:left w:w="150" w:type="dxa"/>
              <w:bottom w:w="75" w:type="dxa"/>
              <w:right w:w="150" w:type="dxa"/>
            </w:tcMar>
            <w:vAlign w:val="center"/>
          </w:tcPr>
          <w:p w14:paraId="7F5D10FF" w14:textId="4ADFECBA" w:rsidR="526A9340" w:rsidRPr="00F57B3D" w:rsidRDefault="009C0B53" w:rsidP="526A9340">
            <w:pPr>
              <w:spacing w:after="0"/>
              <w:rPr>
                <w:sz w:val="20"/>
                <w:szCs w:val="20"/>
              </w:rPr>
            </w:pPr>
            <w:r w:rsidRPr="00F57B3D">
              <w:rPr>
                <w:sz w:val="20"/>
                <w:szCs w:val="20"/>
              </w:rPr>
              <w:t>M1 – M2</w:t>
            </w:r>
          </w:p>
        </w:tc>
        <w:tc>
          <w:tcPr>
            <w:tcW w:w="1946" w:type="dxa"/>
            <w:tcBorders>
              <w:top w:val="single" w:sz="6" w:space="0" w:color="auto"/>
            </w:tcBorders>
            <w:tcMar>
              <w:top w:w="75" w:type="dxa"/>
              <w:left w:w="150" w:type="dxa"/>
              <w:bottom w:w="75" w:type="dxa"/>
              <w:right w:w="150" w:type="dxa"/>
            </w:tcMar>
            <w:vAlign w:val="center"/>
          </w:tcPr>
          <w:p w14:paraId="451414AC" w14:textId="4721574C" w:rsidR="526A9340" w:rsidRPr="00F57B3D" w:rsidRDefault="009C0B53" w:rsidP="526A9340">
            <w:pPr>
              <w:spacing w:after="0"/>
              <w:jc w:val="center"/>
              <w:rPr>
                <w:sz w:val="20"/>
                <w:szCs w:val="20"/>
              </w:rPr>
            </w:pPr>
            <w:r w:rsidRPr="00F57B3D">
              <w:rPr>
                <w:sz w:val="20"/>
                <w:szCs w:val="20"/>
              </w:rPr>
              <w:t>M2</w:t>
            </w:r>
          </w:p>
        </w:tc>
      </w:tr>
      <w:tr w:rsidR="004B0C30" w14:paraId="5C3238DF" w14:textId="77777777" w:rsidTr="00AB2F00">
        <w:trPr>
          <w:trHeight w:val="300"/>
        </w:trPr>
        <w:tc>
          <w:tcPr>
            <w:tcW w:w="2054" w:type="dxa"/>
            <w:tcMar>
              <w:top w:w="75" w:type="dxa"/>
              <w:left w:w="150" w:type="dxa"/>
              <w:bottom w:w="75" w:type="dxa"/>
              <w:right w:w="150" w:type="dxa"/>
            </w:tcMar>
            <w:vAlign w:val="center"/>
          </w:tcPr>
          <w:p w14:paraId="1F307911" w14:textId="7AF249D7" w:rsidR="526A9340" w:rsidRPr="00F57B3D" w:rsidRDefault="526A9340" w:rsidP="526A9340">
            <w:pPr>
              <w:spacing w:after="0"/>
              <w:rPr>
                <w:sz w:val="20"/>
                <w:szCs w:val="20"/>
              </w:rPr>
            </w:pPr>
          </w:p>
        </w:tc>
        <w:tc>
          <w:tcPr>
            <w:tcW w:w="4537" w:type="dxa"/>
            <w:tcBorders>
              <w:top w:val="single" w:sz="6" w:space="0" w:color="auto"/>
            </w:tcBorders>
            <w:tcMar>
              <w:top w:w="75" w:type="dxa"/>
              <w:left w:w="150" w:type="dxa"/>
              <w:bottom w:w="75" w:type="dxa"/>
              <w:right w:w="150" w:type="dxa"/>
            </w:tcMar>
            <w:vAlign w:val="center"/>
          </w:tcPr>
          <w:p w14:paraId="457860E4" w14:textId="3ADE11FE" w:rsidR="526A9340" w:rsidRPr="00F57B3D" w:rsidRDefault="009C0B53" w:rsidP="526A9340">
            <w:pPr>
              <w:spacing w:after="0"/>
              <w:rPr>
                <w:sz w:val="20"/>
                <w:szCs w:val="20"/>
                <w:lang w:val="es-CO"/>
              </w:rPr>
            </w:pPr>
            <w:r w:rsidRPr="00F57B3D">
              <w:rPr>
                <w:sz w:val="20"/>
                <w:szCs w:val="20"/>
                <w:lang w:val="es-CO"/>
              </w:rPr>
              <w:t>Autorización — roles, permisos y contexto organizacional por módulo</w:t>
            </w:r>
          </w:p>
        </w:tc>
        <w:tc>
          <w:tcPr>
            <w:tcW w:w="1379" w:type="dxa"/>
            <w:tcBorders>
              <w:top w:val="single" w:sz="6" w:space="0" w:color="auto"/>
            </w:tcBorders>
            <w:tcMar>
              <w:top w:w="75" w:type="dxa"/>
              <w:left w:w="150" w:type="dxa"/>
              <w:bottom w:w="75" w:type="dxa"/>
              <w:right w:w="150" w:type="dxa"/>
            </w:tcMar>
            <w:vAlign w:val="center"/>
          </w:tcPr>
          <w:p w14:paraId="0314128B" w14:textId="06C82319" w:rsidR="526A9340" w:rsidRPr="00F57B3D" w:rsidRDefault="009C0B53" w:rsidP="526A9340">
            <w:pPr>
              <w:spacing w:after="0"/>
              <w:rPr>
                <w:sz w:val="20"/>
                <w:szCs w:val="20"/>
              </w:rPr>
            </w:pPr>
            <w:r w:rsidRPr="00F57B3D">
              <w:rPr>
                <w:sz w:val="20"/>
                <w:szCs w:val="20"/>
              </w:rPr>
              <w:t>M1 – M2</w:t>
            </w:r>
          </w:p>
        </w:tc>
        <w:tc>
          <w:tcPr>
            <w:tcW w:w="1946" w:type="dxa"/>
            <w:tcBorders>
              <w:top w:val="single" w:sz="6" w:space="0" w:color="auto"/>
            </w:tcBorders>
            <w:tcMar>
              <w:top w:w="75" w:type="dxa"/>
              <w:left w:w="150" w:type="dxa"/>
              <w:bottom w:w="75" w:type="dxa"/>
              <w:right w:w="150" w:type="dxa"/>
            </w:tcMar>
            <w:vAlign w:val="center"/>
          </w:tcPr>
          <w:p w14:paraId="43F18BCA" w14:textId="109A84AF" w:rsidR="526A9340" w:rsidRPr="00F57B3D" w:rsidRDefault="009C0B53" w:rsidP="526A9340">
            <w:pPr>
              <w:spacing w:after="0"/>
              <w:jc w:val="center"/>
              <w:rPr>
                <w:sz w:val="20"/>
                <w:szCs w:val="20"/>
              </w:rPr>
            </w:pPr>
            <w:r w:rsidRPr="00F57B3D">
              <w:rPr>
                <w:sz w:val="20"/>
                <w:szCs w:val="20"/>
              </w:rPr>
              <w:t>M2</w:t>
            </w:r>
          </w:p>
        </w:tc>
      </w:tr>
      <w:tr w:rsidR="004B0C30" w14:paraId="200D7B27" w14:textId="77777777" w:rsidTr="00AB2F00">
        <w:trPr>
          <w:trHeight w:val="300"/>
        </w:trPr>
        <w:tc>
          <w:tcPr>
            <w:tcW w:w="2054" w:type="dxa"/>
            <w:tcBorders>
              <w:top w:val="single" w:sz="6" w:space="0" w:color="auto"/>
            </w:tcBorders>
            <w:tcMar>
              <w:top w:w="75" w:type="dxa"/>
              <w:left w:w="150" w:type="dxa"/>
              <w:bottom w:w="75" w:type="dxa"/>
              <w:right w:w="150" w:type="dxa"/>
            </w:tcMar>
            <w:vAlign w:val="center"/>
          </w:tcPr>
          <w:p w14:paraId="3093E7D8" w14:textId="5633C91C" w:rsidR="526A9340" w:rsidRPr="00F57B3D" w:rsidRDefault="009C0B53" w:rsidP="526A9340">
            <w:pPr>
              <w:spacing w:after="0"/>
              <w:rPr>
                <w:sz w:val="20"/>
                <w:szCs w:val="20"/>
              </w:rPr>
            </w:pPr>
            <w:r w:rsidRPr="00F57B3D">
              <w:rPr>
                <w:sz w:val="20"/>
                <w:szCs w:val="20"/>
              </w:rPr>
              <w:lastRenderedPageBreak/>
              <w:t>API y exposición</w:t>
            </w:r>
          </w:p>
        </w:tc>
        <w:tc>
          <w:tcPr>
            <w:tcW w:w="4537" w:type="dxa"/>
            <w:tcBorders>
              <w:top w:val="single" w:sz="6" w:space="0" w:color="auto"/>
            </w:tcBorders>
            <w:tcMar>
              <w:top w:w="75" w:type="dxa"/>
              <w:left w:w="150" w:type="dxa"/>
              <w:bottom w:w="75" w:type="dxa"/>
              <w:right w:w="150" w:type="dxa"/>
            </w:tcMar>
            <w:vAlign w:val="center"/>
          </w:tcPr>
          <w:p w14:paraId="53773CAA" w14:textId="64BBE26D" w:rsidR="526A9340" w:rsidRPr="00F57B3D" w:rsidRDefault="009C0B53" w:rsidP="526A9340">
            <w:pPr>
              <w:spacing w:after="0"/>
              <w:rPr>
                <w:sz w:val="20"/>
                <w:szCs w:val="20"/>
                <w:lang w:val="es-CO"/>
              </w:rPr>
            </w:pPr>
            <w:r w:rsidRPr="00F57B3D">
              <w:rPr>
                <w:sz w:val="20"/>
                <w:szCs w:val="20"/>
                <w:lang w:val="es-CO"/>
              </w:rPr>
              <w:t>Apigee operativo — proxies por ambiente, JWT, cuotas, threat protection y enrutamiento privado</w:t>
            </w:r>
          </w:p>
        </w:tc>
        <w:tc>
          <w:tcPr>
            <w:tcW w:w="1379" w:type="dxa"/>
            <w:tcBorders>
              <w:top w:val="single" w:sz="6" w:space="0" w:color="auto"/>
            </w:tcBorders>
            <w:tcMar>
              <w:top w:w="75" w:type="dxa"/>
              <w:left w:w="150" w:type="dxa"/>
              <w:bottom w:w="75" w:type="dxa"/>
              <w:right w:w="150" w:type="dxa"/>
            </w:tcMar>
            <w:vAlign w:val="center"/>
          </w:tcPr>
          <w:p w14:paraId="5C62711D" w14:textId="1F1CFEF5" w:rsidR="526A9340" w:rsidRPr="00F57B3D" w:rsidRDefault="009C0B53" w:rsidP="526A9340">
            <w:pPr>
              <w:spacing w:after="0"/>
              <w:rPr>
                <w:sz w:val="20"/>
                <w:szCs w:val="20"/>
              </w:rPr>
            </w:pPr>
            <w:r w:rsidRPr="00F57B3D">
              <w:rPr>
                <w:sz w:val="20"/>
                <w:szCs w:val="20"/>
              </w:rPr>
              <w:t>M1 – M3</w:t>
            </w:r>
          </w:p>
        </w:tc>
        <w:tc>
          <w:tcPr>
            <w:tcW w:w="1946" w:type="dxa"/>
            <w:tcBorders>
              <w:top w:val="single" w:sz="6" w:space="0" w:color="auto"/>
            </w:tcBorders>
            <w:tcMar>
              <w:top w:w="75" w:type="dxa"/>
              <w:left w:w="150" w:type="dxa"/>
              <w:bottom w:w="75" w:type="dxa"/>
              <w:right w:w="150" w:type="dxa"/>
            </w:tcMar>
            <w:vAlign w:val="center"/>
          </w:tcPr>
          <w:p w14:paraId="51BAA2EC" w14:textId="29CE8F7B" w:rsidR="526A9340" w:rsidRPr="00F57B3D" w:rsidRDefault="009C0B53" w:rsidP="526A9340">
            <w:pPr>
              <w:spacing w:after="0"/>
              <w:jc w:val="center"/>
              <w:rPr>
                <w:sz w:val="20"/>
                <w:szCs w:val="20"/>
              </w:rPr>
            </w:pPr>
            <w:r w:rsidRPr="00F57B3D">
              <w:rPr>
                <w:sz w:val="20"/>
                <w:szCs w:val="20"/>
              </w:rPr>
              <w:t>M3</w:t>
            </w:r>
          </w:p>
        </w:tc>
      </w:tr>
      <w:tr w:rsidR="004B0C30" w14:paraId="13FC9D53" w14:textId="77777777" w:rsidTr="00AB2F00">
        <w:trPr>
          <w:trHeight w:val="300"/>
        </w:trPr>
        <w:tc>
          <w:tcPr>
            <w:tcW w:w="2054" w:type="dxa"/>
            <w:tcBorders>
              <w:top w:val="single" w:sz="6" w:space="0" w:color="auto"/>
            </w:tcBorders>
            <w:tcMar>
              <w:top w:w="75" w:type="dxa"/>
              <w:left w:w="150" w:type="dxa"/>
              <w:bottom w:w="75" w:type="dxa"/>
              <w:right w:w="150" w:type="dxa"/>
            </w:tcMar>
            <w:vAlign w:val="center"/>
          </w:tcPr>
          <w:p w14:paraId="0AC337B5" w14:textId="43A8677E" w:rsidR="526A9340" w:rsidRPr="00F57B3D" w:rsidRDefault="3AF98849" w:rsidP="526A9340">
            <w:pPr>
              <w:spacing w:after="0"/>
              <w:rPr>
                <w:sz w:val="20"/>
                <w:szCs w:val="20"/>
              </w:rPr>
            </w:pPr>
            <w:r w:rsidRPr="70735A7C">
              <w:rPr>
                <w:sz w:val="20"/>
                <w:szCs w:val="20"/>
              </w:rPr>
              <w:t xml:space="preserve">Implementación </w:t>
            </w:r>
            <w:r w:rsidR="009C0B53" w:rsidRPr="70735A7C">
              <w:rPr>
                <w:sz w:val="20"/>
                <w:szCs w:val="20"/>
              </w:rPr>
              <w:t>Seguridad</w:t>
            </w:r>
            <w:r w:rsidR="0F9A144B" w:rsidRPr="061EFD27">
              <w:rPr>
                <w:sz w:val="20"/>
                <w:szCs w:val="20"/>
              </w:rPr>
              <w:t xml:space="preserve"> - SURA</w:t>
            </w:r>
          </w:p>
        </w:tc>
        <w:tc>
          <w:tcPr>
            <w:tcW w:w="4537" w:type="dxa"/>
            <w:tcBorders>
              <w:top w:val="single" w:sz="6" w:space="0" w:color="auto"/>
            </w:tcBorders>
            <w:tcMar>
              <w:top w:w="75" w:type="dxa"/>
              <w:left w:w="150" w:type="dxa"/>
              <w:bottom w:w="75" w:type="dxa"/>
              <w:right w:w="150" w:type="dxa"/>
            </w:tcMar>
            <w:vAlign w:val="center"/>
          </w:tcPr>
          <w:p w14:paraId="7337D1EF" w14:textId="4206B8EE" w:rsidR="526A9340" w:rsidRPr="00F57B3D" w:rsidRDefault="009C0B53" w:rsidP="526A9340">
            <w:pPr>
              <w:spacing w:after="0"/>
              <w:rPr>
                <w:sz w:val="20"/>
                <w:szCs w:val="20"/>
                <w:lang w:val="es-CO"/>
              </w:rPr>
            </w:pPr>
            <w:r w:rsidRPr="00F57B3D">
              <w:rPr>
                <w:sz w:val="20"/>
                <w:szCs w:val="20"/>
                <w:lang w:val="es-CO"/>
              </w:rPr>
              <w:t>Controles de plataforma — Secret Manager, KMS, VPC-SC en dry-run, sin llaves estáticas en código</w:t>
            </w:r>
          </w:p>
        </w:tc>
        <w:tc>
          <w:tcPr>
            <w:tcW w:w="1379" w:type="dxa"/>
            <w:tcBorders>
              <w:top w:val="single" w:sz="6" w:space="0" w:color="auto"/>
            </w:tcBorders>
            <w:tcMar>
              <w:top w:w="75" w:type="dxa"/>
              <w:left w:w="150" w:type="dxa"/>
              <w:bottom w:w="75" w:type="dxa"/>
              <w:right w:w="150" w:type="dxa"/>
            </w:tcMar>
            <w:vAlign w:val="center"/>
          </w:tcPr>
          <w:p w14:paraId="77DA59F2" w14:textId="367EEE7D" w:rsidR="526A9340" w:rsidRPr="00F57B3D" w:rsidRDefault="009C0B53" w:rsidP="526A9340">
            <w:pPr>
              <w:spacing w:after="0"/>
              <w:rPr>
                <w:sz w:val="20"/>
                <w:szCs w:val="20"/>
              </w:rPr>
            </w:pPr>
            <w:r w:rsidRPr="00F57B3D">
              <w:rPr>
                <w:sz w:val="20"/>
                <w:szCs w:val="20"/>
              </w:rPr>
              <w:t>M1 – M3</w:t>
            </w:r>
          </w:p>
        </w:tc>
        <w:tc>
          <w:tcPr>
            <w:tcW w:w="1946" w:type="dxa"/>
            <w:tcBorders>
              <w:top w:val="single" w:sz="6" w:space="0" w:color="auto"/>
            </w:tcBorders>
            <w:tcMar>
              <w:top w:w="75" w:type="dxa"/>
              <w:left w:w="150" w:type="dxa"/>
              <w:bottom w:w="75" w:type="dxa"/>
              <w:right w:w="150" w:type="dxa"/>
            </w:tcMar>
            <w:vAlign w:val="center"/>
          </w:tcPr>
          <w:p w14:paraId="3A61DC5E" w14:textId="466917E8" w:rsidR="526A9340" w:rsidRPr="00F57B3D" w:rsidRDefault="009C0B53" w:rsidP="526A9340">
            <w:pPr>
              <w:spacing w:after="0"/>
              <w:jc w:val="center"/>
              <w:rPr>
                <w:sz w:val="20"/>
                <w:szCs w:val="20"/>
              </w:rPr>
            </w:pPr>
            <w:r w:rsidRPr="00F57B3D">
              <w:rPr>
                <w:sz w:val="20"/>
                <w:szCs w:val="20"/>
              </w:rPr>
              <w:t>M3</w:t>
            </w:r>
          </w:p>
        </w:tc>
      </w:tr>
      <w:tr w:rsidR="004B0C30" w14:paraId="089AC20D" w14:textId="77777777" w:rsidTr="00AB2F00">
        <w:trPr>
          <w:trHeight w:val="300"/>
        </w:trPr>
        <w:tc>
          <w:tcPr>
            <w:tcW w:w="2054" w:type="dxa"/>
            <w:tcBorders>
              <w:top w:val="single" w:sz="6" w:space="0" w:color="auto"/>
            </w:tcBorders>
            <w:tcMar>
              <w:top w:w="75" w:type="dxa"/>
              <w:left w:w="150" w:type="dxa"/>
              <w:bottom w:w="75" w:type="dxa"/>
              <w:right w:w="150" w:type="dxa"/>
            </w:tcMar>
            <w:vAlign w:val="center"/>
          </w:tcPr>
          <w:p w14:paraId="054999E3" w14:textId="1F61C9C0" w:rsidR="526A9340" w:rsidRPr="00F57B3D" w:rsidRDefault="009C0B53" w:rsidP="001542DC">
            <w:pPr>
              <w:spacing w:after="0"/>
              <w:rPr>
                <w:sz w:val="20"/>
                <w:szCs w:val="20"/>
              </w:rPr>
            </w:pPr>
            <w:r w:rsidRPr="00F57B3D">
              <w:rPr>
                <w:sz w:val="20"/>
                <w:szCs w:val="20"/>
              </w:rPr>
              <w:t>DevOps</w:t>
            </w:r>
            <w:r w:rsidR="00007B3C" w:rsidRPr="00F57B3D">
              <w:rPr>
                <w:sz w:val="20"/>
                <w:szCs w:val="20"/>
              </w:rPr>
              <w:t>, MLOPS</w:t>
            </w:r>
            <w:r w:rsidR="100740AE" w:rsidRPr="6C5D5E1A">
              <w:rPr>
                <w:sz w:val="20"/>
                <w:szCs w:val="20"/>
              </w:rPr>
              <w:t xml:space="preserve"> - SURA</w:t>
            </w:r>
          </w:p>
        </w:tc>
        <w:tc>
          <w:tcPr>
            <w:tcW w:w="4537" w:type="dxa"/>
            <w:tcBorders>
              <w:top w:val="single" w:sz="6" w:space="0" w:color="auto"/>
            </w:tcBorders>
            <w:tcMar>
              <w:top w:w="75" w:type="dxa"/>
              <w:left w:w="150" w:type="dxa"/>
              <w:bottom w:w="75" w:type="dxa"/>
              <w:right w:w="150" w:type="dxa"/>
            </w:tcMar>
            <w:vAlign w:val="center"/>
          </w:tcPr>
          <w:p w14:paraId="651B2E48" w14:textId="26530E23" w:rsidR="526A9340" w:rsidRPr="00F57B3D" w:rsidRDefault="009C0B53" w:rsidP="526A9340">
            <w:pPr>
              <w:spacing w:after="0"/>
              <w:rPr>
                <w:sz w:val="20"/>
                <w:szCs w:val="20"/>
                <w:lang w:val="es-CO"/>
              </w:rPr>
            </w:pPr>
            <w:r w:rsidRPr="00F57B3D">
              <w:rPr>
                <w:sz w:val="20"/>
                <w:szCs w:val="20"/>
                <w:lang w:val="es-CO"/>
              </w:rPr>
              <w:t>Infraestructura como código — aprovisionamiento versionado y desplegable por pipeline</w:t>
            </w:r>
          </w:p>
        </w:tc>
        <w:tc>
          <w:tcPr>
            <w:tcW w:w="1379" w:type="dxa"/>
            <w:tcBorders>
              <w:top w:val="single" w:sz="6" w:space="0" w:color="auto"/>
            </w:tcBorders>
            <w:tcMar>
              <w:top w:w="75" w:type="dxa"/>
              <w:left w:w="150" w:type="dxa"/>
              <w:bottom w:w="75" w:type="dxa"/>
              <w:right w:w="150" w:type="dxa"/>
            </w:tcMar>
            <w:vAlign w:val="center"/>
          </w:tcPr>
          <w:p w14:paraId="69D8A8D1" w14:textId="3D308DAC" w:rsidR="526A9340" w:rsidRPr="00F57B3D" w:rsidRDefault="009C0B53" w:rsidP="526A9340">
            <w:pPr>
              <w:spacing w:after="0"/>
              <w:rPr>
                <w:sz w:val="20"/>
                <w:szCs w:val="20"/>
              </w:rPr>
            </w:pPr>
            <w:r w:rsidRPr="00F57B3D">
              <w:rPr>
                <w:sz w:val="20"/>
                <w:szCs w:val="20"/>
              </w:rPr>
              <w:t>M1 – M3</w:t>
            </w:r>
          </w:p>
        </w:tc>
        <w:tc>
          <w:tcPr>
            <w:tcW w:w="1946" w:type="dxa"/>
            <w:tcBorders>
              <w:top w:val="single" w:sz="6" w:space="0" w:color="auto"/>
            </w:tcBorders>
            <w:tcMar>
              <w:top w:w="75" w:type="dxa"/>
              <w:left w:w="150" w:type="dxa"/>
              <w:bottom w:w="75" w:type="dxa"/>
              <w:right w:w="150" w:type="dxa"/>
            </w:tcMar>
            <w:vAlign w:val="center"/>
          </w:tcPr>
          <w:p w14:paraId="0862263C" w14:textId="607FEA65" w:rsidR="526A9340" w:rsidRPr="00F57B3D" w:rsidRDefault="009C0B53" w:rsidP="526A9340">
            <w:pPr>
              <w:spacing w:after="0"/>
              <w:jc w:val="center"/>
              <w:rPr>
                <w:sz w:val="20"/>
                <w:szCs w:val="20"/>
              </w:rPr>
            </w:pPr>
            <w:r w:rsidRPr="00F57B3D">
              <w:rPr>
                <w:sz w:val="20"/>
                <w:szCs w:val="20"/>
              </w:rPr>
              <w:t>M3</w:t>
            </w:r>
          </w:p>
        </w:tc>
      </w:tr>
      <w:tr w:rsidR="004B0C30" w14:paraId="59E33688" w14:textId="77777777" w:rsidTr="00AB2F00">
        <w:trPr>
          <w:trHeight w:val="300"/>
        </w:trPr>
        <w:tc>
          <w:tcPr>
            <w:tcW w:w="2054" w:type="dxa"/>
            <w:tcMar>
              <w:top w:w="75" w:type="dxa"/>
              <w:left w:w="150" w:type="dxa"/>
              <w:bottom w:w="75" w:type="dxa"/>
              <w:right w:w="150" w:type="dxa"/>
            </w:tcMar>
            <w:vAlign w:val="center"/>
          </w:tcPr>
          <w:p w14:paraId="64DA083A" w14:textId="66987D4C" w:rsidR="526A9340" w:rsidRPr="00F57B3D" w:rsidRDefault="526A9340" w:rsidP="526A9340">
            <w:pPr>
              <w:spacing w:after="0"/>
              <w:rPr>
                <w:sz w:val="20"/>
                <w:szCs w:val="20"/>
              </w:rPr>
            </w:pPr>
          </w:p>
        </w:tc>
        <w:tc>
          <w:tcPr>
            <w:tcW w:w="4537" w:type="dxa"/>
            <w:tcBorders>
              <w:top w:val="single" w:sz="6" w:space="0" w:color="auto"/>
            </w:tcBorders>
            <w:tcMar>
              <w:top w:w="75" w:type="dxa"/>
              <w:left w:w="150" w:type="dxa"/>
              <w:bottom w:w="75" w:type="dxa"/>
              <w:right w:w="150" w:type="dxa"/>
            </w:tcMar>
            <w:vAlign w:val="center"/>
          </w:tcPr>
          <w:p w14:paraId="414776AF" w14:textId="3B52FFC9" w:rsidR="526A9340" w:rsidRPr="00F57B3D" w:rsidRDefault="009C0B53" w:rsidP="526A9340">
            <w:pPr>
              <w:spacing w:after="0"/>
              <w:rPr>
                <w:sz w:val="20"/>
                <w:szCs w:val="20"/>
                <w:lang w:val="es-CO"/>
              </w:rPr>
            </w:pPr>
            <w:r w:rsidRPr="00F57B3D">
              <w:rPr>
                <w:sz w:val="20"/>
                <w:szCs w:val="20"/>
                <w:lang w:val="es-CO"/>
              </w:rPr>
              <w:t>CI/CD — build, escaneo, despliegue por ambiente, aprobación y rollback</w:t>
            </w:r>
          </w:p>
        </w:tc>
        <w:tc>
          <w:tcPr>
            <w:tcW w:w="1379" w:type="dxa"/>
            <w:tcBorders>
              <w:top w:val="single" w:sz="6" w:space="0" w:color="auto"/>
            </w:tcBorders>
            <w:tcMar>
              <w:top w:w="75" w:type="dxa"/>
              <w:left w:w="150" w:type="dxa"/>
              <w:bottom w:w="75" w:type="dxa"/>
              <w:right w:w="150" w:type="dxa"/>
            </w:tcMar>
            <w:vAlign w:val="center"/>
          </w:tcPr>
          <w:p w14:paraId="2838BB2B" w14:textId="51B6E710" w:rsidR="526A9340" w:rsidRPr="00F57B3D" w:rsidRDefault="009C0B53" w:rsidP="526A9340">
            <w:pPr>
              <w:spacing w:after="0"/>
              <w:rPr>
                <w:sz w:val="20"/>
                <w:szCs w:val="20"/>
              </w:rPr>
            </w:pPr>
            <w:r w:rsidRPr="00F57B3D">
              <w:rPr>
                <w:sz w:val="20"/>
                <w:szCs w:val="20"/>
              </w:rPr>
              <w:t>M1 – M3</w:t>
            </w:r>
          </w:p>
        </w:tc>
        <w:tc>
          <w:tcPr>
            <w:tcW w:w="1946" w:type="dxa"/>
            <w:tcBorders>
              <w:top w:val="single" w:sz="6" w:space="0" w:color="auto"/>
            </w:tcBorders>
            <w:tcMar>
              <w:top w:w="75" w:type="dxa"/>
              <w:left w:w="150" w:type="dxa"/>
              <w:bottom w:w="75" w:type="dxa"/>
              <w:right w:w="150" w:type="dxa"/>
            </w:tcMar>
            <w:vAlign w:val="center"/>
          </w:tcPr>
          <w:p w14:paraId="2C6530A5" w14:textId="46AFAAD7" w:rsidR="526A9340" w:rsidRPr="00F57B3D" w:rsidRDefault="009C0B53" w:rsidP="526A9340">
            <w:pPr>
              <w:spacing w:after="0"/>
              <w:jc w:val="center"/>
              <w:rPr>
                <w:sz w:val="20"/>
                <w:szCs w:val="20"/>
              </w:rPr>
            </w:pPr>
            <w:r w:rsidRPr="00F57B3D">
              <w:rPr>
                <w:sz w:val="20"/>
                <w:szCs w:val="20"/>
              </w:rPr>
              <w:t>M3</w:t>
            </w:r>
          </w:p>
        </w:tc>
      </w:tr>
      <w:tr w:rsidR="004B0C30" w14:paraId="56B73970" w14:textId="77777777" w:rsidTr="00AB2F00">
        <w:trPr>
          <w:trHeight w:val="300"/>
        </w:trPr>
        <w:tc>
          <w:tcPr>
            <w:tcW w:w="2054" w:type="dxa"/>
            <w:tcMar>
              <w:top w:w="75" w:type="dxa"/>
              <w:left w:w="150" w:type="dxa"/>
              <w:bottom w:w="75" w:type="dxa"/>
              <w:right w:w="150" w:type="dxa"/>
            </w:tcMar>
            <w:vAlign w:val="center"/>
          </w:tcPr>
          <w:p w14:paraId="0375CF19" w14:textId="030BAE9F" w:rsidR="526A9340" w:rsidRPr="00F57B3D" w:rsidRDefault="526A9340" w:rsidP="526A9340">
            <w:pPr>
              <w:spacing w:after="0"/>
              <w:rPr>
                <w:sz w:val="20"/>
                <w:szCs w:val="20"/>
              </w:rPr>
            </w:pPr>
          </w:p>
        </w:tc>
        <w:tc>
          <w:tcPr>
            <w:tcW w:w="4537" w:type="dxa"/>
            <w:tcBorders>
              <w:top w:val="single" w:sz="6" w:space="0" w:color="auto"/>
            </w:tcBorders>
            <w:tcMar>
              <w:top w:w="75" w:type="dxa"/>
              <w:left w:w="150" w:type="dxa"/>
              <w:bottom w:w="75" w:type="dxa"/>
              <w:right w:w="150" w:type="dxa"/>
            </w:tcMar>
            <w:vAlign w:val="center"/>
          </w:tcPr>
          <w:p w14:paraId="254C6D7B" w14:textId="0D0BB9A9" w:rsidR="526A9340" w:rsidRPr="00F57B3D" w:rsidRDefault="009C0B53" w:rsidP="526A9340">
            <w:pPr>
              <w:spacing w:after="0"/>
              <w:rPr>
                <w:sz w:val="20"/>
                <w:szCs w:val="20"/>
              </w:rPr>
            </w:pPr>
            <w:r w:rsidRPr="00F57B3D">
              <w:rPr>
                <w:sz w:val="20"/>
                <w:szCs w:val="20"/>
              </w:rPr>
              <w:t>Supply chain de software — Artifact Registry, Binary Authorization, SBOM, provenance e imágenes por digest</w:t>
            </w:r>
          </w:p>
        </w:tc>
        <w:tc>
          <w:tcPr>
            <w:tcW w:w="1379" w:type="dxa"/>
            <w:tcBorders>
              <w:top w:val="single" w:sz="6" w:space="0" w:color="auto"/>
            </w:tcBorders>
            <w:tcMar>
              <w:top w:w="75" w:type="dxa"/>
              <w:left w:w="150" w:type="dxa"/>
              <w:bottom w:w="75" w:type="dxa"/>
              <w:right w:w="150" w:type="dxa"/>
            </w:tcMar>
            <w:vAlign w:val="center"/>
          </w:tcPr>
          <w:p w14:paraId="6A4DBA43" w14:textId="40ABF937" w:rsidR="526A9340" w:rsidRPr="00F57B3D" w:rsidRDefault="009C0B53" w:rsidP="526A9340">
            <w:pPr>
              <w:spacing w:after="0"/>
              <w:rPr>
                <w:sz w:val="20"/>
                <w:szCs w:val="20"/>
              </w:rPr>
            </w:pPr>
            <w:r w:rsidRPr="00F57B3D">
              <w:rPr>
                <w:sz w:val="20"/>
                <w:szCs w:val="20"/>
              </w:rPr>
              <w:t>M2 – M3</w:t>
            </w:r>
          </w:p>
        </w:tc>
        <w:tc>
          <w:tcPr>
            <w:tcW w:w="1946" w:type="dxa"/>
            <w:tcBorders>
              <w:top w:val="single" w:sz="6" w:space="0" w:color="auto"/>
            </w:tcBorders>
            <w:tcMar>
              <w:top w:w="75" w:type="dxa"/>
              <w:left w:w="150" w:type="dxa"/>
              <w:bottom w:w="75" w:type="dxa"/>
              <w:right w:w="150" w:type="dxa"/>
            </w:tcMar>
            <w:vAlign w:val="center"/>
          </w:tcPr>
          <w:p w14:paraId="50A3610B" w14:textId="5B0391CB" w:rsidR="526A9340" w:rsidRPr="00F57B3D" w:rsidRDefault="009C0B53" w:rsidP="526A9340">
            <w:pPr>
              <w:spacing w:after="0"/>
              <w:jc w:val="center"/>
              <w:rPr>
                <w:sz w:val="20"/>
                <w:szCs w:val="20"/>
              </w:rPr>
            </w:pPr>
            <w:r w:rsidRPr="00F57B3D">
              <w:rPr>
                <w:sz w:val="20"/>
                <w:szCs w:val="20"/>
              </w:rPr>
              <w:t>M3</w:t>
            </w:r>
          </w:p>
        </w:tc>
      </w:tr>
      <w:tr w:rsidR="004B0C30" w14:paraId="0D7248E2" w14:textId="77777777" w:rsidTr="00AB2F00">
        <w:trPr>
          <w:trHeight w:val="300"/>
        </w:trPr>
        <w:tc>
          <w:tcPr>
            <w:tcW w:w="2054" w:type="dxa"/>
            <w:tcBorders>
              <w:bottom w:val="single" w:sz="2" w:space="0" w:color="000000" w:themeColor="text1"/>
            </w:tcBorders>
            <w:tcMar>
              <w:top w:w="75" w:type="dxa"/>
              <w:left w:w="150" w:type="dxa"/>
              <w:bottom w:w="75" w:type="dxa"/>
              <w:right w:w="150" w:type="dxa"/>
            </w:tcMar>
            <w:vAlign w:val="center"/>
          </w:tcPr>
          <w:p w14:paraId="25432617" w14:textId="77777777" w:rsidR="00514DBE" w:rsidRPr="00F57B3D" w:rsidRDefault="00514DBE" w:rsidP="526A9340">
            <w:pPr>
              <w:spacing w:after="0"/>
              <w:rPr>
                <w:sz w:val="20"/>
                <w:szCs w:val="20"/>
              </w:rPr>
            </w:pPr>
          </w:p>
        </w:tc>
        <w:tc>
          <w:tcPr>
            <w:tcW w:w="4537" w:type="dxa"/>
            <w:tcBorders>
              <w:top w:val="single" w:sz="6" w:space="0" w:color="auto"/>
              <w:bottom w:val="single" w:sz="2" w:space="0" w:color="000000" w:themeColor="text1"/>
            </w:tcBorders>
            <w:tcMar>
              <w:top w:w="75" w:type="dxa"/>
              <w:left w:w="150" w:type="dxa"/>
              <w:bottom w:w="75" w:type="dxa"/>
              <w:right w:w="150" w:type="dxa"/>
            </w:tcMar>
            <w:vAlign w:val="center"/>
          </w:tcPr>
          <w:p w14:paraId="1C19122E" w14:textId="3C2087BF" w:rsidR="00514DBE" w:rsidRPr="00F57B3D" w:rsidRDefault="009C0B53" w:rsidP="526A9340">
            <w:pPr>
              <w:spacing w:after="0"/>
              <w:rPr>
                <w:sz w:val="20"/>
                <w:szCs w:val="20"/>
                <w:lang w:val="es-CO"/>
              </w:rPr>
            </w:pPr>
            <w:commentRangeStart w:id="356"/>
            <w:commentRangeStart w:id="357"/>
            <w:r w:rsidRPr="00F57B3D">
              <w:rPr>
                <w:sz w:val="20"/>
                <w:szCs w:val="20"/>
                <w:lang w:val="es-CO"/>
              </w:rPr>
              <w:t>Fundación MLOps/</w:t>
            </w:r>
            <w:r w:rsidR="00AB348A" w:rsidRPr="00F57B3D">
              <w:rPr>
                <w:sz w:val="20"/>
                <w:szCs w:val="20"/>
                <w:lang w:val="es-CO"/>
              </w:rPr>
              <w:t>LLMOps</w:t>
            </w:r>
            <w:commentRangeEnd w:id="356"/>
            <w:r w:rsidR="00E75455">
              <w:rPr>
                <w:rStyle w:val="Refdecomentario"/>
                <w:sz w:val="20"/>
                <w:szCs w:val="20"/>
                <w:lang w:val="es-CO"/>
              </w:rPr>
              <w:commentReference w:id="356"/>
            </w:r>
            <w:commentRangeEnd w:id="357"/>
            <w:r>
              <w:rPr>
                <w:rStyle w:val="Refdecomentario"/>
                <w:sz w:val="20"/>
                <w:szCs w:val="20"/>
                <w:lang w:val="es-CO"/>
              </w:rPr>
              <w:commentReference w:id="357"/>
            </w:r>
            <w:r w:rsidR="00914AA0">
              <w:rPr>
                <w:sz w:val="20"/>
                <w:szCs w:val="20"/>
                <w:lang w:val="es-CO"/>
              </w:rPr>
              <w:t>minim</w:t>
            </w:r>
            <w:r w:rsidRPr="00F57B3D">
              <w:rPr>
                <w:sz w:val="20"/>
                <w:szCs w:val="20"/>
                <w:lang w:val="es-CO"/>
              </w:rPr>
              <w:t xml:space="preserve"> — repositorio, versionamiento, experimentación, registro de modelos/prompts, evaluación, promoción entre ambientes, trazabilidad y monitoreo</w:t>
            </w:r>
          </w:p>
        </w:tc>
        <w:tc>
          <w:tcPr>
            <w:tcW w:w="1379" w:type="dxa"/>
            <w:tcBorders>
              <w:top w:val="single" w:sz="6" w:space="0" w:color="auto"/>
              <w:bottom w:val="single" w:sz="2" w:space="0" w:color="000000" w:themeColor="text1"/>
            </w:tcBorders>
            <w:tcMar>
              <w:top w:w="75" w:type="dxa"/>
              <w:left w:w="150" w:type="dxa"/>
              <w:bottom w:w="75" w:type="dxa"/>
              <w:right w:w="150" w:type="dxa"/>
            </w:tcMar>
            <w:vAlign w:val="center"/>
          </w:tcPr>
          <w:p w14:paraId="08DB2FAD" w14:textId="1B718CDE" w:rsidR="00514DBE" w:rsidRPr="00F57B3D" w:rsidRDefault="009C0B53" w:rsidP="526A9340">
            <w:pPr>
              <w:spacing w:after="0"/>
              <w:rPr>
                <w:sz w:val="20"/>
                <w:szCs w:val="20"/>
                <w:lang w:val="es-CO"/>
              </w:rPr>
            </w:pPr>
            <w:r w:rsidRPr="00F57B3D">
              <w:rPr>
                <w:sz w:val="20"/>
                <w:szCs w:val="20"/>
                <w:lang w:val="es-CO"/>
              </w:rPr>
              <w:t>M</w:t>
            </w:r>
            <w:r w:rsidR="00AC7D1F" w:rsidRPr="00F57B3D">
              <w:rPr>
                <w:sz w:val="20"/>
                <w:szCs w:val="20"/>
                <w:lang w:val="es-CO"/>
              </w:rPr>
              <w:t>2 - M3</w:t>
            </w:r>
          </w:p>
        </w:tc>
        <w:tc>
          <w:tcPr>
            <w:tcW w:w="1946" w:type="dxa"/>
            <w:tcBorders>
              <w:top w:val="single" w:sz="6" w:space="0" w:color="auto"/>
              <w:bottom w:val="single" w:sz="2" w:space="0" w:color="000000" w:themeColor="text1"/>
            </w:tcBorders>
            <w:tcMar>
              <w:top w:w="75" w:type="dxa"/>
              <w:left w:w="150" w:type="dxa"/>
              <w:bottom w:w="75" w:type="dxa"/>
              <w:right w:w="150" w:type="dxa"/>
            </w:tcMar>
            <w:vAlign w:val="center"/>
          </w:tcPr>
          <w:p w14:paraId="5BC0C5D4" w14:textId="6B9C5EBA" w:rsidR="00514DBE" w:rsidRPr="00F57B3D" w:rsidRDefault="009C0B53" w:rsidP="526A9340">
            <w:pPr>
              <w:spacing w:after="0"/>
              <w:jc w:val="center"/>
              <w:rPr>
                <w:sz w:val="20"/>
                <w:szCs w:val="20"/>
                <w:lang w:val="es-CO"/>
              </w:rPr>
            </w:pPr>
            <w:r w:rsidRPr="00F57B3D">
              <w:rPr>
                <w:sz w:val="20"/>
                <w:szCs w:val="20"/>
                <w:lang w:val="es-CO"/>
              </w:rPr>
              <w:t>M3</w:t>
            </w:r>
          </w:p>
        </w:tc>
      </w:tr>
      <w:tr w:rsidR="004B0C30" w14:paraId="06DB1379" w14:textId="77777777" w:rsidTr="00AB2F00">
        <w:trPr>
          <w:trHeight w:val="300"/>
        </w:trPr>
        <w:tc>
          <w:tcPr>
            <w:tcW w:w="2054" w:type="dxa"/>
            <w:tcBorders>
              <w:top w:val="single" w:sz="2" w:space="0" w:color="000000" w:themeColor="text1"/>
            </w:tcBorders>
            <w:tcMar>
              <w:top w:w="75" w:type="dxa"/>
              <w:left w:w="150" w:type="dxa"/>
              <w:bottom w:w="75" w:type="dxa"/>
              <w:right w:w="150" w:type="dxa"/>
            </w:tcMar>
            <w:vAlign w:val="center"/>
          </w:tcPr>
          <w:p w14:paraId="7DCEA09C" w14:textId="13F6794A" w:rsidR="00B0188B" w:rsidRPr="00F57B3D" w:rsidRDefault="009C0B53" w:rsidP="526A9340">
            <w:pPr>
              <w:spacing w:after="0"/>
              <w:rPr>
                <w:sz w:val="20"/>
                <w:szCs w:val="20"/>
              </w:rPr>
            </w:pPr>
            <w:r w:rsidRPr="00F57B3D">
              <w:rPr>
                <w:sz w:val="20"/>
                <w:szCs w:val="20"/>
              </w:rPr>
              <w:t>Capa semántica</w:t>
            </w:r>
          </w:p>
        </w:tc>
        <w:tc>
          <w:tcPr>
            <w:tcW w:w="4537" w:type="dxa"/>
            <w:tcBorders>
              <w:top w:val="single" w:sz="2" w:space="0" w:color="000000" w:themeColor="text1"/>
            </w:tcBorders>
            <w:tcMar>
              <w:top w:w="75" w:type="dxa"/>
              <w:left w:w="150" w:type="dxa"/>
              <w:bottom w:w="75" w:type="dxa"/>
              <w:right w:w="150" w:type="dxa"/>
            </w:tcMar>
            <w:vAlign w:val="center"/>
          </w:tcPr>
          <w:p w14:paraId="7AF48478" w14:textId="23434565" w:rsidR="00B0188B" w:rsidRPr="00F57B3D" w:rsidRDefault="009C0B53" w:rsidP="526A9340">
            <w:pPr>
              <w:spacing w:after="0"/>
              <w:rPr>
                <w:sz w:val="20"/>
                <w:szCs w:val="20"/>
                <w:lang w:val="es-CO"/>
              </w:rPr>
            </w:pPr>
            <w:r w:rsidRPr="00F57B3D">
              <w:rPr>
                <w:sz w:val="20"/>
                <w:szCs w:val="20"/>
                <w:lang w:val="es-CO"/>
              </w:rPr>
              <w:t>Capa Semántica y Dominio de Conocimiento v1 — conceptos, entidades y relaciones priorizadas a partir de OMOP, con mecanismos de consulta e integración inicial con agentes PHM/RWE</w:t>
            </w:r>
          </w:p>
        </w:tc>
        <w:tc>
          <w:tcPr>
            <w:tcW w:w="1379" w:type="dxa"/>
            <w:tcBorders>
              <w:top w:val="single" w:sz="2" w:space="0" w:color="000000" w:themeColor="text1"/>
            </w:tcBorders>
            <w:tcMar>
              <w:top w:w="75" w:type="dxa"/>
              <w:left w:w="150" w:type="dxa"/>
              <w:bottom w:w="75" w:type="dxa"/>
              <w:right w:w="150" w:type="dxa"/>
            </w:tcMar>
            <w:vAlign w:val="center"/>
          </w:tcPr>
          <w:p w14:paraId="118ADCEB" w14:textId="7A669D62" w:rsidR="00B0188B" w:rsidRPr="00F57B3D" w:rsidRDefault="009C0B53" w:rsidP="526A9340">
            <w:pPr>
              <w:spacing w:after="0"/>
              <w:rPr>
                <w:sz w:val="20"/>
                <w:szCs w:val="20"/>
                <w:lang w:val="es-CO"/>
              </w:rPr>
            </w:pPr>
            <w:r w:rsidRPr="00F57B3D">
              <w:rPr>
                <w:sz w:val="20"/>
                <w:szCs w:val="20"/>
                <w:lang w:val="es-CO"/>
              </w:rPr>
              <w:t>M3 – M4</w:t>
            </w:r>
          </w:p>
        </w:tc>
        <w:tc>
          <w:tcPr>
            <w:tcW w:w="1946" w:type="dxa"/>
            <w:tcBorders>
              <w:top w:val="single" w:sz="2" w:space="0" w:color="000000" w:themeColor="text1"/>
            </w:tcBorders>
            <w:tcMar>
              <w:top w:w="75" w:type="dxa"/>
              <w:left w:w="150" w:type="dxa"/>
              <w:bottom w:w="75" w:type="dxa"/>
              <w:right w:w="150" w:type="dxa"/>
            </w:tcMar>
            <w:vAlign w:val="center"/>
          </w:tcPr>
          <w:p w14:paraId="1749D773" w14:textId="0DF99C3E" w:rsidR="00B0188B" w:rsidRPr="00F57B3D" w:rsidRDefault="009C0B53" w:rsidP="526A9340">
            <w:pPr>
              <w:spacing w:after="0"/>
              <w:jc w:val="center"/>
              <w:rPr>
                <w:sz w:val="20"/>
                <w:szCs w:val="20"/>
                <w:lang w:val="es-CO"/>
              </w:rPr>
            </w:pPr>
            <w:r w:rsidRPr="00F57B3D">
              <w:rPr>
                <w:sz w:val="20"/>
                <w:szCs w:val="20"/>
                <w:lang w:val="es-CO"/>
              </w:rPr>
              <w:t>M4</w:t>
            </w:r>
          </w:p>
        </w:tc>
      </w:tr>
      <w:tr w:rsidR="004B0C30" w14:paraId="481E4204" w14:textId="77777777" w:rsidTr="00AB2F00">
        <w:trPr>
          <w:trHeight w:val="300"/>
        </w:trPr>
        <w:tc>
          <w:tcPr>
            <w:tcW w:w="2054" w:type="dxa"/>
            <w:tcBorders>
              <w:top w:val="single" w:sz="6" w:space="0" w:color="auto"/>
            </w:tcBorders>
            <w:tcMar>
              <w:top w:w="75" w:type="dxa"/>
              <w:left w:w="150" w:type="dxa"/>
              <w:bottom w:w="75" w:type="dxa"/>
              <w:right w:w="150" w:type="dxa"/>
            </w:tcMar>
            <w:vAlign w:val="center"/>
          </w:tcPr>
          <w:p w14:paraId="515F4980" w14:textId="76012A93" w:rsidR="526A9340" w:rsidRPr="00F57B3D" w:rsidRDefault="009C0B53" w:rsidP="001542DC">
            <w:pPr>
              <w:spacing w:after="0"/>
              <w:rPr>
                <w:sz w:val="20"/>
                <w:szCs w:val="20"/>
              </w:rPr>
            </w:pPr>
            <w:r w:rsidRPr="00F57B3D">
              <w:rPr>
                <w:sz w:val="20"/>
                <w:szCs w:val="20"/>
              </w:rPr>
              <w:t>API y exposición</w:t>
            </w:r>
          </w:p>
        </w:tc>
        <w:tc>
          <w:tcPr>
            <w:tcW w:w="4537" w:type="dxa"/>
            <w:tcBorders>
              <w:top w:val="single" w:sz="6" w:space="0" w:color="auto"/>
            </w:tcBorders>
            <w:tcMar>
              <w:top w:w="75" w:type="dxa"/>
              <w:left w:w="150" w:type="dxa"/>
              <w:bottom w:w="75" w:type="dxa"/>
              <w:right w:w="150" w:type="dxa"/>
            </w:tcMar>
            <w:vAlign w:val="center"/>
          </w:tcPr>
          <w:p w14:paraId="3B1CFB1B" w14:textId="4148A85D" w:rsidR="526A9340" w:rsidRPr="00F57B3D" w:rsidRDefault="009C0B53" w:rsidP="526A9340">
            <w:pPr>
              <w:spacing w:after="0"/>
              <w:rPr>
                <w:sz w:val="20"/>
                <w:szCs w:val="20"/>
                <w:lang w:val="es-CO"/>
              </w:rPr>
            </w:pPr>
            <w:r w:rsidRPr="00F57B3D">
              <w:rPr>
                <w:sz w:val="20"/>
                <w:szCs w:val="20"/>
                <w:lang w:val="es-CO"/>
              </w:rPr>
              <w:t>BFFs de PHM, RWE, workspace y resultados — publicados por Apigee con autorización y contexto</w:t>
            </w:r>
          </w:p>
        </w:tc>
        <w:tc>
          <w:tcPr>
            <w:tcW w:w="1379" w:type="dxa"/>
            <w:tcBorders>
              <w:top w:val="single" w:sz="6" w:space="0" w:color="auto"/>
            </w:tcBorders>
            <w:tcMar>
              <w:top w:w="75" w:type="dxa"/>
              <w:left w:w="150" w:type="dxa"/>
              <w:bottom w:w="75" w:type="dxa"/>
              <w:right w:w="150" w:type="dxa"/>
            </w:tcMar>
            <w:vAlign w:val="center"/>
          </w:tcPr>
          <w:p w14:paraId="09906E88" w14:textId="4F88429D" w:rsidR="526A9340" w:rsidRPr="00F57B3D" w:rsidRDefault="009C0B53" w:rsidP="526A9340">
            <w:pPr>
              <w:spacing w:after="0"/>
              <w:rPr>
                <w:sz w:val="20"/>
                <w:szCs w:val="20"/>
              </w:rPr>
            </w:pPr>
            <w:r w:rsidRPr="00F57B3D">
              <w:rPr>
                <w:sz w:val="20"/>
                <w:szCs w:val="20"/>
              </w:rPr>
              <w:t>M2 – M4</w:t>
            </w:r>
          </w:p>
        </w:tc>
        <w:tc>
          <w:tcPr>
            <w:tcW w:w="1946" w:type="dxa"/>
            <w:tcBorders>
              <w:top w:val="single" w:sz="6" w:space="0" w:color="auto"/>
            </w:tcBorders>
            <w:tcMar>
              <w:top w:w="75" w:type="dxa"/>
              <w:left w:w="150" w:type="dxa"/>
              <w:bottom w:w="75" w:type="dxa"/>
              <w:right w:w="150" w:type="dxa"/>
            </w:tcMar>
            <w:vAlign w:val="center"/>
          </w:tcPr>
          <w:p w14:paraId="6D9A4383" w14:textId="238A1EB4" w:rsidR="526A9340" w:rsidRPr="00F57B3D" w:rsidRDefault="009C0B53" w:rsidP="526A9340">
            <w:pPr>
              <w:spacing w:after="0"/>
              <w:jc w:val="center"/>
              <w:rPr>
                <w:sz w:val="20"/>
                <w:szCs w:val="20"/>
              </w:rPr>
            </w:pPr>
            <w:r w:rsidRPr="00F57B3D">
              <w:rPr>
                <w:sz w:val="20"/>
                <w:szCs w:val="20"/>
              </w:rPr>
              <w:t>M4</w:t>
            </w:r>
          </w:p>
        </w:tc>
      </w:tr>
      <w:tr w:rsidR="004B0C30" w14:paraId="49DEFFB9" w14:textId="77777777" w:rsidTr="00AB2F00">
        <w:trPr>
          <w:trHeight w:val="300"/>
        </w:trPr>
        <w:tc>
          <w:tcPr>
            <w:tcW w:w="2054" w:type="dxa"/>
            <w:tcMar>
              <w:top w:w="75" w:type="dxa"/>
              <w:left w:w="150" w:type="dxa"/>
              <w:bottom w:w="75" w:type="dxa"/>
              <w:right w:w="150" w:type="dxa"/>
            </w:tcMar>
            <w:vAlign w:val="center"/>
          </w:tcPr>
          <w:p w14:paraId="2C130873" w14:textId="1701A051" w:rsidR="526A9340" w:rsidRPr="00F57B3D" w:rsidRDefault="526A9340" w:rsidP="526A9340">
            <w:pPr>
              <w:spacing w:after="0"/>
              <w:rPr>
                <w:sz w:val="20"/>
                <w:szCs w:val="20"/>
              </w:rPr>
            </w:pPr>
          </w:p>
        </w:tc>
        <w:tc>
          <w:tcPr>
            <w:tcW w:w="4537" w:type="dxa"/>
            <w:tcBorders>
              <w:top w:val="single" w:sz="6" w:space="0" w:color="auto"/>
            </w:tcBorders>
            <w:tcMar>
              <w:top w:w="75" w:type="dxa"/>
              <w:left w:w="150" w:type="dxa"/>
              <w:bottom w:w="75" w:type="dxa"/>
              <w:right w:w="150" w:type="dxa"/>
            </w:tcMar>
            <w:vAlign w:val="center"/>
          </w:tcPr>
          <w:p w14:paraId="43E277F7" w14:textId="0C6E4455" w:rsidR="526A9340" w:rsidRPr="009D6839" w:rsidRDefault="009C0B53" w:rsidP="526A9340">
            <w:pPr>
              <w:spacing w:after="0"/>
              <w:rPr>
                <w:sz w:val="20"/>
                <w:szCs w:val="20"/>
                <w:lang w:val="es-CO"/>
              </w:rPr>
            </w:pPr>
            <w:r w:rsidRPr="009D6839">
              <w:rPr>
                <w:sz w:val="20"/>
                <w:szCs w:val="20"/>
                <w:lang w:val="es-CO"/>
              </w:rPr>
              <w:t>BFF administrativo — operaciones de backoffice expuestas por Apigee</w:t>
            </w:r>
          </w:p>
        </w:tc>
        <w:tc>
          <w:tcPr>
            <w:tcW w:w="1379" w:type="dxa"/>
            <w:tcBorders>
              <w:top w:val="single" w:sz="6" w:space="0" w:color="auto"/>
            </w:tcBorders>
            <w:tcMar>
              <w:top w:w="75" w:type="dxa"/>
              <w:left w:w="150" w:type="dxa"/>
              <w:bottom w:w="75" w:type="dxa"/>
              <w:right w:w="150" w:type="dxa"/>
            </w:tcMar>
            <w:vAlign w:val="center"/>
          </w:tcPr>
          <w:p w14:paraId="6DC55EAD" w14:textId="44E23129" w:rsidR="526A9340" w:rsidRPr="00F57B3D" w:rsidRDefault="009C0B53" w:rsidP="526A9340">
            <w:pPr>
              <w:spacing w:after="0"/>
              <w:rPr>
                <w:sz w:val="20"/>
                <w:szCs w:val="20"/>
              </w:rPr>
            </w:pPr>
            <w:r w:rsidRPr="00F57B3D">
              <w:rPr>
                <w:sz w:val="20"/>
                <w:szCs w:val="20"/>
              </w:rPr>
              <w:t>M2 – M4</w:t>
            </w:r>
          </w:p>
        </w:tc>
        <w:tc>
          <w:tcPr>
            <w:tcW w:w="1946" w:type="dxa"/>
            <w:tcBorders>
              <w:top w:val="single" w:sz="6" w:space="0" w:color="auto"/>
            </w:tcBorders>
            <w:tcMar>
              <w:top w:w="75" w:type="dxa"/>
              <w:left w:w="150" w:type="dxa"/>
              <w:bottom w:w="75" w:type="dxa"/>
              <w:right w:w="150" w:type="dxa"/>
            </w:tcMar>
            <w:vAlign w:val="center"/>
          </w:tcPr>
          <w:p w14:paraId="7FF8E9E2" w14:textId="701352F1" w:rsidR="526A9340" w:rsidRPr="00F57B3D" w:rsidRDefault="009C0B53" w:rsidP="526A9340">
            <w:pPr>
              <w:spacing w:after="0"/>
              <w:jc w:val="center"/>
              <w:rPr>
                <w:sz w:val="20"/>
                <w:szCs w:val="20"/>
              </w:rPr>
            </w:pPr>
            <w:r w:rsidRPr="00F57B3D">
              <w:rPr>
                <w:sz w:val="20"/>
                <w:szCs w:val="20"/>
              </w:rPr>
              <w:t>M4</w:t>
            </w:r>
          </w:p>
        </w:tc>
      </w:tr>
      <w:tr w:rsidR="004B0C30" w14:paraId="475BF5C2" w14:textId="77777777" w:rsidTr="00AB2F00">
        <w:trPr>
          <w:trHeight w:val="300"/>
        </w:trPr>
        <w:tc>
          <w:tcPr>
            <w:tcW w:w="2054" w:type="dxa"/>
            <w:tcMar>
              <w:top w:w="75" w:type="dxa"/>
              <w:left w:w="150" w:type="dxa"/>
              <w:bottom w:w="75" w:type="dxa"/>
              <w:right w:w="150" w:type="dxa"/>
            </w:tcMar>
            <w:vAlign w:val="center"/>
          </w:tcPr>
          <w:p w14:paraId="021E1766" w14:textId="64CDBE58" w:rsidR="00254504" w:rsidRPr="00F57B3D" w:rsidRDefault="00254504" w:rsidP="526A9340">
            <w:pPr>
              <w:spacing w:after="0"/>
              <w:rPr>
                <w:sz w:val="20"/>
                <w:szCs w:val="20"/>
              </w:rPr>
            </w:pPr>
          </w:p>
        </w:tc>
        <w:tc>
          <w:tcPr>
            <w:tcW w:w="4537" w:type="dxa"/>
            <w:tcBorders>
              <w:top w:val="single" w:sz="6" w:space="0" w:color="auto"/>
            </w:tcBorders>
            <w:tcMar>
              <w:top w:w="75" w:type="dxa"/>
              <w:left w:w="150" w:type="dxa"/>
              <w:bottom w:w="75" w:type="dxa"/>
              <w:right w:w="150" w:type="dxa"/>
            </w:tcMar>
            <w:vAlign w:val="center"/>
          </w:tcPr>
          <w:p w14:paraId="577467DD" w14:textId="3F97970C" w:rsidR="00254504" w:rsidRPr="00F57B3D" w:rsidRDefault="009C0B53" w:rsidP="526A9340">
            <w:pPr>
              <w:spacing w:after="0"/>
              <w:rPr>
                <w:sz w:val="20"/>
                <w:szCs w:val="20"/>
                <w:lang w:val="es-CO"/>
              </w:rPr>
            </w:pPr>
            <w:r w:rsidRPr="00F57B3D">
              <w:rPr>
                <w:sz w:val="20"/>
                <w:szCs w:val="20"/>
                <w:lang w:val="es-CO"/>
              </w:rPr>
              <w:t xml:space="preserve">Analisis y </w:t>
            </w:r>
            <w:r w:rsidR="00FE563D" w:rsidRPr="00F57B3D">
              <w:rPr>
                <w:sz w:val="20"/>
                <w:szCs w:val="20"/>
                <w:lang w:val="es-CO"/>
              </w:rPr>
              <w:t>construcción</w:t>
            </w:r>
            <w:r w:rsidRPr="00F57B3D">
              <w:rPr>
                <w:sz w:val="20"/>
                <w:szCs w:val="20"/>
                <w:lang w:val="es-CO"/>
              </w:rPr>
              <w:t xml:space="preserve"> </w:t>
            </w:r>
            <w:r w:rsidR="00D70FA2" w:rsidRPr="00F57B3D">
              <w:rPr>
                <w:sz w:val="20"/>
                <w:szCs w:val="20"/>
                <w:lang w:val="es-CO"/>
              </w:rPr>
              <w:t>Generación de s</w:t>
            </w:r>
            <w:r w:rsidRPr="00F57B3D">
              <w:rPr>
                <w:sz w:val="20"/>
                <w:szCs w:val="20"/>
                <w:lang w:val="es-CO"/>
              </w:rPr>
              <w:t xml:space="preserve">et </w:t>
            </w:r>
            <w:r w:rsidR="001E698D" w:rsidRPr="00F57B3D">
              <w:rPr>
                <w:sz w:val="20"/>
                <w:szCs w:val="20"/>
                <w:lang w:val="es-CO"/>
              </w:rPr>
              <w:t>de datos</w:t>
            </w:r>
          </w:p>
        </w:tc>
        <w:tc>
          <w:tcPr>
            <w:tcW w:w="1379" w:type="dxa"/>
            <w:tcBorders>
              <w:top w:val="single" w:sz="6" w:space="0" w:color="auto"/>
            </w:tcBorders>
            <w:tcMar>
              <w:top w:w="75" w:type="dxa"/>
              <w:left w:w="150" w:type="dxa"/>
              <w:bottom w:w="75" w:type="dxa"/>
              <w:right w:w="150" w:type="dxa"/>
            </w:tcMar>
            <w:vAlign w:val="center"/>
          </w:tcPr>
          <w:p w14:paraId="27C171E4" w14:textId="1356770D" w:rsidR="00254504" w:rsidRPr="00F57B3D" w:rsidRDefault="009C0B53" w:rsidP="526A9340">
            <w:pPr>
              <w:spacing w:after="0"/>
              <w:rPr>
                <w:sz w:val="20"/>
                <w:szCs w:val="20"/>
                <w:lang w:val="es-CO"/>
              </w:rPr>
            </w:pPr>
            <w:r w:rsidRPr="00F57B3D">
              <w:rPr>
                <w:sz w:val="20"/>
                <w:szCs w:val="20"/>
              </w:rPr>
              <w:t>M2 – M4</w:t>
            </w:r>
          </w:p>
        </w:tc>
        <w:tc>
          <w:tcPr>
            <w:tcW w:w="1946" w:type="dxa"/>
            <w:tcBorders>
              <w:top w:val="single" w:sz="6" w:space="0" w:color="auto"/>
            </w:tcBorders>
            <w:tcMar>
              <w:top w:w="75" w:type="dxa"/>
              <w:left w:w="150" w:type="dxa"/>
              <w:bottom w:w="75" w:type="dxa"/>
              <w:right w:w="150" w:type="dxa"/>
            </w:tcMar>
            <w:vAlign w:val="center"/>
          </w:tcPr>
          <w:p w14:paraId="433AF1D3" w14:textId="32ACD2B4" w:rsidR="00254504" w:rsidRPr="00F57B3D" w:rsidRDefault="009C0B53" w:rsidP="526A9340">
            <w:pPr>
              <w:spacing w:after="0"/>
              <w:jc w:val="center"/>
              <w:rPr>
                <w:sz w:val="20"/>
                <w:szCs w:val="20"/>
                <w:lang w:val="es-CO"/>
              </w:rPr>
            </w:pPr>
            <w:r w:rsidRPr="00F57B3D">
              <w:rPr>
                <w:sz w:val="20"/>
                <w:szCs w:val="20"/>
                <w:lang w:val="es-CO"/>
              </w:rPr>
              <w:t>M4</w:t>
            </w:r>
          </w:p>
        </w:tc>
      </w:tr>
      <w:tr w:rsidR="004B0C30" w14:paraId="038ACB36" w14:textId="77777777" w:rsidTr="00AB2F00">
        <w:trPr>
          <w:trHeight w:val="300"/>
        </w:trPr>
        <w:tc>
          <w:tcPr>
            <w:tcW w:w="2054" w:type="dxa"/>
            <w:tcBorders>
              <w:top w:val="single" w:sz="6" w:space="0" w:color="auto"/>
            </w:tcBorders>
            <w:tcMar>
              <w:top w:w="75" w:type="dxa"/>
              <w:left w:w="150" w:type="dxa"/>
              <w:bottom w:w="75" w:type="dxa"/>
              <w:right w:w="150" w:type="dxa"/>
            </w:tcMar>
            <w:vAlign w:val="center"/>
          </w:tcPr>
          <w:p w14:paraId="2436683D" w14:textId="213637E0" w:rsidR="526A9340" w:rsidRPr="00F57B3D" w:rsidRDefault="009C0B53" w:rsidP="526A9340">
            <w:pPr>
              <w:spacing w:after="0"/>
              <w:rPr>
                <w:sz w:val="20"/>
                <w:szCs w:val="20"/>
              </w:rPr>
            </w:pPr>
            <w:r w:rsidRPr="00F57B3D">
              <w:rPr>
                <w:sz w:val="20"/>
                <w:szCs w:val="20"/>
              </w:rPr>
              <w:t>Microservicio</w:t>
            </w:r>
          </w:p>
          <w:p w14:paraId="1BAFF20C" w14:textId="65AD70E0" w:rsidR="526A9340" w:rsidRPr="00F57B3D" w:rsidRDefault="526A9340" w:rsidP="526A9340">
            <w:pPr>
              <w:spacing w:after="0"/>
              <w:rPr>
                <w:sz w:val="20"/>
                <w:szCs w:val="20"/>
              </w:rPr>
            </w:pPr>
          </w:p>
        </w:tc>
        <w:tc>
          <w:tcPr>
            <w:tcW w:w="4537" w:type="dxa"/>
            <w:tcBorders>
              <w:top w:val="single" w:sz="6" w:space="0" w:color="auto"/>
            </w:tcBorders>
            <w:tcMar>
              <w:top w:w="75" w:type="dxa"/>
              <w:left w:w="150" w:type="dxa"/>
              <w:bottom w:w="75" w:type="dxa"/>
              <w:right w:w="150" w:type="dxa"/>
            </w:tcMar>
            <w:vAlign w:val="center"/>
          </w:tcPr>
          <w:p w14:paraId="579F7A11" w14:textId="596E86CF" w:rsidR="526A9340" w:rsidRPr="00F57B3D" w:rsidRDefault="009C0B53" w:rsidP="526A9340">
            <w:pPr>
              <w:spacing w:after="0"/>
              <w:rPr>
                <w:sz w:val="20"/>
                <w:szCs w:val="20"/>
                <w:lang w:val="es-CO"/>
              </w:rPr>
            </w:pPr>
            <w:r w:rsidRPr="00F57B3D">
              <w:rPr>
                <w:sz w:val="20"/>
                <w:szCs w:val="20"/>
                <w:lang w:val="es-CO"/>
              </w:rPr>
              <w:t>Backoffice — gestión de usuarios, organizaciones, roles, módulos y parámetros operativos</w:t>
            </w:r>
          </w:p>
        </w:tc>
        <w:tc>
          <w:tcPr>
            <w:tcW w:w="1379" w:type="dxa"/>
            <w:tcBorders>
              <w:top w:val="single" w:sz="6" w:space="0" w:color="auto"/>
            </w:tcBorders>
            <w:tcMar>
              <w:top w:w="75" w:type="dxa"/>
              <w:left w:w="150" w:type="dxa"/>
              <w:bottom w:w="75" w:type="dxa"/>
              <w:right w:w="150" w:type="dxa"/>
            </w:tcMar>
            <w:vAlign w:val="center"/>
          </w:tcPr>
          <w:p w14:paraId="62F95234" w14:textId="67A0F283" w:rsidR="526A9340" w:rsidRPr="00F57B3D" w:rsidRDefault="009C0B53" w:rsidP="526A9340">
            <w:pPr>
              <w:spacing w:after="0"/>
              <w:rPr>
                <w:sz w:val="20"/>
                <w:szCs w:val="20"/>
              </w:rPr>
            </w:pPr>
            <w:r w:rsidRPr="00F57B3D">
              <w:rPr>
                <w:sz w:val="20"/>
                <w:szCs w:val="20"/>
              </w:rPr>
              <w:t>M2 – M4</w:t>
            </w:r>
          </w:p>
        </w:tc>
        <w:tc>
          <w:tcPr>
            <w:tcW w:w="1946" w:type="dxa"/>
            <w:tcBorders>
              <w:top w:val="single" w:sz="6" w:space="0" w:color="auto"/>
            </w:tcBorders>
            <w:tcMar>
              <w:top w:w="75" w:type="dxa"/>
              <w:left w:w="150" w:type="dxa"/>
              <w:bottom w:w="75" w:type="dxa"/>
              <w:right w:w="150" w:type="dxa"/>
            </w:tcMar>
            <w:vAlign w:val="center"/>
          </w:tcPr>
          <w:p w14:paraId="33B0D21D" w14:textId="1584C8B6" w:rsidR="526A9340" w:rsidRPr="00F57B3D" w:rsidRDefault="009C0B53" w:rsidP="526A9340">
            <w:pPr>
              <w:spacing w:after="0"/>
              <w:jc w:val="center"/>
              <w:rPr>
                <w:sz w:val="20"/>
                <w:szCs w:val="20"/>
              </w:rPr>
            </w:pPr>
            <w:r w:rsidRPr="00F57B3D">
              <w:rPr>
                <w:sz w:val="20"/>
                <w:szCs w:val="20"/>
              </w:rPr>
              <w:t>M4</w:t>
            </w:r>
          </w:p>
        </w:tc>
      </w:tr>
      <w:tr w:rsidR="004B0C30" w14:paraId="5DDF33B9" w14:textId="77777777" w:rsidTr="00AB2F00">
        <w:trPr>
          <w:trHeight w:val="665"/>
        </w:trPr>
        <w:tc>
          <w:tcPr>
            <w:tcW w:w="2054" w:type="dxa"/>
            <w:tcMar>
              <w:top w:w="75" w:type="dxa"/>
              <w:left w:w="150" w:type="dxa"/>
              <w:bottom w:w="75" w:type="dxa"/>
              <w:right w:w="150" w:type="dxa"/>
            </w:tcMar>
            <w:vAlign w:val="center"/>
          </w:tcPr>
          <w:p w14:paraId="165BE710" w14:textId="204FDE30" w:rsidR="526A9340" w:rsidRPr="00F57B3D" w:rsidRDefault="526A9340" w:rsidP="526A9340">
            <w:pPr>
              <w:spacing w:after="0"/>
              <w:rPr>
                <w:sz w:val="20"/>
                <w:szCs w:val="20"/>
              </w:rPr>
            </w:pPr>
          </w:p>
        </w:tc>
        <w:tc>
          <w:tcPr>
            <w:tcW w:w="4537" w:type="dxa"/>
            <w:tcBorders>
              <w:top w:val="single" w:sz="6" w:space="0" w:color="auto"/>
            </w:tcBorders>
            <w:tcMar>
              <w:top w:w="75" w:type="dxa"/>
              <w:left w:w="150" w:type="dxa"/>
              <w:bottom w:w="75" w:type="dxa"/>
              <w:right w:w="150" w:type="dxa"/>
            </w:tcMar>
            <w:vAlign w:val="center"/>
          </w:tcPr>
          <w:p w14:paraId="2593826E" w14:textId="6AA45A83" w:rsidR="526A9340" w:rsidRPr="00F57B3D" w:rsidRDefault="009C0B53" w:rsidP="526A9340">
            <w:pPr>
              <w:spacing w:after="0"/>
              <w:rPr>
                <w:sz w:val="20"/>
                <w:szCs w:val="20"/>
                <w:lang w:val="es-CO"/>
              </w:rPr>
            </w:pPr>
            <w:r w:rsidRPr="00F57B3D">
              <w:rPr>
                <w:sz w:val="20"/>
                <w:szCs w:val="20"/>
                <w:lang w:val="es-CO"/>
              </w:rPr>
              <w:t>Dominio PHM — contexto operativo y trazabilidad del flujo (sin agentes ni analítica)</w:t>
            </w:r>
          </w:p>
        </w:tc>
        <w:tc>
          <w:tcPr>
            <w:tcW w:w="1379" w:type="dxa"/>
            <w:tcBorders>
              <w:top w:val="single" w:sz="6" w:space="0" w:color="auto"/>
            </w:tcBorders>
            <w:tcMar>
              <w:top w:w="75" w:type="dxa"/>
              <w:left w:w="150" w:type="dxa"/>
              <w:bottom w:w="75" w:type="dxa"/>
              <w:right w:w="150" w:type="dxa"/>
            </w:tcMar>
            <w:vAlign w:val="center"/>
          </w:tcPr>
          <w:p w14:paraId="0B0655A5" w14:textId="493A4E41" w:rsidR="526A9340" w:rsidRPr="00F57B3D" w:rsidRDefault="009C0B53" w:rsidP="526A9340">
            <w:pPr>
              <w:spacing w:after="0"/>
              <w:rPr>
                <w:sz w:val="20"/>
                <w:szCs w:val="20"/>
              </w:rPr>
            </w:pPr>
            <w:r w:rsidRPr="00F57B3D">
              <w:rPr>
                <w:sz w:val="20"/>
                <w:szCs w:val="20"/>
              </w:rPr>
              <w:t>M2 – M4</w:t>
            </w:r>
          </w:p>
        </w:tc>
        <w:tc>
          <w:tcPr>
            <w:tcW w:w="1946" w:type="dxa"/>
            <w:tcBorders>
              <w:top w:val="single" w:sz="6" w:space="0" w:color="auto"/>
            </w:tcBorders>
            <w:tcMar>
              <w:top w:w="75" w:type="dxa"/>
              <w:left w:w="150" w:type="dxa"/>
              <w:bottom w:w="75" w:type="dxa"/>
              <w:right w:w="150" w:type="dxa"/>
            </w:tcMar>
            <w:vAlign w:val="center"/>
          </w:tcPr>
          <w:p w14:paraId="60B5DAAC" w14:textId="77777D8C" w:rsidR="526A9340" w:rsidRPr="00F57B3D" w:rsidRDefault="009C0B53" w:rsidP="526A9340">
            <w:pPr>
              <w:spacing w:after="0"/>
              <w:jc w:val="center"/>
              <w:rPr>
                <w:sz w:val="20"/>
                <w:szCs w:val="20"/>
              </w:rPr>
            </w:pPr>
            <w:r w:rsidRPr="00F57B3D">
              <w:rPr>
                <w:sz w:val="20"/>
                <w:szCs w:val="20"/>
              </w:rPr>
              <w:t>M4</w:t>
            </w:r>
          </w:p>
        </w:tc>
      </w:tr>
      <w:tr w:rsidR="004B0C30" w14:paraId="77336403" w14:textId="77777777" w:rsidTr="00AB2F00">
        <w:trPr>
          <w:trHeight w:val="300"/>
        </w:trPr>
        <w:tc>
          <w:tcPr>
            <w:tcW w:w="2054" w:type="dxa"/>
            <w:tcMar>
              <w:top w:w="75" w:type="dxa"/>
              <w:left w:w="150" w:type="dxa"/>
              <w:bottom w:w="75" w:type="dxa"/>
              <w:right w:w="150" w:type="dxa"/>
            </w:tcMar>
            <w:vAlign w:val="center"/>
          </w:tcPr>
          <w:p w14:paraId="61D66D23" w14:textId="330B9D32" w:rsidR="526A9340" w:rsidRPr="00F57B3D" w:rsidRDefault="526A9340" w:rsidP="526A9340">
            <w:pPr>
              <w:spacing w:after="0"/>
              <w:rPr>
                <w:sz w:val="20"/>
                <w:szCs w:val="20"/>
              </w:rPr>
            </w:pPr>
          </w:p>
        </w:tc>
        <w:tc>
          <w:tcPr>
            <w:tcW w:w="4537" w:type="dxa"/>
            <w:tcBorders>
              <w:top w:val="single" w:sz="6" w:space="0" w:color="auto"/>
            </w:tcBorders>
            <w:tcMar>
              <w:top w:w="75" w:type="dxa"/>
              <w:left w:w="150" w:type="dxa"/>
              <w:bottom w:w="75" w:type="dxa"/>
              <w:right w:w="150" w:type="dxa"/>
            </w:tcMar>
            <w:vAlign w:val="center"/>
          </w:tcPr>
          <w:p w14:paraId="3D7E9383" w14:textId="7C0C097E" w:rsidR="526A9340" w:rsidRPr="00F57B3D" w:rsidRDefault="009C0B53" w:rsidP="526A9340">
            <w:pPr>
              <w:spacing w:after="0"/>
              <w:rPr>
                <w:sz w:val="20"/>
                <w:szCs w:val="20"/>
                <w:lang w:val="es-CO"/>
              </w:rPr>
            </w:pPr>
            <w:r w:rsidRPr="00F57B3D">
              <w:rPr>
                <w:sz w:val="20"/>
                <w:szCs w:val="20"/>
                <w:lang w:val="es-CO"/>
              </w:rPr>
              <w:t>Dominio RWE — ciclo de vida de estudios: creación, estado, permisos y auditoría</w:t>
            </w:r>
          </w:p>
        </w:tc>
        <w:tc>
          <w:tcPr>
            <w:tcW w:w="1379" w:type="dxa"/>
            <w:tcBorders>
              <w:top w:val="single" w:sz="6" w:space="0" w:color="auto"/>
            </w:tcBorders>
            <w:tcMar>
              <w:top w:w="75" w:type="dxa"/>
              <w:left w:w="150" w:type="dxa"/>
              <w:bottom w:w="75" w:type="dxa"/>
              <w:right w:w="150" w:type="dxa"/>
            </w:tcMar>
            <w:vAlign w:val="center"/>
          </w:tcPr>
          <w:p w14:paraId="688E26E9" w14:textId="2787328E" w:rsidR="526A9340" w:rsidRPr="00F57B3D" w:rsidRDefault="009C0B53" w:rsidP="526A9340">
            <w:pPr>
              <w:spacing w:after="0"/>
              <w:rPr>
                <w:sz w:val="20"/>
                <w:szCs w:val="20"/>
              </w:rPr>
            </w:pPr>
            <w:r w:rsidRPr="00F57B3D">
              <w:rPr>
                <w:sz w:val="20"/>
                <w:szCs w:val="20"/>
              </w:rPr>
              <w:t>M2 – M4</w:t>
            </w:r>
          </w:p>
        </w:tc>
        <w:tc>
          <w:tcPr>
            <w:tcW w:w="1946" w:type="dxa"/>
            <w:tcBorders>
              <w:top w:val="single" w:sz="6" w:space="0" w:color="auto"/>
            </w:tcBorders>
            <w:tcMar>
              <w:top w:w="75" w:type="dxa"/>
              <w:left w:w="150" w:type="dxa"/>
              <w:bottom w:w="75" w:type="dxa"/>
              <w:right w:w="150" w:type="dxa"/>
            </w:tcMar>
            <w:vAlign w:val="center"/>
          </w:tcPr>
          <w:p w14:paraId="02E9908B" w14:textId="5C3DB80D" w:rsidR="526A9340" w:rsidRPr="00F57B3D" w:rsidRDefault="009C0B53" w:rsidP="526A9340">
            <w:pPr>
              <w:spacing w:after="0"/>
              <w:jc w:val="center"/>
              <w:rPr>
                <w:sz w:val="20"/>
                <w:szCs w:val="20"/>
              </w:rPr>
            </w:pPr>
            <w:r w:rsidRPr="00F57B3D">
              <w:rPr>
                <w:sz w:val="20"/>
                <w:szCs w:val="20"/>
              </w:rPr>
              <w:t>M4</w:t>
            </w:r>
          </w:p>
        </w:tc>
      </w:tr>
      <w:tr w:rsidR="004B0C30" w14:paraId="3DFFC525" w14:textId="77777777" w:rsidTr="00AB2F00">
        <w:trPr>
          <w:trHeight w:val="300"/>
        </w:trPr>
        <w:tc>
          <w:tcPr>
            <w:tcW w:w="2054" w:type="dxa"/>
            <w:tcMar>
              <w:top w:w="75" w:type="dxa"/>
              <w:left w:w="150" w:type="dxa"/>
              <w:bottom w:w="75" w:type="dxa"/>
              <w:right w:w="150" w:type="dxa"/>
            </w:tcMar>
            <w:vAlign w:val="center"/>
          </w:tcPr>
          <w:p w14:paraId="1174D3BB" w14:textId="5F9A651F" w:rsidR="526A9340" w:rsidRPr="00F57B3D" w:rsidRDefault="526A9340" w:rsidP="526A9340">
            <w:pPr>
              <w:spacing w:after="0"/>
              <w:rPr>
                <w:sz w:val="20"/>
                <w:szCs w:val="20"/>
              </w:rPr>
            </w:pPr>
          </w:p>
        </w:tc>
        <w:tc>
          <w:tcPr>
            <w:tcW w:w="4537" w:type="dxa"/>
            <w:tcBorders>
              <w:top w:val="single" w:sz="6" w:space="0" w:color="auto"/>
            </w:tcBorders>
            <w:tcMar>
              <w:top w:w="75" w:type="dxa"/>
              <w:left w:w="150" w:type="dxa"/>
              <w:bottom w:w="75" w:type="dxa"/>
              <w:right w:w="150" w:type="dxa"/>
            </w:tcMar>
            <w:vAlign w:val="center"/>
          </w:tcPr>
          <w:p w14:paraId="2F56BC7C" w14:textId="57D64B03" w:rsidR="526A9340" w:rsidRPr="00F57B3D" w:rsidRDefault="009C0B53" w:rsidP="526A9340">
            <w:pPr>
              <w:spacing w:after="0"/>
              <w:rPr>
                <w:sz w:val="20"/>
                <w:szCs w:val="20"/>
                <w:lang w:val="es-CO"/>
              </w:rPr>
            </w:pPr>
            <w:r w:rsidRPr="00F57B3D">
              <w:rPr>
                <w:sz w:val="20"/>
                <w:szCs w:val="20"/>
                <w:lang w:val="es-CO"/>
              </w:rPr>
              <w:t>Catálogo de productos y entitlements — productos, módulos contratados y derechos de uso</w:t>
            </w:r>
          </w:p>
        </w:tc>
        <w:tc>
          <w:tcPr>
            <w:tcW w:w="1379" w:type="dxa"/>
            <w:tcBorders>
              <w:top w:val="single" w:sz="6" w:space="0" w:color="auto"/>
            </w:tcBorders>
            <w:tcMar>
              <w:top w:w="75" w:type="dxa"/>
              <w:left w:w="150" w:type="dxa"/>
              <w:bottom w:w="75" w:type="dxa"/>
              <w:right w:w="150" w:type="dxa"/>
            </w:tcMar>
            <w:vAlign w:val="center"/>
          </w:tcPr>
          <w:p w14:paraId="28354DBB" w14:textId="129358D3" w:rsidR="526A9340" w:rsidRPr="00F57B3D" w:rsidRDefault="009C0B53" w:rsidP="526A9340">
            <w:pPr>
              <w:spacing w:after="0"/>
              <w:rPr>
                <w:sz w:val="20"/>
                <w:szCs w:val="20"/>
              </w:rPr>
            </w:pPr>
            <w:r w:rsidRPr="00F57B3D">
              <w:rPr>
                <w:sz w:val="20"/>
                <w:szCs w:val="20"/>
              </w:rPr>
              <w:t>M2 – M4</w:t>
            </w:r>
          </w:p>
        </w:tc>
        <w:tc>
          <w:tcPr>
            <w:tcW w:w="1946" w:type="dxa"/>
            <w:tcBorders>
              <w:top w:val="single" w:sz="6" w:space="0" w:color="auto"/>
            </w:tcBorders>
            <w:tcMar>
              <w:top w:w="75" w:type="dxa"/>
              <w:left w:w="150" w:type="dxa"/>
              <w:bottom w:w="75" w:type="dxa"/>
              <w:right w:w="150" w:type="dxa"/>
            </w:tcMar>
            <w:vAlign w:val="center"/>
          </w:tcPr>
          <w:p w14:paraId="5A7DD979" w14:textId="15D54951" w:rsidR="526A9340" w:rsidRPr="00F57B3D" w:rsidRDefault="009C0B53" w:rsidP="526A9340">
            <w:pPr>
              <w:spacing w:after="0"/>
              <w:jc w:val="center"/>
              <w:rPr>
                <w:sz w:val="20"/>
                <w:szCs w:val="20"/>
              </w:rPr>
            </w:pPr>
            <w:r w:rsidRPr="00F57B3D">
              <w:rPr>
                <w:sz w:val="20"/>
                <w:szCs w:val="20"/>
              </w:rPr>
              <w:t>M4</w:t>
            </w:r>
          </w:p>
        </w:tc>
      </w:tr>
      <w:tr w:rsidR="004B0C30" w14:paraId="4512B23F" w14:textId="77777777" w:rsidTr="00AB2F00">
        <w:trPr>
          <w:trHeight w:val="300"/>
        </w:trPr>
        <w:tc>
          <w:tcPr>
            <w:tcW w:w="2054" w:type="dxa"/>
            <w:tcMar>
              <w:top w:w="75" w:type="dxa"/>
              <w:left w:w="150" w:type="dxa"/>
              <w:bottom w:w="75" w:type="dxa"/>
              <w:right w:w="150" w:type="dxa"/>
            </w:tcMar>
            <w:vAlign w:val="center"/>
          </w:tcPr>
          <w:p w14:paraId="730DD0D2" w14:textId="41264DEC" w:rsidR="526A9340" w:rsidRPr="00F57B3D" w:rsidRDefault="526A9340" w:rsidP="526A9340">
            <w:pPr>
              <w:spacing w:after="0"/>
              <w:rPr>
                <w:sz w:val="20"/>
                <w:szCs w:val="20"/>
              </w:rPr>
            </w:pPr>
          </w:p>
        </w:tc>
        <w:tc>
          <w:tcPr>
            <w:tcW w:w="4537" w:type="dxa"/>
            <w:tcBorders>
              <w:top w:val="single" w:sz="6" w:space="0" w:color="auto"/>
            </w:tcBorders>
            <w:tcMar>
              <w:top w:w="75" w:type="dxa"/>
              <w:left w:w="150" w:type="dxa"/>
              <w:bottom w:w="75" w:type="dxa"/>
              <w:right w:w="150" w:type="dxa"/>
            </w:tcMar>
            <w:vAlign w:val="center"/>
          </w:tcPr>
          <w:p w14:paraId="17516257" w14:textId="173CA7D8" w:rsidR="526A9340" w:rsidRPr="00F57B3D" w:rsidRDefault="009C0B53" w:rsidP="526A9340">
            <w:pPr>
              <w:spacing w:after="0"/>
              <w:rPr>
                <w:sz w:val="20"/>
                <w:szCs w:val="20"/>
                <w:lang w:val="es-CO"/>
              </w:rPr>
            </w:pPr>
            <w:r w:rsidRPr="00F57B3D">
              <w:rPr>
                <w:sz w:val="20"/>
                <w:szCs w:val="20"/>
                <w:lang w:val="es-CO"/>
              </w:rPr>
              <w:t>Servicio terminológico mínimo</w:t>
            </w:r>
            <w:commentRangeStart w:id="358"/>
            <w:commentRangeStart w:id="359"/>
            <w:r w:rsidRPr="00F57B3D">
              <w:rPr>
                <w:sz w:val="20"/>
                <w:szCs w:val="20"/>
                <w:lang w:val="es-CO"/>
              </w:rPr>
              <w:t xml:space="preserve"> </w:t>
            </w:r>
            <w:commentRangeEnd w:id="358"/>
            <w:r w:rsidR="00E75455" w:rsidRPr="00F57B3D">
              <w:rPr>
                <w:rStyle w:val="Refdecomentario"/>
                <w:sz w:val="20"/>
                <w:szCs w:val="20"/>
                <w:lang w:val="es-CO"/>
              </w:rPr>
              <w:commentReference w:id="358"/>
            </w:r>
            <w:commentRangeEnd w:id="359"/>
            <w:r w:rsidRPr="00F57B3D">
              <w:rPr>
                <w:rStyle w:val="Refdecomentario"/>
                <w:sz w:val="20"/>
                <w:szCs w:val="20"/>
                <w:lang w:val="es-CO"/>
              </w:rPr>
              <w:commentReference w:id="359"/>
            </w:r>
            <w:r w:rsidRPr="00F57B3D">
              <w:rPr>
                <w:sz w:val="20"/>
                <w:szCs w:val="20"/>
                <w:lang w:val="es-CO"/>
              </w:rPr>
              <w:t>— runtime en ns-ai, CI/CD y exposición por Apigee</w:t>
            </w:r>
          </w:p>
        </w:tc>
        <w:tc>
          <w:tcPr>
            <w:tcW w:w="1379" w:type="dxa"/>
            <w:tcBorders>
              <w:top w:val="single" w:sz="6" w:space="0" w:color="auto"/>
            </w:tcBorders>
            <w:tcMar>
              <w:top w:w="75" w:type="dxa"/>
              <w:left w:w="150" w:type="dxa"/>
              <w:bottom w:w="75" w:type="dxa"/>
              <w:right w:w="150" w:type="dxa"/>
            </w:tcMar>
            <w:vAlign w:val="center"/>
          </w:tcPr>
          <w:p w14:paraId="2B3E8F71" w14:textId="7BFCFB27" w:rsidR="526A9340" w:rsidRPr="00F57B3D" w:rsidRDefault="009C0B53" w:rsidP="526A9340">
            <w:pPr>
              <w:spacing w:after="0"/>
              <w:rPr>
                <w:sz w:val="20"/>
                <w:szCs w:val="20"/>
              </w:rPr>
            </w:pPr>
            <w:r w:rsidRPr="00F57B3D">
              <w:rPr>
                <w:sz w:val="20"/>
                <w:szCs w:val="20"/>
              </w:rPr>
              <w:t>M2 – M4</w:t>
            </w:r>
          </w:p>
        </w:tc>
        <w:tc>
          <w:tcPr>
            <w:tcW w:w="1946" w:type="dxa"/>
            <w:tcBorders>
              <w:top w:val="single" w:sz="6" w:space="0" w:color="auto"/>
            </w:tcBorders>
            <w:tcMar>
              <w:top w:w="75" w:type="dxa"/>
              <w:left w:w="150" w:type="dxa"/>
              <w:bottom w:w="75" w:type="dxa"/>
              <w:right w:w="150" w:type="dxa"/>
            </w:tcMar>
            <w:vAlign w:val="center"/>
          </w:tcPr>
          <w:p w14:paraId="35D28531" w14:textId="1B3003AE" w:rsidR="526A9340" w:rsidRPr="00F57B3D" w:rsidRDefault="009C0B53" w:rsidP="526A9340">
            <w:pPr>
              <w:spacing w:after="0"/>
              <w:jc w:val="center"/>
              <w:rPr>
                <w:sz w:val="20"/>
                <w:szCs w:val="20"/>
              </w:rPr>
            </w:pPr>
            <w:r w:rsidRPr="00F57B3D">
              <w:rPr>
                <w:sz w:val="20"/>
                <w:szCs w:val="20"/>
              </w:rPr>
              <w:t>M4</w:t>
            </w:r>
          </w:p>
        </w:tc>
      </w:tr>
      <w:tr w:rsidR="004B0C30" w14:paraId="7043A900" w14:textId="77777777" w:rsidTr="00AB2F00">
        <w:trPr>
          <w:trHeight w:val="300"/>
        </w:trPr>
        <w:tc>
          <w:tcPr>
            <w:tcW w:w="2054" w:type="dxa"/>
            <w:tcBorders>
              <w:top w:val="single" w:sz="6" w:space="0" w:color="auto"/>
            </w:tcBorders>
            <w:tcMar>
              <w:top w:w="75" w:type="dxa"/>
              <w:left w:w="150" w:type="dxa"/>
              <w:bottom w:w="75" w:type="dxa"/>
              <w:right w:w="150" w:type="dxa"/>
            </w:tcMar>
            <w:vAlign w:val="center"/>
          </w:tcPr>
          <w:p w14:paraId="5B3EDB43" w14:textId="71382D73" w:rsidR="526A9340" w:rsidRPr="00F57B3D" w:rsidRDefault="009C0B53" w:rsidP="526A9340">
            <w:pPr>
              <w:spacing w:after="0"/>
              <w:rPr>
                <w:sz w:val="20"/>
                <w:szCs w:val="20"/>
              </w:rPr>
            </w:pPr>
            <w:r w:rsidRPr="00F57B3D">
              <w:rPr>
                <w:sz w:val="20"/>
                <w:szCs w:val="20"/>
              </w:rPr>
              <w:t>DevOps</w:t>
            </w:r>
            <w:r w:rsidR="732E5325" w:rsidRPr="6A26DB5A">
              <w:rPr>
                <w:sz w:val="20"/>
                <w:szCs w:val="20"/>
              </w:rPr>
              <w:t xml:space="preserve"> Data</w:t>
            </w:r>
          </w:p>
        </w:tc>
        <w:tc>
          <w:tcPr>
            <w:tcW w:w="4537" w:type="dxa"/>
            <w:tcBorders>
              <w:top w:val="single" w:sz="6" w:space="0" w:color="auto"/>
            </w:tcBorders>
            <w:tcMar>
              <w:top w:w="75" w:type="dxa"/>
              <w:left w:w="150" w:type="dxa"/>
              <w:bottom w:w="75" w:type="dxa"/>
              <w:right w:w="150" w:type="dxa"/>
            </w:tcMar>
            <w:vAlign w:val="center"/>
          </w:tcPr>
          <w:p w14:paraId="4140B9D1" w14:textId="4E69E1C8" w:rsidR="526A9340" w:rsidRPr="00F57B3D" w:rsidRDefault="009C0B53" w:rsidP="526A9340">
            <w:pPr>
              <w:spacing w:after="0"/>
              <w:rPr>
                <w:sz w:val="20"/>
                <w:szCs w:val="20"/>
                <w:lang w:val="es-CO"/>
              </w:rPr>
            </w:pPr>
            <w:r w:rsidRPr="00F57B3D">
              <w:rPr>
                <w:sz w:val="20"/>
                <w:szCs w:val="20"/>
                <w:lang w:val="es-CO"/>
              </w:rPr>
              <w:t>Migraciones de Cloud SQL — gestión versionada de esquemas con rollback por pipeline</w:t>
            </w:r>
          </w:p>
        </w:tc>
        <w:tc>
          <w:tcPr>
            <w:tcW w:w="1379" w:type="dxa"/>
            <w:tcBorders>
              <w:top w:val="single" w:sz="6" w:space="0" w:color="auto"/>
            </w:tcBorders>
            <w:tcMar>
              <w:top w:w="75" w:type="dxa"/>
              <w:left w:w="150" w:type="dxa"/>
              <w:bottom w:w="75" w:type="dxa"/>
              <w:right w:w="150" w:type="dxa"/>
            </w:tcMar>
            <w:vAlign w:val="center"/>
          </w:tcPr>
          <w:p w14:paraId="2337C22F" w14:textId="1EB0C254" w:rsidR="526A9340" w:rsidRPr="00F57B3D" w:rsidRDefault="009C0B53" w:rsidP="526A9340">
            <w:pPr>
              <w:spacing w:after="0"/>
              <w:rPr>
                <w:sz w:val="20"/>
                <w:szCs w:val="20"/>
              </w:rPr>
            </w:pPr>
            <w:r w:rsidRPr="00F57B3D">
              <w:rPr>
                <w:sz w:val="20"/>
                <w:szCs w:val="20"/>
              </w:rPr>
              <w:t>M2 – M4</w:t>
            </w:r>
          </w:p>
        </w:tc>
        <w:tc>
          <w:tcPr>
            <w:tcW w:w="1946" w:type="dxa"/>
            <w:tcBorders>
              <w:top w:val="single" w:sz="6" w:space="0" w:color="auto"/>
            </w:tcBorders>
            <w:tcMar>
              <w:top w:w="75" w:type="dxa"/>
              <w:left w:w="150" w:type="dxa"/>
              <w:bottom w:w="75" w:type="dxa"/>
              <w:right w:w="150" w:type="dxa"/>
            </w:tcMar>
            <w:vAlign w:val="center"/>
          </w:tcPr>
          <w:p w14:paraId="2F2A24CE" w14:textId="2989297C" w:rsidR="526A9340" w:rsidRPr="00F57B3D" w:rsidRDefault="009C0B53" w:rsidP="526A9340">
            <w:pPr>
              <w:spacing w:after="0"/>
              <w:jc w:val="center"/>
              <w:rPr>
                <w:sz w:val="20"/>
                <w:szCs w:val="20"/>
              </w:rPr>
            </w:pPr>
            <w:r w:rsidRPr="00F57B3D">
              <w:rPr>
                <w:sz w:val="20"/>
                <w:szCs w:val="20"/>
              </w:rPr>
              <w:t>M4</w:t>
            </w:r>
          </w:p>
        </w:tc>
      </w:tr>
      <w:tr w:rsidR="004B0C30" w14:paraId="288DFE2B" w14:textId="77777777" w:rsidTr="00AB2F00">
        <w:trPr>
          <w:trHeight w:val="300"/>
        </w:trPr>
        <w:tc>
          <w:tcPr>
            <w:tcW w:w="2054" w:type="dxa"/>
            <w:tcBorders>
              <w:top w:val="single" w:sz="6" w:space="0" w:color="auto"/>
            </w:tcBorders>
            <w:tcMar>
              <w:top w:w="75" w:type="dxa"/>
              <w:left w:w="150" w:type="dxa"/>
              <w:bottom w:w="75" w:type="dxa"/>
              <w:right w:w="150" w:type="dxa"/>
            </w:tcMar>
            <w:vAlign w:val="center"/>
          </w:tcPr>
          <w:p w14:paraId="6A0709DB" w14:textId="030942F9" w:rsidR="00096A5A" w:rsidRPr="00F57B3D" w:rsidRDefault="009C0B53" w:rsidP="526A9340">
            <w:pPr>
              <w:spacing w:after="0"/>
              <w:rPr>
                <w:sz w:val="20"/>
                <w:szCs w:val="20"/>
              </w:rPr>
            </w:pPr>
            <w:r w:rsidRPr="00F57B3D">
              <w:rPr>
                <w:sz w:val="20"/>
                <w:szCs w:val="20"/>
              </w:rPr>
              <w:t>PHM</w:t>
            </w:r>
          </w:p>
        </w:tc>
        <w:tc>
          <w:tcPr>
            <w:tcW w:w="4537" w:type="dxa"/>
            <w:tcBorders>
              <w:top w:val="single" w:sz="6" w:space="0" w:color="auto"/>
            </w:tcBorders>
            <w:tcMar>
              <w:top w:w="75" w:type="dxa"/>
              <w:left w:w="150" w:type="dxa"/>
              <w:bottom w:w="75" w:type="dxa"/>
              <w:right w:w="150" w:type="dxa"/>
            </w:tcMar>
            <w:vAlign w:val="center"/>
          </w:tcPr>
          <w:p w14:paraId="2B11F678" w14:textId="67DC4CE7" w:rsidR="00096A5A" w:rsidRPr="00F57B3D" w:rsidRDefault="009C0B53" w:rsidP="526A9340">
            <w:pPr>
              <w:spacing w:after="0"/>
              <w:rPr>
                <w:sz w:val="20"/>
                <w:szCs w:val="20"/>
                <w:lang w:val="es-CO"/>
              </w:rPr>
            </w:pPr>
            <w:r w:rsidRPr="00F57B3D">
              <w:rPr>
                <w:sz w:val="20"/>
                <w:szCs w:val="20"/>
                <w:lang w:val="es-CO"/>
              </w:rPr>
              <w:t>Cohortes y fenotipos v1 — cohortes priorizadas con criterios de inclusión/exclusión, conceptos, reglas, caracterización, versionamiento y trazabilidad</w:t>
            </w:r>
          </w:p>
        </w:tc>
        <w:tc>
          <w:tcPr>
            <w:tcW w:w="1379" w:type="dxa"/>
            <w:tcBorders>
              <w:top w:val="single" w:sz="6" w:space="0" w:color="auto"/>
            </w:tcBorders>
            <w:tcMar>
              <w:top w:w="75" w:type="dxa"/>
              <w:left w:w="150" w:type="dxa"/>
              <w:bottom w:w="75" w:type="dxa"/>
              <w:right w:w="150" w:type="dxa"/>
            </w:tcMar>
            <w:vAlign w:val="center"/>
          </w:tcPr>
          <w:p w14:paraId="6B292040" w14:textId="3189BEFE" w:rsidR="00096A5A" w:rsidRPr="00F57B3D" w:rsidRDefault="009C0B53" w:rsidP="526A9340">
            <w:pPr>
              <w:spacing w:after="0"/>
              <w:rPr>
                <w:sz w:val="20"/>
                <w:szCs w:val="20"/>
                <w:lang w:val="es-CO"/>
              </w:rPr>
            </w:pPr>
            <w:r w:rsidRPr="00F57B3D">
              <w:rPr>
                <w:sz w:val="20"/>
                <w:szCs w:val="20"/>
                <w:lang w:val="es-CO"/>
              </w:rPr>
              <w:t>M2 – M4</w:t>
            </w:r>
          </w:p>
        </w:tc>
        <w:tc>
          <w:tcPr>
            <w:tcW w:w="1946" w:type="dxa"/>
            <w:tcBorders>
              <w:top w:val="single" w:sz="6" w:space="0" w:color="auto"/>
            </w:tcBorders>
            <w:tcMar>
              <w:top w:w="75" w:type="dxa"/>
              <w:left w:w="150" w:type="dxa"/>
              <w:bottom w:w="75" w:type="dxa"/>
              <w:right w:w="150" w:type="dxa"/>
            </w:tcMar>
            <w:vAlign w:val="center"/>
          </w:tcPr>
          <w:p w14:paraId="23C71C1B" w14:textId="644DDEFB" w:rsidR="00096A5A" w:rsidRPr="00F57B3D" w:rsidRDefault="009C0B53" w:rsidP="526A9340">
            <w:pPr>
              <w:spacing w:after="0"/>
              <w:jc w:val="center"/>
              <w:rPr>
                <w:sz w:val="20"/>
                <w:szCs w:val="20"/>
                <w:lang w:val="es-CO"/>
              </w:rPr>
            </w:pPr>
            <w:r w:rsidRPr="00F57B3D">
              <w:rPr>
                <w:sz w:val="20"/>
                <w:szCs w:val="20"/>
                <w:lang w:val="es-CO"/>
              </w:rPr>
              <w:t>M4</w:t>
            </w:r>
          </w:p>
        </w:tc>
      </w:tr>
      <w:tr w:rsidR="004B0C30" w14:paraId="121F9B49" w14:textId="77777777" w:rsidTr="00AB2F00">
        <w:trPr>
          <w:trHeight w:val="300"/>
        </w:trPr>
        <w:tc>
          <w:tcPr>
            <w:tcW w:w="2054" w:type="dxa"/>
            <w:tcBorders>
              <w:top w:val="single" w:sz="6" w:space="0" w:color="auto"/>
            </w:tcBorders>
            <w:tcMar>
              <w:top w:w="75" w:type="dxa"/>
              <w:left w:w="150" w:type="dxa"/>
              <w:bottom w:w="75" w:type="dxa"/>
              <w:right w:w="150" w:type="dxa"/>
            </w:tcMar>
            <w:vAlign w:val="center"/>
          </w:tcPr>
          <w:p w14:paraId="5E6D90A6" w14:textId="5E30ABE3" w:rsidR="000C7262" w:rsidRPr="00F57B3D" w:rsidRDefault="009C0B53" w:rsidP="526A9340">
            <w:pPr>
              <w:spacing w:after="0"/>
              <w:rPr>
                <w:sz w:val="20"/>
                <w:szCs w:val="20"/>
                <w:lang w:val="es-CO"/>
              </w:rPr>
            </w:pPr>
            <w:r w:rsidRPr="00F57B3D">
              <w:rPr>
                <w:sz w:val="20"/>
                <w:szCs w:val="20"/>
                <w:lang w:val="es-CO"/>
              </w:rPr>
              <w:t>PHM</w:t>
            </w:r>
          </w:p>
        </w:tc>
        <w:tc>
          <w:tcPr>
            <w:tcW w:w="4537" w:type="dxa"/>
            <w:tcBorders>
              <w:top w:val="single" w:sz="6" w:space="0" w:color="auto"/>
            </w:tcBorders>
            <w:tcMar>
              <w:top w:w="75" w:type="dxa"/>
              <w:left w:w="150" w:type="dxa"/>
              <w:bottom w:w="75" w:type="dxa"/>
              <w:right w:w="150" w:type="dxa"/>
            </w:tcMar>
            <w:vAlign w:val="center"/>
          </w:tcPr>
          <w:p w14:paraId="2C53298A" w14:textId="285FF90F" w:rsidR="000C7262" w:rsidRPr="00F57B3D" w:rsidRDefault="009C0B53" w:rsidP="526A9340">
            <w:pPr>
              <w:spacing w:after="0"/>
              <w:rPr>
                <w:sz w:val="20"/>
                <w:szCs w:val="20"/>
                <w:lang w:val="es-CO"/>
              </w:rPr>
            </w:pPr>
            <w:r w:rsidRPr="00F57B3D">
              <w:rPr>
                <w:sz w:val="20"/>
                <w:szCs w:val="20"/>
                <w:lang w:val="es-CO"/>
              </w:rPr>
              <w:t>Segmentación poblacional PHM – Modelo no supervisado v1 — feature set gobernado, clustering, identificación de patrones ocultos, caracterización de segmentos, variables diferenciadoras y métricas de calidad/estabilidad</w:t>
            </w:r>
          </w:p>
        </w:tc>
        <w:tc>
          <w:tcPr>
            <w:tcW w:w="1379" w:type="dxa"/>
            <w:tcBorders>
              <w:top w:val="single" w:sz="6" w:space="0" w:color="auto"/>
            </w:tcBorders>
            <w:tcMar>
              <w:top w:w="75" w:type="dxa"/>
              <w:left w:w="150" w:type="dxa"/>
              <w:bottom w:w="75" w:type="dxa"/>
              <w:right w:w="150" w:type="dxa"/>
            </w:tcMar>
            <w:vAlign w:val="center"/>
          </w:tcPr>
          <w:p w14:paraId="0D6D68EE" w14:textId="135D335C" w:rsidR="000C7262" w:rsidRPr="00F57B3D" w:rsidRDefault="009C0B53" w:rsidP="526A9340">
            <w:pPr>
              <w:spacing w:after="0"/>
              <w:rPr>
                <w:sz w:val="20"/>
                <w:szCs w:val="20"/>
                <w:lang w:val="es-CO"/>
              </w:rPr>
            </w:pPr>
            <w:r w:rsidRPr="00F57B3D">
              <w:rPr>
                <w:sz w:val="20"/>
                <w:szCs w:val="20"/>
                <w:lang w:val="es-CO"/>
              </w:rPr>
              <w:t>M2 – M4</w:t>
            </w:r>
          </w:p>
        </w:tc>
        <w:tc>
          <w:tcPr>
            <w:tcW w:w="1946" w:type="dxa"/>
            <w:tcBorders>
              <w:top w:val="single" w:sz="6" w:space="0" w:color="auto"/>
            </w:tcBorders>
            <w:tcMar>
              <w:top w:w="75" w:type="dxa"/>
              <w:left w:w="150" w:type="dxa"/>
              <w:bottom w:w="75" w:type="dxa"/>
              <w:right w:w="150" w:type="dxa"/>
            </w:tcMar>
            <w:vAlign w:val="center"/>
          </w:tcPr>
          <w:p w14:paraId="395F251D" w14:textId="75FE32B3" w:rsidR="000C7262" w:rsidRPr="00F57B3D" w:rsidRDefault="009C0B53" w:rsidP="526A9340">
            <w:pPr>
              <w:spacing w:after="0"/>
              <w:jc w:val="center"/>
              <w:rPr>
                <w:sz w:val="20"/>
                <w:szCs w:val="20"/>
                <w:lang w:val="es-CO"/>
              </w:rPr>
            </w:pPr>
            <w:r w:rsidRPr="00F57B3D">
              <w:rPr>
                <w:sz w:val="20"/>
                <w:szCs w:val="20"/>
                <w:lang w:val="es-CO"/>
              </w:rPr>
              <w:t>M4</w:t>
            </w:r>
          </w:p>
        </w:tc>
      </w:tr>
      <w:tr w:rsidR="004B0C30" w14:paraId="54B81ACD" w14:textId="77777777" w:rsidTr="00AB2F00">
        <w:trPr>
          <w:trHeight w:val="300"/>
        </w:trPr>
        <w:tc>
          <w:tcPr>
            <w:tcW w:w="2054" w:type="dxa"/>
            <w:tcBorders>
              <w:top w:val="single" w:sz="6" w:space="0" w:color="auto"/>
            </w:tcBorders>
            <w:tcMar>
              <w:top w:w="75" w:type="dxa"/>
              <w:left w:w="150" w:type="dxa"/>
              <w:bottom w:w="75" w:type="dxa"/>
              <w:right w:w="150" w:type="dxa"/>
            </w:tcMar>
            <w:vAlign w:val="center"/>
          </w:tcPr>
          <w:p w14:paraId="2FB78D08" w14:textId="465CFAE0" w:rsidR="000C7262" w:rsidRPr="00F57B3D" w:rsidRDefault="009C0B53" w:rsidP="526A9340">
            <w:pPr>
              <w:spacing w:after="0"/>
              <w:rPr>
                <w:sz w:val="20"/>
                <w:szCs w:val="20"/>
                <w:lang w:val="es-CO"/>
              </w:rPr>
            </w:pPr>
            <w:r w:rsidRPr="6BFA75AA">
              <w:rPr>
                <w:sz w:val="20"/>
                <w:szCs w:val="20"/>
                <w:lang w:val="es-CO"/>
              </w:rPr>
              <w:t>PH</w:t>
            </w:r>
            <w:r w:rsidR="6655E0ED" w:rsidRPr="6BFA75AA">
              <w:rPr>
                <w:sz w:val="20"/>
                <w:szCs w:val="20"/>
                <w:lang w:val="es-CO"/>
              </w:rPr>
              <w:t>M</w:t>
            </w:r>
          </w:p>
        </w:tc>
        <w:tc>
          <w:tcPr>
            <w:tcW w:w="4537" w:type="dxa"/>
            <w:tcBorders>
              <w:top w:val="single" w:sz="6" w:space="0" w:color="auto"/>
            </w:tcBorders>
            <w:tcMar>
              <w:top w:w="75" w:type="dxa"/>
              <w:left w:w="150" w:type="dxa"/>
              <w:bottom w:w="75" w:type="dxa"/>
              <w:right w:w="150" w:type="dxa"/>
            </w:tcMar>
            <w:vAlign w:val="center"/>
          </w:tcPr>
          <w:p w14:paraId="2FAA31F7" w14:textId="43A143D2" w:rsidR="000C7262" w:rsidRPr="00F57B3D" w:rsidRDefault="009C0B53" w:rsidP="526A9340">
            <w:pPr>
              <w:spacing w:after="0"/>
              <w:rPr>
                <w:sz w:val="20"/>
                <w:szCs w:val="20"/>
                <w:lang w:val="es-CO"/>
              </w:rPr>
            </w:pPr>
            <w:r w:rsidRPr="00F57B3D">
              <w:rPr>
                <w:sz w:val="20"/>
                <w:szCs w:val="20"/>
                <w:lang w:val="es-CO"/>
              </w:rPr>
              <w:t>Modelo de Estratificación de Riesgo PHM v1 — score/clasificación de riesgo clínico sobre cohortes priorizadas, priorización de población, explicabilidad y trazabilidad de versión/corte de datos</w:t>
            </w:r>
          </w:p>
        </w:tc>
        <w:tc>
          <w:tcPr>
            <w:tcW w:w="1379" w:type="dxa"/>
            <w:tcBorders>
              <w:top w:val="single" w:sz="6" w:space="0" w:color="auto"/>
            </w:tcBorders>
            <w:tcMar>
              <w:top w:w="75" w:type="dxa"/>
              <w:left w:w="150" w:type="dxa"/>
              <w:bottom w:w="75" w:type="dxa"/>
              <w:right w:w="150" w:type="dxa"/>
            </w:tcMar>
            <w:vAlign w:val="center"/>
          </w:tcPr>
          <w:p w14:paraId="2F4BA434" w14:textId="30AAAC8E" w:rsidR="000C7262" w:rsidRPr="00F57B3D" w:rsidRDefault="009C0B53" w:rsidP="526A9340">
            <w:pPr>
              <w:spacing w:after="0"/>
              <w:rPr>
                <w:sz w:val="20"/>
                <w:szCs w:val="20"/>
                <w:lang w:val="es-CO"/>
              </w:rPr>
            </w:pPr>
            <w:r w:rsidRPr="00F57B3D">
              <w:rPr>
                <w:sz w:val="20"/>
                <w:szCs w:val="20"/>
                <w:lang w:val="es-CO"/>
              </w:rPr>
              <w:t>M3 – M5</w:t>
            </w:r>
          </w:p>
        </w:tc>
        <w:tc>
          <w:tcPr>
            <w:tcW w:w="1946" w:type="dxa"/>
            <w:tcBorders>
              <w:top w:val="single" w:sz="6" w:space="0" w:color="auto"/>
            </w:tcBorders>
            <w:tcMar>
              <w:top w:w="75" w:type="dxa"/>
              <w:left w:w="150" w:type="dxa"/>
              <w:bottom w:w="75" w:type="dxa"/>
              <w:right w:w="150" w:type="dxa"/>
            </w:tcMar>
            <w:vAlign w:val="center"/>
          </w:tcPr>
          <w:p w14:paraId="03E71FB5" w14:textId="134F05CC" w:rsidR="000C7262" w:rsidRPr="00F57B3D" w:rsidRDefault="009C0B53" w:rsidP="526A9340">
            <w:pPr>
              <w:spacing w:after="0"/>
              <w:jc w:val="center"/>
              <w:rPr>
                <w:sz w:val="20"/>
                <w:szCs w:val="20"/>
                <w:lang w:val="es-CO"/>
              </w:rPr>
            </w:pPr>
            <w:r w:rsidRPr="00F57B3D">
              <w:rPr>
                <w:sz w:val="20"/>
                <w:szCs w:val="20"/>
                <w:lang w:val="es-CO"/>
              </w:rPr>
              <w:t>M5</w:t>
            </w:r>
          </w:p>
        </w:tc>
      </w:tr>
      <w:tr w:rsidR="004B0C30" w14:paraId="285CF07C" w14:textId="77777777" w:rsidTr="00AB2F00">
        <w:trPr>
          <w:trHeight w:val="300"/>
        </w:trPr>
        <w:tc>
          <w:tcPr>
            <w:tcW w:w="2054" w:type="dxa"/>
            <w:tcBorders>
              <w:top w:val="single" w:sz="6" w:space="0" w:color="auto"/>
            </w:tcBorders>
            <w:tcMar>
              <w:top w:w="75" w:type="dxa"/>
              <w:left w:w="150" w:type="dxa"/>
              <w:bottom w:w="75" w:type="dxa"/>
              <w:right w:w="150" w:type="dxa"/>
            </w:tcMar>
            <w:vAlign w:val="center"/>
          </w:tcPr>
          <w:p w14:paraId="5393CEEB" w14:textId="6FB01AE4" w:rsidR="000C7262" w:rsidRPr="00F57B3D" w:rsidRDefault="009C0B53" w:rsidP="526A9340">
            <w:pPr>
              <w:spacing w:after="0"/>
              <w:rPr>
                <w:sz w:val="20"/>
                <w:szCs w:val="20"/>
                <w:lang w:val="es-CO"/>
              </w:rPr>
            </w:pPr>
            <w:r w:rsidRPr="00F57B3D">
              <w:rPr>
                <w:sz w:val="20"/>
                <w:szCs w:val="20"/>
                <w:lang w:val="es-CO"/>
              </w:rPr>
              <w:t>RWE</w:t>
            </w:r>
          </w:p>
        </w:tc>
        <w:tc>
          <w:tcPr>
            <w:tcW w:w="4537" w:type="dxa"/>
            <w:tcBorders>
              <w:top w:val="single" w:sz="6" w:space="0" w:color="auto"/>
            </w:tcBorders>
            <w:tcMar>
              <w:top w:w="75" w:type="dxa"/>
              <w:left w:w="150" w:type="dxa"/>
              <w:bottom w:w="75" w:type="dxa"/>
              <w:right w:w="150" w:type="dxa"/>
            </w:tcMar>
            <w:vAlign w:val="center"/>
          </w:tcPr>
          <w:p w14:paraId="6875ED6D" w14:textId="3C0505CC" w:rsidR="000C7262" w:rsidRPr="00F57B3D" w:rsidRDefault="009C0B53" w:rsidP="004A0AA1">
            <w:pPr>
              <w:spacing w:after="0"/>
              <w:rPr>
                <w:b/>
                <w:color w:val="000000"/>
                <w:sz w:val="20"/>
                <w:szCs w:val="20"/>
                <w:lang w:val="es-CO"/>
              </w:rPr>
            </w:pPr>
            <w:r w:rsidRPr="00F57B3D">
              <w:rPr>
                <w:sz w:val="20"/>
                <w:szCs w:val="20"/>
                <w:lang w:val="es-CO"/>
              </w:rPr>
              <w:t>Cohort Analytics RWE v1 — capacidad para explorar cohortes, objetivo, criterios, caracterización demográfica/clínica, conteos, KPIs, filtros, gráficos y resultados descriptivos</w:t>
            </w:r>
          </w:p>
        </w:tc>
        <w:tc>
          <w:tcPr>
            <w:tcW w:w="1379" w:type="dxa"/>
            <w:tcBorders>
              <w:top w:val="single" w:sz="6" w:space="0" w:color="auto"/>
            </w:tcBorders>
            <w:tcMar>
              <w:top w:w="75" w:type="dxa"/>
              <w:left w:w="150" w:type="dxa"/>
              <w:bottom w:w="75" w:type="dxa"/>
              <w:right w:w="150" w:type="dxa"/>
            </w:tcMar>
            <w:vAlign w:val="center"/>
          </w:tcPr>
          <w:p w14:paraId="0F22698F" w14:textId="0F6F8641" w:rsidR="000C7262" w:rsidRPr="00F57B3D" w:rsidRDefault="009C0B53" w:rsidP="526A9340">
            <w:pPr>
              <w:spacing w:after="0"/>
              <w:rPr>
                <w:sz w:val="20"/>
                <w:szCs w:val="20"/>
                <w:lang w:val="es-CO"/>
              </w:rPr>
            </w:pPr>
            <w:r w:rsidRPr="00F57B3D">
              <w:rPr>
                <w:sz w:val="20"/>
                <w:szCs w:val="20"/>
                <w:lang w:val="es-CO"/>
              </w:rPr>
              <w:t xml:space="preserve">M4 – </w:t>
            </w:r>
            <w:r w:rsidRPr="6B8039DF">
              <w:rPr>
                <w:sz w:val="20"/>
                <w:szCs w:val="20"/>
                <w:lang w:val="es-CO"/>
              </w:rPr>
              <w:t>M</w:t>
            </w:r>
            <w:r w:rsidR="10CCCA30" w:rsidRPr="6B8039DF">
              <w:rPr>
                <w:sz w:val="20"/>
                <w:szCs w:val="20"/>
                <w:lang w:val="es-CO"/>
              </w:rPr>
              <w:t>5</w:t>
            </w:r>
          </w:p>
        </w:tc>
        <w:tc>
          <w:tcPr>
            <w:tcW w:w="1946" w:type="dxa"/>
            <w:tcBorders>
              <w:top w:val="single" w:sz="6" w:space="0" w:color="auto"/>
            </w:tcBorders>
            <w:tcMar>
              <w:top w:w="75" w:type="dxa"/>
              <w:left w:w="150" w:type="dxa"/>
              <w:bottom w:w="75" w:type="dxa"/>
              <w:right w:w="150" w:type="dxa"/>
            </w:tcMar>
            <w:vAlign w:val="center"/>
          </w:tcPr>
          <w:p w14:paraId="36384933" w14:textId="79A5D99E" w:rsidR="000C7262" w:rsidRPr="00F57B3D" w:rsidRDefault="009C0B53" w:rsidP="526A9340">
            <w:pPr>
              <w:spacing w:after="0"/>
              <w:jc w:val="center"/>
              <w:rPr>
                <w:sz w:val="20"/>
                <w:szCs w:val="20"/>
                <w:lang w:val="es-CO"/>
              </w:rPr>
            </w:pPr>
            <w:r w:rsidRPr="00F57B3D">
              <w:rPr>
                <w:sz w:val="20"/>
                <w:szCs w:val="20"/>
                <w:lang w:val="es-CO"/>
              </w:rPr>
              <w:t>M5</w:t>
            </w:r>
          </w:p>
        </w:tc>
      </w:tr>
      <w:tr w:rsidR="004B0C30" w14:paraId="312AC707" w14:textId="77777777" w:rsidTr="00AB2F00">
        <w:trPr>
          <w:trHeight w:val="300"/>
        </w:trPr>
        <w:tc>
          <w:tcPr>
            <w:tcW w:w="2054" w:type="dxa"/>
            <w:tcBorders>
              <w:top w:val="single" w:sz="6" w:space="0" w:color="auto"/>
            </w:tcBorders>
            <w:tcMar>
              <w:top w:w="75" w:type="dxa"/>
              <w:left w:w="150" w:type="dxa"/>
              <w:bottom w:w="75" w:type="dxa"/>
              <w:right w:w="150" w:type="dxa"/>
            </w:tcMar>
            <w:vAlign w:val="center"/>
          </w:tcPr>
          <w:p w14:paraId="68D6DE21" w14:textId="39C0AB39" w:rsidR="0061695F" w:rsidRPr="00F57B3D" w:rsidRDefault="009C0B53" w:rsidP="526A9340">
            <w:pPr>
              <w:spacing w:after="0"/>
              <w:rPr>
                <w:sz w:val="20"/>
                <w:szCs w:val="20"/>
                <w:lang w:val="es-CO"/>
              </w:rPr>
            </w:pPr>
            <w:r w:rsidRPr="00F57B3D">
              <w:rPr>
                <w:sz w:val="20"/>
                <w:szCs w:val="20"/>
                <w:lang w:val="es-CO"/>
              </w:rPr>
              <w:t>Agente</w:t>
            </w:r>
          </w:p>
        </w:tc>
        <w:tc>
          <w:tcPr>
            <w:tcW w:w="4537" w:type="dxa"/>
            <w:tcBorders>
              <w:top w:val="single" w:sz="6" w:space="0" w:color="auto"/>
            </w:tcBorders>
            <w:tcMar>
              <w:top w:w="75" w:type="dxa"/>
              <w:left w:w="150" w:type="dxa"/>
              <w:bottom w:w="75" w:type="dxa"/>
              <w:right w:w="150" w:type="dxa"/>
            </w:tcMar>
            <w:vAlign w:val="center"/>
          </w:tcPr>
          <w:p w14:paraId="1614846A" w14:textId="22E33BF2" w:rsidR="0061695F" w:rsidRPr="00F57B3D" w:rsidRDefault="009C0B53" w:rsidP="004A0AA1">
            <w:pPr>
              <w:spacing w:after="0"/>
              <w:rPr>
                <w:sz w:val="20"/>
                <w:szCs w:val="20"/>
                <w:lang w:val="es-CO"/>
              </w:rPr>
            </w:pPr>
            <w:r w:rsidRPr="00F57B3D">
              <w:rPr>
                <w:sz w:val="20"/>
                <w:szCs w:val="20"/>
                <w:lang w:val="es-CO"/>
              </w:rPr>
              <w:t>Agente PHM v1 — agente para consultas sobre cohortes, fenotipos, segmentos, patrones poblacionales, riesgo, poblaciones priorizadas, indicadores y explicación de resultados PHM</w:t>
            </w:r>
          </w:p>
        </w:tc>
        <w:tc>
          <w:tcPr>
            <w:tcW w:w="1379" w:type="dxa"/>
            <w:tcBorders>
              <w:top w:val="single" w:sz="6" w:space="0" w:color="auto"/>
            </w:tcBorders>
            <w:tcMar>
              <w:top w:w="75" w:type="dxa"/>
              <w:left w:w="150" w:type="dxa"/>
              <w:bottom w:w="75" w:type="dxa"/>
              <w:right w:w="150" w:type="dxa"/>
            </w:tcMar>
            <w:vAlign w:val="center"/>
          </w:tcPr>
          <w:p w14:paraId="2C28839E" w14:textId="6E22C555" w:rsidR="0061695F" w:rsidRPr="00F57B3D" w:rsidRDefault="009C0B53" w:rsidP="526A9340">
            <w:pPr>
              <w:spacing w:after="0"/>
              <w:rPr>
                <w:sz w:val="20"/>
                <w:szCs w:val="20"/>
                <w:lang w:val="es-CO"/>
              </w:rPr>
            </w:pPr>
            <w:r w:rsidRPr="00F57B3D">
              <w:rPr>
                <w:sz w:val="20"/>
                <w:szCs w:val="20"/>
                <w:lang w:val="es-CO"/>
              </w:rPr>
              <w:t>M3 – M5</w:t>
            </w:r>
          </w:p>
        </w:tc>
        <w:tc>
          <w:tcPr>
            <w:tcW w:w="1946" w:type="dxa"/>
            <w:tcBorders>
              <w:top w:val="single" w:sz="6" w:space="0" w:color="auto"/>
            </w:tcBorders>
            <w:tcMar>
              <w:top w:w="75" w:type="dxa"/>
              <w:left w:w="150" w:type="dxa"/>
              <w:bottom w:w="75" w:type="dxa"/>
              <w:right w:w="150" w:type="dxa"/>
            </w:tcMar>
            <w:vAlign w:val="center"/>
          </w:tcPr>
          <w:p w14:paraId="294E0537" w14:textId="63AB7F2B" w:rsidR="0061695F" w:rsidRPr="00F57B3D" w:rsidRDefault="009C0B53" w:rsidP="526A9340">
            <w:pPr>
              <w:spacing w:after="0"/>
              <w:jc w:val="center"/>
              <w:rPr>
                <w:sz w:val="20"/>
                <w:szCs w:val="20"/>
                <w:lang w:val="es-CO"/>
              </w:rPr>
            </w:pPr>
            <w:r w:rsidRPr="00F57B3D">
              <w:rPr>
                <w:sz w:val="20"/>
                <w:szCs w:val="20"/>
                <w:lang w:val="es-CO"/>
              </w:rPr>
              <w:t>M5</w:t>
            </w:r>
          </w:p>
        </w:tc>
      </w:tr>
      <w:tr w:rsidR="004B0C30" w14:paraId="51C2DF54" w14:textId="77777777" w:rsidTr="00AB2F00">
        <w:trPr>
          <w:trHeight w:val="300"/>
        </w:trPr>
        <w:tc>
          <w:tcPr>
            <w:tcW w:w="2054" w:type="dxa"/>
            <w:tcBorders>
              <w:top w:val="single" w:sz="6" w:space="0" w:color="auto"/>
            </w:tcBorders>
            <w:tcMar>
              <w:top w:w="75" w:type="dxa"/>
              <w:left w:w="150" w:type="dxa"/>
              <w:bottom w:w="75" w:type="dxa"/>
              <w:right w:w="150" w:type="dxa"/>
            </w:tcMar>
            <w:vAlign w:val="center"/>
          </w:tcPr>
          <w:p w14:paraId="29FCD87F" w14:textId="6EACE2C6" w:rsidR="000B2119" w:rsidRPr="00F57B3D" w:rsidRDefault="009C0B53" w:rsidP="526A9340">
            <w:pPr>
              <w:spacing w:after="0"/>
              <w:rPr>
                <w:sz w:val="20"/>
                <w:szCs w:val="20"/>
                <w:lang w:val="es-CO"/>
              </w:rPr>
            </w:pPr>
            <w:r w:rsidRPr="00F57B3D">
              <w:rPr>
                <w:sz w:val="20"/>
                <w:szCs w:val="20"/>
                <w:lang w:val="es-CO"/>
              </w:rPr>
              <w:t>Agente</w:t>
            </w:r>
          </w:p>
        </w:tc>
        <w:tc>
          <w:tcPr>
            <w:tcW w:w="4537" w:type="dxa"/>
            <w:tcBorders>
              <w:top w:val="single" w:sz="6" w:space="0" w:color="auto"/>
            </w:tcBorders>
            <w:tcMar>
              <w:top w:w="75" w:type="dxa"/>
              <w:left w:w="150" w:type="dxa"/>
              <w:bottom w:w="75" w:type="dxa"/>
              <w:right w:w="150" w:type="dxa"/>
            </w:tcMar>
            <w:vAlign w:val="center"/>
          </w:tcPr>
          <w:p w14:paraId="592867A6" w14:textId="77777777" w:rsidR="000B2119" w:rsidRPr="00F57B3D" w:rsidRDefault="009C0B53" w:rsidP="000B2119">
            <w:pPr>
              <w:spacing w:after="0"/>
              <w:rPr>
                <w:sz w:val="20"/>
                <w:szCs w:val="20"/>
                <w:lang w:val="es-CO"/>
              </w:rPr>
            </w:pPr>
            <w:r w:rsidRPr="00F57B3D">
              <w:rPr>
                <w:sz w:val="20"/>
                <w:szCs w:val="20"/>
                <w:lang w:val="es-CO"/>
              </w:rPr>
              <w:t>Agente RWE v1 — agente para consultas sobre OMOP, cohortes, criterios, variables, caracterización y resultados descriptivos, y asistencia para generación/explicación de scripts y uso del workspace</w:t>
            </w:r>
          </w:p>
          <w:p w14:paraId="640A48E4" w14:textId="77777777" w:rsidR="000B2119" w:rsidRPr="00F57B3D" w:rsidRDefault="000B2119" w:rsidP="004A0AA1">
            <w:pPr>
              <w:spacing w:after="0"/>
              <w:rPr>
                <w:sz w:val="20"/>
                <w:szCs w:val="20"/>
                <w:lang w:val="es-CO"/>
              </w:rPr>
            </w:pPr>
          </w:p>
        </w:tc>
        <w:tc>
          <w:tcPr>
            <w:tcW w:w="1379" w:type="dxa"/>
            <w:tcBorders>
              <w:top w:val="single" w:sz="6" w:space="0" w:color="auto"/>
            </w:tcBorders>
            <w:tcMar>
              <w:top w:w="75" w:type="dxa"/>
              <w:left w:w="150" w:type="dxa"/>
              <w:bottom w:w="75" w:type="dxa"/>
              <w:right w:w="150" w:type="dxa"/>
            </w:tcMar>
            <w:vAlign w:val="center"/>
          </w:tcPr>
          <w:p w14:paraId="799B3AFA" w14:textId="4AB7378F" w:rsidR="000B2119" w:rsidRPr="00F57B3D" w:rsidRDefault="009C0B53" w:rsidP="526A9340">
            <w:pPr>
              <w:spacing w:after="0"/>
              <w:rPr>
                <w:sz w:val="20"/>
                <w:szCs w:val="20"/>
                <w:lang w:val="es-CO"/>
              </w:rPr>
            </w:pPr>
            <w:r w:rsidRPr="00F57B3D">
              <w:rPr>
                <w:sz w:val="20"/>
                <w:szCs w:val="20"/>
                <w:lang w:val="es-CO"/>
              </w:rPr>
              <w:t>M3 – M5</w:t>
            </w:r>
          </w:p>
        </w:tc>
        <w:tc>
          <w:tcPr>
            <w:tcW w:w="1946" w:type="dxa"/>
            <w:tcBorders>
              <w:top w:val="single" w:sz="6" w:space="0" w:color="auto"/>
            </w:tcBorders>
            <w:tcMar>
              <w:top w:w="75" w:type="dxa"/>
              <w:left w:w="150" w:type="dxa"/>
              <w:bottom w:w="75" w:type="dxa"/>
              <w:right w:w="150" w:type="dxa"/>
            </w:tcMar>
            <w:vAlign w:val="center"/>
          </w:tcPr>
          <w:p w14:paraId="53327517" w14:textId="048F8632" w:rsidR="000B2119" w:rsidRPr="00F57B3D" w:rsidRDefault="009C0B53" w:rsidP="526A9340">
            <w:pPr>
              <w:spacing w:after="0"/>
              <w:jc w:val="center"/>
              <w:rPr>
                <w:sz w:val="20"/>
                <w:szCs w:val="20"/>
                <w:lang w:val="es-CO"/>
              </w:rPr>
            </w:pPr>
            <w:r w:rsidRPr="00F57B3D">
              <w:rPr>
                <w:sz w:val="20"/>
                <w:szCs w:val="20"/>
                <w:lang w:val="es-CO"/>
              </w:rPr>
              <w:t>M5</w:t>
            </w:r>
          </w:p>
        </w:tc>
      </w:tr>
      <w:tr w:rsidR="004B0C30" w14:paraId="0AF4FD06" w14:textId="77777777" w:rsidTr="00AB2F00">
        <w:trPr>
          <w:trHeight w:val="300"/>
        </w:trPr>
        <w:tc>
          <w:tcPr>
            <w:tcW w:w="2054" w:type="dxa"/>
            <w:tcBorders>
              <w:top w:val="single" w:sz="6" w:space="0" w:color="auto"/>
            </w:tcBorders>
            <w:tcMar>
              <w:top w:w="75" w:type="dxa"/>
              <w:left w:w="150" w:type="dxa"/>
              <w:bottom w:w="75" w:type="dxa"/>
              <w:right w:w="150" w:type="dxa"/>
            </w:tcMar>
            <w:vAlign w:val="center"/>
          </w:tcPr>
          <w:p w14:paraId="73E349CA" w14:textId="60000D90" w:rsidR="526A9340" w:rsidRPr="00F57B3D" w:rsidRDefault="009C0B53" w:rsidP="526A9340">
            <w:pPr>
              <w:spacing w:after="0"/>
              <w:rPr>
                <w:sz w:val="20"/>
                <w:szCs w:val="20"/>
              </w:rPr>
            </w:pPr>
            <w:r w:rsidRPr="00F57B3D">
              <w:rPr>
                <w:sz w:val="20"/>
                <w:szCs w:val="20"/>
              </w:rPr>
              <w:t>Operación</w:t>
            </w:r>
            <w:r w:rsidR="75971562" w:rsidRPr="0A715FBB">
              <w:rPr>
                <w:sz w:val="20"/>
                <w:szCs w:val="20"/>
              </w:rPr>
              <w:t xml:space="preserve"> - SURA</w:t>
            </w:r>
          </w:p>
        </w:tc>
        <w:tc>
          <w:tcPr>
            <w:tcW w:w="4537" w:type="dxa"/>
            <w:tcBorders>
              <w:top w:val="single" w:sz="6" w:space="0" w:color="auto"/>
            </w:tcBorders>
            <w:tcMar>
              <w:top w:w="75" w:type="dxa"/>
              <w:left w:w="150" w:type="dxa"/>
              <w:bottom w:w="75" w:type="dxa"/>
              <w:right w:w="150" w:type="dxa"/>
            </w:tcMar>
            <w:vAlign w:val="center"/>
          </w:tcPr>
          <w:p w14:paraId="0711677D" w14:textId="2DFA801A" w:rsidR="526A9340" w:rsidRPr="00F57B3D" w:rsidRDefault="009C0B53" w:rsidP="526A9340">
            <w:pPr>
              <w:spacing w:after="0"/>
              <w:rPr>
                <w:sz w:val="20"/>
                <w:szCs w:val="20"/>
                <w:lang w:val="es-CO"/>
              </w:rPr>
            </w:pPr>
            <w:r w:rsidRPr="00F57B3D">
              <w:rPr>
                <w:sz w:val="20"/>
                <w:szCs w:val="20"/>
                <w:lang w:val="es-CO"/>
              </w:rPr>
              <w:t>Observabilidad — logs, métricas, trazas, alertas y tableros operativos (sin payload sensible)</w:t>
            </w:r>
          </w:p>
        </w:tc>
        <w:tc>
          <w:tcPr>
            <w:tcW w:w="1379" w:type="dxa"/>
            <w:tcBorders>
              <w:top w:val="single" w:sz="6" w:space="0" w:color="auto"/>
            </w:tcBorders>
            <w:tcMar>
              <w:top w:w="75" w:type="dxa"/>
              <w:left w:w="150" w:type="dxa"/>
              <w:bottom w:w="75" w:type="dxa"/>
              <w:right w:w="150" w:type="dxa"/>
            </w:tcMar>
            <w:vAlign w:val="center"/>
          </w:tcPr>
          <w:p w14:paraId="6D1D97D8" w14:textId="79BEEBF3" w:rsidR="526A9340" w:rsidRPr="00F57B3D" w:rsidRDefault="009C0B53" w:rsidP="526A9340">
            <w:pPr>
              <w:spacing w:after="0"/>
              <w:rPr>
                <w:sz w:val="20"/>
                <w:szCs w:val="20"/>
              </w:rPr>
            </w:pPr>
            <w:r w:rsidRPr="00F57B3D">
              <w:rPr>
                <w:sz w:val="20"/>
                <w:szCs w:val="20"/>
              </w:rPr>
              <w:t>M2 – M4</w:t>
            </w:r>
          </w:p>
        </w:tc>
        <w:tc>
          <w:tcPr>
            <w:tcW w:w="1946" w:type="dxa"/>
            <w:tcBorders>
              <w:top w:val="single" w:sz="6" w:space="0" w:color="auto"/>
            </w:tcBorders>
            <w:tcMar>
              <w:top w:w="75" w:type="dxa"/>
              <w:left w:w="150" w:type="dxa"/>
              <w:bottom w:w="75" w:type="dxa"/>
              <w:right w:w="150" w:type="dxa"/>
            </w:tcMar>
            <w:vAlign w:val="center"/>
          </w:tcPr>
          <w:p w14:paraId="508F18E5" w14:textId="187EB549" w:rsidR="526A9340" w:rsidRPr="00F57B3D" w:rsidRDefault="009C0B53" w:rsidP="526A9340">
            <w:pPr>
              <w:spacing w:after="0"/>
              <w:jc w:val="center"/>
              <w:rPr>
                <w:sz w:val="20"/>
                <w:szCs w:val="20"/>
              </w:rPr>
            </w:pPr>
            <w:r w:rsidRPr="00F57B3D">
              <w:rPr>
                <w:sz w:val="20"/>
                <w:szCs w:val="20"/>
              </w:rPr>
              <w:t>M4</w:t>
            </w:r>
          </w:p>
        </w:tc>
      </w:tr>
      <w:tr w:rsidR="004B0C30" w14:paraId="1A852EF8" w14:textId="77777777" w:rsidTr="00AB2F00">
        <w:trPr>
          <w:trHeight w:val="300"/>
        </w:trPr>
        <w:tc>
          <w:tcPr>
            <w:tcW w:w="2054" w:type="dxa"/>
            <w:tcMar>
              <w:top w:w="75" w:type="dxa"/>
              <w:left w:w="150" w:type="dxa"/>
              <w:bottom w:w="75" w:type="dxa"/>
              <w:right w:w="150" w:type="dxa"/>
            </w:tcMar>
            <w:vAlign w:val="center"/>
          </w:tcPr>
          <w:p w14:paraId="1F3C5D7A" w14:textId="0B066CC4" w:rsidR="526A9340" w:rsidRPr="00F57B3D" w:rsidRDefault="526A9340" w:rsidP="526A9340">
            <w:pPr>
              <w:spacing w:after="0"/>
              <w:rPr>
                <w:sz w:val="20"/>
                <w:szCs w:val="20"/>
              </w:rPr>
            </w:pPr>
          </w:p>
        </w:tc>
        <w:tc>
          <w:tcPr>
            <w:tcW w:w="4537" w:type="dxa"/>
            <w:tcBorders>
              <w:top w:val="single" w:sz="6" w:space="0" w:color="auto"/>
            </w:tcBorders>
            <w:tcMar>
              <w:top w:w="75" w:type="dxa"/>
              <w:left w:w="150" w:type="dxa"/>
              <w:bottom w:w="75" w:type="dxa"/>
              <w:right w:w="150" w:type="dxa"/>
            </w:tcMar>
            <w:vAlign w:val="center"/>
          </w:tcPr>
          <w:p w14:paraId="57AB29A4" w14:textId="3CC05C56" w:rsidR="526A9340" w:rsidRPr="00F57B3D" w:rsidRDefault="009C0B53" w:rsidP="526A9340">
            <w:pPr>
              <w:spacing w:after="0"/>
              <w:rPr>
                <w:sz w:val="20"/>
                <w:szCs w:val="20"/>
                <w:lang w:val="es-CO"/>
              </w:rPr>
            </w:pPr>
            <w:r w:rsidRPr="00F57B3D">
              <w:rPr>
                <w:sz w:val="20"/>
                <w:szCs w:val="20"/>
                <w:lang w:val="es-CO"/>
              </w:rPr>
              <w:t>Postura de auditoría — Security Command Center, sink inmutable y alertas IAM/VPC-SC</w:t>
            </w:r>
          </w:p>
        </w:tc>
        <w:tc>
          <w:tcPr>
            <w:tcW w:w="1379" w:type="dxa"/>
            <w:tcBorders>
              <w:top w:val="single" w:sz="6" w:space="0" w:color="auto"/>
            </w:tcBorders>
            <w:tcMar>
              <w:top w:w="75" w:type="dxa"/>
              <w:left w:w="150" w:type="dxa"/>
              <w:bottom w:w="75" w:type="dxa"/>
              <w:right w:w="150" w:type="dxa"/>
            </w:tcMar>
            <w:vAlign w:val="center"/>
          </w:tcPr>
          <w:p w14:paraId="5987944F" w14:textId="15310E62" w:rsidR="526A9340" w:rsidRPr="00F57B3D" w:rsidRDefault="009C0B53" w:rsidP="526A9340">
            <w:pPr>
              <w:spacing w:after="0"/>
              <w:rPr>
                <w:sz w:val="20"/>
                <w:szCs w:val="20"/>
              </w:rPr>
            </w:pPr>
            <w:r w:rsidRPr="00F57B3D">
              <w:rPr>
                <w:sz w:val="20"/>
                <w:szCs w:val="20"/>
              </w:rPr>
              <w:t>M2 – M4</w:t>
            </w:r>
          </w:p>
        </w:tc>
        <w:tc>
          <w:tcPr>
            <w:tcW w:w="1946" w:type="dxa"/>
            <w:tcBorders>
              <w:top w:val="single" w:sz="6" w:space="0" w:color="auto"/>
            </w:tcBorders>
            <w:tcMar>
              <w:top w:w="75" w:type="dxa"/>
              <w:left w:w="150" w:type="dxa"/>
              <w:bottom w:w="75" w:type="dxa"/>
              <w:right w:w="150" w:type="dxa"/>
            </w:tcMar>
            <w:vAlign w:val="center"/>
          </w:tcPr>
          <w:p w14:paraId="01B9FC01" w14:textId="27B54592" w:rsidR="526A9340" w:rsidRPr="00F57B3D" w:rsidRDefault="009C0B53" w:rsidP="526A9340">
            <w:pPr>
              <w:spacing w:after="0"/>
              <w:jc w:val="center"/>
              <w:rPr>
                <w:sz w:val="20"/>
                <w:szCs w:val="20"/>
              </w:rPr>
            </w:pPr>
            <w:r w:rsidRPr="00F57B3D">
              <w:rPr>
                <w:sz w:val="20"/>
                <w:szCs w:val="20"/>
              </w:rPr>
              <w:t>M4</w:t>
            </w:r>
          </w:p>
        </w:tc>
      </w:tr>
      <w:tr w:rsidR="004B0C30" w14:paraId="3429AC17" w14:textId="77777777" w:rsidTr="00AB2F00">
        <w:trPr>
          <w:trHeight w:val="300"/>
        </w:trPr>
        <w:tc>
          <w:tcPr>
            <w:tcW w:w="2054" w:type="dxa"/>
            <w:tcMar>
              <w:top w:w="75" w:type="dxa"/>
              <w:left w:w="150" w:type="dxa"/>
              <w:bottom w:w="75" w:type="dxa"/>
              <w:right w:w="150" w:type="dxa"/>
            </w:tcMar>
            <w:vAlign w:val="center"/>
          </w:tcPr>
          <w:p w14:paraId="6A04F160" w14:textId="3D265460" w:rsidR="0DAC8E8F" w:rsidRPr="00F57B3D" w:rsidRDefault="009C0B53" w:rsidP="5DC628C6">
            <w:pPr>
              <w:spacing w:after="0"/>
              <w:rPr>
                <w:sz w:val="20"/>
                <w:szCs w:val="20"/>
              </w:rPr>
            </w:pPr>
            <w:r w:rsidRPr="00F57B3D">
              <w:rPr>
                <w:sz w:val="20"/>
                <w:szCs w:val="20"/>
              </w:rPr>
              <w:t>Workspace</w:t>
            </w:r>
          </w:p>
          <w:p w14:paraId="6ED70ECC" w14:textId="50240FE3" w:rsidR="5DC628C6" w:rsidRPr="00F57B3D" w:rsidRDefault="5DC628C6" w:rsidP="5DC628C6">
            <w:pPr>
              <w:rPr>
                <w:sz w:val="20"/>
                <w:szCs w:val="20"/>
              </w:rPr>
            </w:pPr>
          </w:p>
        </w:tc>
        <w:tc>
          <w:tcPr>
            <w:tcW w:w="4537" w:type="dxa"/>
            <w:tcBorders>
              <w:top w:val="single" w:sz="6" w:space="0" w:color="auto"/>
            </w:tcBorders>
            <w:tcMar>
              <w:top w:w="75" w:type="dxa"/>
              <w:left w:w="150" w:type="dxa"/>
              <w:bottom w:w="75" w:type="dxa"/>
              <w:right w:w="150" w:type="dxa"/>
            </w:tcMar>
            <w:vAlign w:val="center"/>
          </w:tcPr>
          <w:p w14:paraId="73A0FA3F" w14:textId="2FD240A1" w:rsidR="5DC628C6" w:rsidRPr="00F57B3D" w:rsidRDefault="21D4FAA0" w:rsidP="5DC628C6">
            <w:pPr>
              <w:spacing w:after="0"/>
              <w:rPr>
                <w:sz w:val="20"/>
                <w:szCs w:val="20"/>
                <w:lang w:val="es-CO"/>
              </w:rPr>
            </w:pPr>
            <w:r w:rsidRPr="75A54C30">
              <w:rPr>
                <w:sz w:val="20"/>
                <w:szCs w:val="20"/>
                <w:lang w:val="es-CO"/>
              </w:rPr>
              <w:t>Definición de la herramienta de Workspace</w:t>
            </w:r>
            <w:r w:rsidR="6959BB9E" w:rsidRPr="75A54C30">
              <w:rPr>
                <w:sz w:val="20"/>
                <w:szCs w:val="20"/>
                <w:lang w:val="es-CO"/>
              </w:rPr>
              <w:t xml:space="preserve"> — PoC</w:t>
            </w:r>
            <w:r w:rsidR="7F6F13E0" w:rsidRPr="75A54C30">
              <w:rPr>
                <w:sz w:val="20"/>
                <w:szCs w:val="20"/>
                <w:lang w:val="es-CO"/>
              </w:rPr>
              <w:t>/Benchkmark</w:t>
            </w:r>
            <w:r w:rsidR="6959BB9E" w:rsidRPr="75A54C30">
              <w:rPr>
                <w:sz w:val="20"/>
                <w:szCs w:val="20"/>
                <w:lang w:val="es-CO"/>
              </w:rPr>
              <w:t xml:space="preserve"> aprobado</w:t>
            </w:r>
          </w:p>
        </w:tc>
        <w:tc>
          <w:tcPr>
            <w:tcW w:w="1379" w:type="dxa"/>
            <w:tcBorders>
              <w:top w:val="single" w:sz="6" w:space="0" w:color="auto"/>
            </w:tcBorders>
            <w:tcMar>
              <w:top w:w="75" w:type="dxa"/>
              <w:left w:w="150" w:type="dxa"/>
              <w:bottom w:w="75" w:type="dxa"/>
              <w:right w:w="150" w:type="dxa"/>
            </w:tcMar>
            <w:vAlign w:val="center"/>
          </w:tcPr>
          <w:p w14:paraId="5159AA91" w14:textId="42252BAB" w:rsidR="5DC628C6" w:rsidRPr="00F57B3D" w:rsidRDefault="009C0B53" w:rsidP="5DC628C6">
            <w:pPr>
              <w:spacing w:after="0"/>
              <w:rPr>
                <w:sz w:val="20"/>
                <w:szCs w:val="20"/>
              </w:rPr>
            </w:pPr>
            <w:r w:rsidRPr="00F57B3D">
              <w:rPr>
                <w:sz w:val="20"/>
                <w:szCs w:val="20"/>
              </w:rPr>
              <w:t>M2 – M4</w:t>
            </w:r>
          </w:p>
        </w:tc>
        <w:tc>
          <w:tcPr>
            <w:tcW w:w="1946" w:type="dxa"/>
            <w:tcBorders>
              <w:top w:val="single" w:sz="6" w:space="0" w:color="auto"/>
            </w:tcBorders>
            <w:tcMar>
              <w:top w:w="75" w:type="dxa"/>
              <w:left w:w="150" w:type="dxa"/>
              <w:bottom w:w="75" w:type="dxa"/>
              <w:right w:w="150" w:type="dxa"/>
            </w:tcMar>
            <w:vAlign w:val="center"/>
          </w:tcPr>
          <w:p w14:paraId="7B4206AA" w14:textId="0C6C3BD1" w:rsidR="5DC628C6" w:rsidRPr="00F57B3D" w:rsidRDefault="009C0B53" w:rsidP="5DC628C6">
            <w:pPr>
              <w:spacing w:after="0"/>
              <w:jc w:val="center"/>
              <w:rPr>
                <w:sz w:val="20"/>
                <w:szCs w:val="20"/>
              </w:rPr>
            </w:pPr>
            <w:r w:rsidRPr="00F57B3D">
              <w:rPr>
                <w:sz w:val="20"/>
                <w:szCs w:val="20"/>
              </w:rPr>
              <w:t>M4</w:t>
            </w:r>
          </w:p>
        </w:tc>
      </w:tr>
      <w:tr w:rsidR="004B0C30" w14:paraId="621F64D1" w14:textId="77777777" w:rsidTr="00AB2F00">
        <w:trPr>
          <w:trHeight w:val="300"/>
        </w:trPr>
        <w:tc>
          <w:tcPr>
            <w:tcW w:w="2054" w:type="dxa"/>
            <w:tcMar>
              <w:top w:w="75" w:type="dxa"/>
              <w:left w:w="150" w:type="dxa"/>
              <w:bottom w:w="75" w:type="dxa"/>
              <w:right w:w="150" w:type="dxa"/>
            </w:tcMar>
            <w:vAlign w:val="center"/>
          </w:tcPr>
          <w:p w14:paraId="1B827773" w14:textId="3C2739E6" w:rsidR="526A9340" w:rsidRPr="00F57B3D" w:rsidRDefault="526A9340" w:rsidP="526A9340">
            <w:pPr>
              <w:spacing w:after="0"/>
              <w:rPr>
                <w:sz w:val="20"/>
                <w:szCs w:val="20"/>
              </w:rPr>
            </w:pPr>
          </w:p>
        </w:tc>
        <w:tc>
          <w:tcPr>
            <w:tcW w:w="4537" w:type="dxa"/>
            <w:tcBorders>
              <w:top w:val="single" w:sz="6" w:space="0" w:color="auto"/>
            </w:tcBorders>
            <w:tcMar>
              <w:top w:w="75" w:type="dxa"/>
              <w:left w:w="150" w:type="dxa"/>
              <w:bottom w:w="75" w:type="dxa"/>
              <w:right w:w="150" w:type="dxa"/>
            </w:tcMar>
            <w:vAlign w:val="center"/>
          </w:tcPr>
          <w:p w14:paraId="6B8BE850" w14:textId="6F40B932" w:rsidR="526A9340" w:rsidRPr="00F57B3D" w:rsidRDefault="009C0B53" w:rsidP="526A9340">
            <w:pPr>
              <w:spacing w:after="0"/>
              <w:rPr>
                <w:sz w:val="20"/>
                <w:szCs w:val="20"/>
                <w:lang w:val="es-CO"/>
              </w:rPr>
            </w:pPr>
            <w:commentRangeStart w:id="360"/>
            <w:commentRangeStart w:id="361"/>
            <w:commentRangeStart w:id="362"/>
            <w:commentRangeStart w:id="363"/>
            <w:commentRangeStart w:id="364"/>
            <w:r w:rsidRPr="00F57B3D">
              <w:rPr>
                <w:sz w:val="20"/>
                <w:szCs w:val="20"/>
                <w:lang w:val="es-CO"/>
              </w:rPr>
              <w:t>Ciclo de vida del workspace — aprovisionamiento desde plantilla, SSO, aislamiento, cuotas, expiración y destrucción</w:t>
            </w:r>
            <w:commentRangeEnd w:id="360"/>
            <w:r w:rsidR="00E75455" w:rsidRPr="00F57B3D">
              <w:rPr>
                <w:rStyle w:val="Refdecomentario"/>
                <w:sz w:val="20"/>
                <w:szCs w:val="20"/>
                <w:lang w:val="es-CO"/>
              </w:rPr>
              <w:commentReference w:id="360"/>
            </w:r>
            <w:commentRangeEnd w:id="361"/>
            <w:r w:rsidRPr="00F57B3D">
              <w:rPr>
                <w:rStyle w:val="Refdecomentario"/>
                <w:sz w:val="20"/>
                <w:szCs w:val="20"/>
                <w:lang w:val="es-CO"/>
              </w:rPr>
              <w:commentReference w:id="361"/>
            </w:r>
            <w:commentRangeEnd w:id="362"/>
            <w:r w:rsidRPr="00F57B3D">
              <w:rPr>
                <w:rStyle w:val="Refdecomentario"/>
                <w:sz w:val="20"/>
                <w:szCs w:val="20"/>
                <w:lang w:val="es-CO"/>
              </w:rPr>
              <w:commentReference w:id="362"/>
            </w:r>
            <w:commentRangeEnd w:id="363"/>
            <w:r w:rsidRPr="00F57B3D">
              <w:rPr>
                <w:rStyle w:val="Refdecomentario"/>
                <w:sz w:val="20"/>
                <w:szCs w:val="20"/>
                <w:lang w:val="es-CO"/>
              </w:rPr>
              <w:commentReference w:id="363"/>
            </w:r>
            <w:commentRangeEnd w:id="364"/>
            <w:r w:rsidRPr="00F57B3D">
              <w:rPr>
                <w:rStyle w:val="Refdecomentario"/>
                <w:sz w:val="20"/>
                <w:szCs w:val="20"/>
                <w:lang w:val="es-CO"/>
              </w:rPr>
              <w:commentReference w:id="364"/>
            </w:r>
          </w:p>
        </w:tc>
        <w:tc>
          <w:tcPr>
            <w:tcW w:w="1379" w:type="dxa"/>
            <w:tcBorders>
              <w:top w:val="single" w:sz="6" w:space="0" w:color="auto"/>
            </w:tcBorders>
            <w:tcMar>
              <w:top w:w="75" w:type="dxa"/>
              <w:left w:w="150" w:type="dxa"/>
              <w:bottom w:w="75" w:type="dxa"/>
              <w:right w:w="150" w:type="dxa"/>
            </w:tcMar>
            <w:vAlign w:val="center"/>
          </w:tcPr>
          <w:p w14:paraId="222B0BAC" w14:textId="50F8B71E" w:rsidR="526A9340" w:rsidRPr="00F57B3D" w:rsidRDefault="009C0B53" w:rsidP="526A9340">
            <w:pPr>
              <w:spacing w:after="0"/>
              <w:rPr>
                <w:sz w:val="20"/>
                <w:szCs w:val="20"/>
              </w:rPr>
            </w:pPr>
            <w:r w:rsidRPr="00F57B3D">
              <w:rPr>
                <w:sz w:val="20"/>
                <w:szCs w:val="20"/>
              </w:rPr>
              <w:t>M3 – M5</w:t>
            </w:r>
          </w:p>
        </w:tc>
        <w:tc>
          <w:tcPr>
            <w:tcW w:w="1946" w:type="dxa"/>
            <w:tcBorders>
              <w:top w:val="single" w:sz="6" w:space="0" w:color="auto"/>
            </w:tcBorders>
            <w:tcMar>
              <w:top w:w="75" w:type="dxa"/>
              <w:left w:w="150" w:type="dxa"/>
              <w:bottom w:w="75" w:type="dxa"/>
              <w:right w:w="150" w:type="dxa"/>
            </w:tcMar>
            <w:vAlign w:val="center"/>
          </w:tcPr>
          <w:p w14:paraId="039C974B" w14:textId="5D9044AC" w:rsidR="526A9340" w:rsidRPr="00F57B3D" w:rsidRDefault="009C0B53" w:rsidP="526A9340">
            <w:pPr>
              <w:spacing w:after="0"/>
              <w:jc w:val="center"/>
              <w:rPr>
                <w:sz w:val="20"/>
                <w:szCs w:val="20"/>
              </w:rPr>
            </w:pPr>
            <w:r w:rsidRPr="00F57B3D">
              <w:rPr>
                <w:sz w:val="20"/>
                <w:szCs w:val="20"/>
              </w:rPr>
              <w:t>M5</w:t>
            </w:r>
          </w:p>
        </w:tc>
      </w:tr>
      <w:tr w:rsidR="004B0C30" w14:paraId="1BBE0144" w14:textId="77777777" w:rsidTr="00AB2F00">
        <w:trPr>
          <w:trHeight w:val="300"/>
        </w:trPr>
        <w:tc>
          <w:tcPr>
            <w:tcW w:w="2054" w:type="dxa"/>
            <w:tcMar>
              <w:top w:w="75" w:type="dxa"/>
              <w:left w:w="150" w:type="dxa"/>
              <w:bottom w:w="75" w:type="dxa"/>
              <w:right w:w="150" w:type="dxa"/>
            </w:tcMar>
            <w:vAlign w:val="center"/>
          </w:tcPr>
          <w:p w14:paraId="26CBB436" w14:textId="47E509B1" w:rsidR="526A9340" w:rsidRPr="00F57B3D" w:rsidRDefault="526A9340" w:rsidP="526A9340">
            <w:pPr>
              <w:spacing w:after="0"/>
              <w:rPr>
                <w:sz w:val="20"/>
                <w:szCs w:val="20"/>
              </w:rPr>
            </w:pPr>
          </w:p>
        </w:tc>
        <w:tc>
          <w:tcPr>
            <w:tcW w:w="4537" w:type="dxa"/>
            <w:tcBorders>
              <w:top w:val="single" w:sz="6" w:space="0" w:color="auto"/>
            </w:tcBorders>
            <w:tcMar>
              <w:top w:w="75" w:type="dxa"/>
              <w:left w:w="150" w:type="dxa"/>
              <w:bottom w:w="75" w:type="dxa"/>
              <w:right w:w="150" w:type="dxa"/>
            </w:tcMar>
            <w:vAlign w:val="center"/>
          </w:tcPr>
          <w:p w14:paraId="7F995560" w14:textId="4B93A36E" w:rsidR="526A9340" w:rsidRPr="00F57B3D" w:rsidRDefault="009C0B53" w:rsidP="526A9340">
            <w:pPr>
              <w:spacing w:after="0"/>
              <w:rPr>
                <w:sz w:val="20"/>
                <w:szCs w:val="20"/>
                <w:lang w:val="es-CO"/>
              </w:rPr>
            </w:pPr>
            <w:r w:rsidRPr="00F57B3D">
              <w:rPr>
                <w:sz w:val="20"/>
                <w:szCs w:val="20"/>
                <w:lang w:val="es-CO"/>
              </w:rPr>
              <w:t>Control de salida de resultados — buckets de cuarentena y aprobados separados, gate de revisión y liberación</w:t>
            </w:r>
          </w:p>
        </w:tc>
        <w:tc>
          <w:tcPr>
            <w:tcW w:w="1379" w:type="dxa"/>
            <w:tcBorders>
              <w:top w:val="single" w:sz="6" w:space="0" w:color="auto"/>
            </w:tcBorders>
            <w:tcMar>
              <w:top w:w="75" w:type="dxa"/>
              <w:left w:w="150" w:type="dxa"/>
              <w:bottom w:w="75" w:type="dxa"/>
              <w:right w:w="150" w:type="dxa"/>
            </w:tcMar>
            <w:vAlign w:val="center"/>
          </w:tcPr>
          <w:p w14:paraId="7910B159" w14:textId="655322FF" w:rsidR="526A9340" w:rsidRPr="00F57B3D" w:rsidRDefault="009C0B53" w:rsidP="526A9340">
            <w:pPr>
              <w:spacing w:after="0"/>
              <w:rPr>
                <w:sz w:val="20"/>
                <w:szCs w:val="20"/>
              </w:rPr>
            </w:pPr>
            <w:r w:rsidRPr="00F57B3D">
              <w:rPr>
                <w:sz w:val="20"/>
                <w:szCs w:val="20"/>
              </w:rPr>
              <w:t>M3 – M5</w:t>
            </w:r>
          </w:p>
        </w:tc>
        <w:tc>
          <w:tcPr>
            <w:tcW w:w="1946" w:type="dxa"/>
            <w:tcBorders>
              <w:top w:val="single" w:sz="6" w:space="0" w:color="auto"/>
            </w:tcBorders>
            <w:tcMar>
              <w:top w:w="75" w:type="dxa"/>
              <w:left w:w="150" w:type="dxa"/>
              <w:bottom w:w="75" w:type="dxa"/>
              <w:right w:w="150" w:type="dxa"/>
            </w:tcMar>
            <w:vAlign w:val="center"/>
          </w:tcPr>
          <w:p w14:paraId="430430BD" w14:textId="29D7C17C" w:rsidR="526A9340" w:rsidRPr="00F57B3D" w:rsidRDefault="009C0B53" w:rsidP="526A9340">
            <w:pPr>
              <w:spacing w:after="0"/>
              <w:jc w:val="center"/>
              <w:rPr>
                <w:sz w:val="20"/>
                <w:szCs w:val="20"/>
              </w:rPr>
            </w:pPr>
            <w:r w:rsidRPr="00F57B3D">
              <w:rPr>
                <w:sz w:val="20"/>
                <w:szCs w:val="20"/>
              </w:rPr>
              <w:t>M5</w:t>
            </w:r>
          </w:p>
        </w:tc>
      </w:tr>
      <w:tr w:rsidR="004B0C30" w14:paraId="1DCF0204" w14:textId="77777777" w:rsidTr="00AB2F00">
        <w:trPr>
          <w:trHeight w:val="300"/>
        </w:trPr>
        <w:tc>
          <w:tcPr>
            <w:tcW w:w="2054" w:type="dxa"/>
            <w:tcMar>
              <w:top w:w="75" w:type="dxa"/>
              <w:left w:w="150" w:type="dxa"/>
              <w:bottom w:w="75" w:type="dxa"/>
              <w:right w:w="150" w:type="dxa"/>
            </w:tcMar>
            <w:vAlign w:val="center"/>
          </w:tcPr>
          <w:p w14:paraId="4A73CB30" w14:textId="5F478F19" w:rsidR="60322512" w:rsidRPr="00F57B3D" w:rsidRDefault="009C0B53" w:rsidP="07D538B6">
            <w:pPr>
              <w:spacing w:after="0"/>
              <w:rPr>
                <w:sz w:val="20"/>
                <w:szCs w:val="20"/>
              </w:rPr>
            </w:pPr>
            <w:r w:rsidRPr="00F57B3D">
              <w:rPr>
                <w:sz w:val="20"/>
                <w:szCs w:val="20"/>
              </w:rPr>
              <w:t>Auditoria</w:t>
            </w:r>
          </w:p>
          <w:p w14:paraId="15998166" w14:textId="0058C779" w:rsidR="07D538B6" w:rsidRPr="00F57B3D" w:rsidRDefault="07D538B6" w:rsidP="07D538B6">
            <w:pPr>
              <w:rPr>
                <w:sz w:val="20"/>
                <w:szCs w:val="20"/>
              </w:rPr>
            </w:pPr>
          </w:p>
        </w:tc>
        <w:tc>
          <w:tcPr>
            <w:tcW w:w="4537" w:type="dxa"/>
            <w:tcBorders>
              <w:top w:val="single" w:sz="6" w:space="0" w:color="auto"/>
            </w:tcBorders>
            <w:tcMar>
              <w:top w:w="75" w:type="dxa"/>
              <w:left w:w="150" w:type="dxa"/>
              <w:bottom w:w="75" w:type="dxa"/>
              <w:right w:w="150" w:type="dxa"/>
            </w:tcMar>
            <w:vAlign w:val="center"/>
          </w:tcPr>
          <w:p w14:paraId="6C3703F0" w14:textId="2BFDC28A" w:rsidR="07D538B6" w:rsidRPr="00F57B3D" w:rsidRDefault="009C0B53" w:rsidP="07D538B6">
            <w:pPr>
              <w:spacing w:after="0"/>
              <w:rPr>
                <w:sz w:val="20"/>
                <w:szCs w:val="20"/>
                <w:lang w:val="es-CO"/>
              </w:rPr>
            </w:pPr>
            <w:r w:rsidRPr="00F57B3D">
              <w:rPr>
                <w:sz w:val="20"/>
                <w:szCs w:val="20"/>
                <w:lang w:val="es-CO"/>
              </w:rPr>
              <w:t>Gestión de artefactos y exportaciones — metadatos, estados, versiones y descargas auditadas</w:t>
            </w:r>
          </w:p>
        </w:tc>
        <w:tc>
          <w:tcPr>
            <w:tcW w:w="1379" w:type="dxa"/>
            <w:tcBorders>
              <w:top w:val="single" w:sz="6" w:space="0" w:color="auto"/>
            </w:tcBorders>
            <w:tcMar>
              <w:top w:w="75" w:type="dxa"/>
              <w:left w:w="150" w:type="dxa"/>
              <w:bottom w:w="75" w:type="dxa"/>
              <w:right w:w="150" w:type="dxa"/>
            </w:tcMar>
            <w:vAlign w:val="center"/>
          </w:tcPr>
          <w:p w14:paraId="657D8AF6" w14:textId="0D9B0692" w:rsidR="07D538B6" w:rsidRPr="00F57B3D" w:rsidRDefault="009C0B53" w:rsidP="07D538B6">
            <w:pPr>
              <w:spacing w:after="0"/>
              <w:rPr>
                <w:sz w:val="20"/>
                <w:szCs w:val="20"/>
              </w:rPr>
            </w:pPr>
            <w:r w:rsidRPr="00F57B3D">
              <w:rPr>
                <w:sz w:val="20"/>
                <w:szCs w:val="20"/>
              </w:rPr>
              <w:t>M3 – M5</w:t>
            </w:r>
          </w:p>
        </w:tc>
        <w:tc>
          <w:tcPr>
            <w:tcW w:w="1946" w:type="dxa"/>
            <w:tcBorders>
              <w:top w:val="single" w:sz="6" w:space="0" w:color="auto"/>
            </w:tcBorders>
            <w:tcMar>
              <w:top w:w="75" w:type="dxa"/>
              <w:left w:w="150" w:type="dxa"/>
              <w:bottom w:w="75" w:type="dxa"/>
              <w:right w:w="150" w:type="dxa"/>
            </w:tcMar>
            <w:vAlign w:val="center"/>
          </w:tcPr>
          <w:p w14:paraId="5A97B7F4" w14:textId="491B75FF" w:rsidR="07D538B6" w:rsidRPr="00F57B3D" w:rsidRDefault="009C0B53" w:rsidP="07D538B6">
            <w:pPr>
              <w:spacing w:after="0"/>
              <w:jc w:val="center"/>
              <w:rPr>
                <w:sz w:val="20"/>
                <w:szCs w:val="20"/>
              </w:rPr>
            </w:pPr>
            <w:r w:rsidRPr="00F57B3D">
              <w:rPr>
                <w:sz w:val="20"/>
                <w:szCs w:val="20"/>
              </w:rPr>
              <w:t>M5</w:t>
            </w:r>
          </w:p>
        </w:tc>
      </w:tr>
      <w:tr w:rsidR="004B0C30" w14:paraId="0FE86B86" w14:textId="77777777" w:rsidTr="00AB2F00">
        <w:trPr>
          <w:trHeight w:val="300"/>
        </w:trPr>
        <w:tc>
          <w:tcPr>
            <w:tcW w:w="2054" w:type="dxa"/>
            <w:tcMar>
              <w:top w:w="75" w:type="dxa"/>
              <w:left w:w="150" w:type="dxa"/>
              <w:bottom w:w="75" w:type="dxa"/>
              <w:right w:w="150" w:type="dxa"/>
            </w:tcMar>
            <w:vAlign w:val="center"/>
          </w:tcPr>
          <w:p w14:paraId="0A2EEE06" w14:textId="1B11E85C" w:rsidR="526A9340" w:rsidRPr="00F57B3D" w:rsidRDefault="526A9340" w:rsidP="526A9340">
            <w:pPr>
              <w:spacing w:after="0"/>
              <w:rPr>
                <w:sz w:val="20"/>
                <w:szCs w:val="20"/>
              </w:rPr>
            </w:pPr>
          </w:p>
        </w:tc>
        <w:tc>
          <w:tcPr>
            <w:tcW w:w="4537" w:type="dxa"/>
            <w:tcBorders>
              <w:top w:val="single" w:sz="6" w:space="0" w:color="auto"/>
            </w:tcBorders>
            <w:tcMar>
              <w:top w:w="75" w:type="dxa"/>
              <w:left w:w="150" w:type="dxa"/>
              <w:bottom w:w="75" w:type="dxa"/>
              <w:right w:w="150" w:type="dxa"/>
            </w:tcMar>
            <w:vAlign w:val="center"/>
          </w:tcPr>
          <w:p w14:paraId="44E6DD9D" w14:textId="3E62D253" w:rsidR="526A9340" w:rsidRPr="00F57B3D" w:rsidRDefault="009C0B53" w:rsidP="526A9340">
            <w:pPr>
              <w:spacing w:after="0"/>
              <w:rPr>
                <w:sz w:val="20"/>
                <w:szCs w:val="20"/>
                <w:lang w:val="es-CO"/>
              </w:rPr>
            </w:pPr>
            <w:r w:rsidRPr="00F57B3D">
              <w:rPr>
                <w:sz w:val="20"/>
                <w:szCs w:val="20"/>
                <w:lang w:val="es-CO"/>
              </w:rPr>
              <w:t>Auditoría funcional — eventos inmutables con actor, acción, recurso, fecha y correlación</w:t>
            </w:r>
          </w:p>
        </w:tc>
        <w:tc>
          <w:tcPr>
            <w:tcW w:w="1379" w:type="dxa"/>
            <w:tcBorders>
              <w:top w:val="single" w:sz="6" w:space="0" w:color="auto"/>
            </w:tcBorders>
            <w:tcMar>
              <w:top w:w="75" w:type="dxa"/>
              <w:left w:w="150" w:type="dxa"/>
              <w:bottom w:w="75" w:type="dxa"/>
              <w:right w:w="150" w:type="dxa"/>
            </w:tcMar>
            <w:vAlign w:val="center"/>
          </w:tcPr>
          <w:p w14:paraId="431CCA05" w14:textId="1BF7DAFD" w:rsidR="526A9340" w:rsidRPr="00F57B3D" w:rsidRDefault="009C0B53" w:rsidP="526A9340">
            <w:pPr>
              <w:spacing w:after="0"/>
              <w:rPr>
                <w:sz w:val="20"/>
                <w:szCs w:val="20"/>
              </w:rPr>
            </w:pPr>
            <w:r w:rsidRPr="00F57B3D">
              <w:rPr>
                <w:sz w:val="20"/>
                <w:szCs w:val="20"/>
              </w:rPr>
              <w:t>M3 – M5</w:t>
            </w:r>
          </w:p>
        </w:tc>
        <w:tc>
          <w:tcPr>
            <w:tcW w:w="1946" w:type="dxa"/>
            <w:tcBorders>
              <w:top w:val="single" w:sz="6" w:space="0" w:color="auto"/>
            </w:tcBorders>
            <w:tcMar>
              <w:top w:w="75" w:type="dxa"/>
              <w:left w:w="150" w:type="dxa"/>
              <w:bottom w:w="75" w:type="dxa"/>
              <w:right w:w="150" w:type="dxa"/>
            </w:tcMar>
            <w:vAlign w:val="center"/>
          </w:tcPr>
          <w:p w14:paraId="5306008B" w14:textId="440CDD5B" w:rsidR="526A9340" w:rsidRPr="00F57B3D" w:rsidRDefault="009C0B53" w:rsidP="526A9340">
            <w:pPr>
              <w:spacing w:after="0"/>
              <w:jc w:val="center"/>
              <w:rPr>
                <w:sz w:val="20"/>
                <w:szCs w:val="20"/>
              </w:rPr>
            </w:pPr>
            <w:r w:rsidRPr="00F57B3D">
              <w:rPr>
                <w:sz w:val="20"/>
                <w:szCs w:val="20"/>
              </w:rPr>
              <w:t>M5</w:t>
            </w:r>
          </w:p>
        </w:tc>
      </w:tr>
      <w:tr w:rsidR="004B0C30" w14:paraId="59A232D2" w14:textId="77777777" w:rsidTr="00AB2F00">
        <w:trPr>
          <w:trHeight w:val="300"/>
        </w:trPr>
        <w:tc>
          <w:tcPr>
            <w:tcW w:w="2054" w:type="dxa"/>
            <w:tcMar>
              <w:top w:w="75" w:type="dxa"/>
              <w:left w:w="150" w:type="dxa"/>
              <w:bottom w:w="75" w:type="dxa"/>
              <w:right w:w="150" w:type="dxa"/>
            </w:tcMar>
            <w:vAlign w:val="center"/>
          </w:tcPr>
          <w:p w14:paraId="24847527" w14:textId="6AA8105C" w:rsidR="60B6E62D" w:rsidRPr="00F57B3D" w:rsidRDefault="009C0B53" w:rsidP="15465192">
            <w:pPr>
              <w:spacing w:after="0"/>
              <w:rPr>
                <w:sz w:val="20"/>
                <w:szCs w:val="20"/>
              </w:rPr>
            </w:pPr>
            <w:r w:rsidRPr="00F57B3D">
              <w:rPr>
                <w:sz w:val="20"/>
                <w:szCs w:val="20"/>
              </w:rPr>
              <w:t>Integración</w:t>
            </w:r>
          </w:p>
          <w:p w14:paraId="5DA1BF18" w14:textId="61CFCA4D" w:rsidR="15465192" w:rsidRPr="00F57B3D" w:rsidRDefault="15465192" w:rsidP="15465192">
            <w:pPr>
              <w:rPr>
                <w:sz w:val="20"/>
                <w:szCs w:val="20"/>
              </w:rPr>
            </w:pPr>
          </w:p>
        </w:tc>
        <w:tc>
          <w:tcPr>
            <w:tcW w:w="4537" w:type="dxa"/>
            <w:tcBorders>
              <w:top w:val="single" w:sz="6" w:space="0" w:color="auto"/>
            </w:tcBorders>
            <w:tcMar>
              <w:top w:w="75" w:type="dxa"/>
              <w:left w:w="150" w:type="dxa"/>
              <w:bottom w:w="75" w:type="dxa"/>
              <w:right w:w="150" w:type="dxa"/>
            </w:tcMar>
            <w:vAlign w:val="center"/>
          </w:tcPr>
          <w:p w14:paraId="4BB7A34A" w14:textId="1B584BF7" w:rsidR="15465192" w:rsidRPr="00F57B3D" w:rsidRDefault="009C0B53" w:rsidP="15465192">
            <w:pPr>
              <w:spacing w:after="0"/>
              <w:rPr>
                <w:sz w:val="20"/>
                <w:szCs w:val="20"/>
                <w:lang w:val="es-CO"/>
              </w:rPr>
            </w:pPr>
            <w:r w:rsidRPr="00F57B3D">
              <w:rPr>
                <w:sz w:val="20"/>
                <w:szCs w:val="20"/>
                <w:lang w:val="es-CO"/>
              </w:rPr>
              <w:t>Mensajería asíncrona — Pub/Sub, Cloud Tasks, reintentos, idempotencia y cola de errores</w:t>
            </w:r>
          </w:p>
        </w:tc>
        <w:tc>
          <w:tcPr>
            <w:tcW w:w="1379" w:type="dxa"/>
            <w:tcBorders>
              <w:top w:val="single" w:sz="6" w:space="0" w:color="auto"/>
            </w:tcBorders>
            <w:tcMar>
              <w:top w:w="75" w:type="dxa"/>
              <w:left w:w="150" w:type="dxa"/>
              <w:bottom w:w="75" w:type="dxa"/>
              <w:right w:w="150" w:type="dxa"/>
            </w:tcMar>
            <w:vAlign w:val="center"/>
          </w:tcPr>
          <w:p w14:paraId="254A25D9" w14:textId="794282F3" w:rsidR="15465192" w:rsidRPr="00F57B3D" w:rsidRDefault="009C0B53" w:rsidP="15465192">
            <w:pPr>
              <w:spacing w:after="0"/>
              <w:rPr>
                <w:sz w:val="20"/>
                <w:szCs w:val="20"/>
              </w:rPr>
            </w:pPr>
            <w:r w:rsidRPr="00F57B3D">
              <w:rPr>
                <w:sz w:val="20"/>
                <w:szCs w:val="20"/>
              </w:rPr>
              <w:t>M3 – M5</w:t>
            </w:r>
          </w:p>
        </w:tc>
        <w:tc>
          <w:tcPr>
            <w:tcW w:w="1946" w:type="dxa"/>
            <w:tcBorders>
              <w:top w:val="single" w:sz="6" w:space="0" w:color="auto"/>
            </w:tcBorders>
            <w:tcMar>
              <w:top w:w="75" w:type="dxa"/>
              <w:left w:w="150" w:type="dxa"/>
              <w:bottom w:w="75" w:type="dxa"/>
              <w:right w:w="150" w:type="dxa"/>
            </w:tcMar>
            <w:vAlign w:val="center"/>
          </w:tcPr>
          <w:p w14:paraId="7948B0DC" w14:textId="3DD9C7C7" w:rsidR="15465192" w:rsidRPr="00F57B3D" w:rsidRDefault="009C0B53" w:rsidP="15465192">
            <w:pPr>
              <w:spacing w:after="0"/>
              <w:jc w:val="center"/>
              <w:rPr>
                <w:sz w:val="20"/>
                <w:szCs w:val="20"/>
              </w:rPr>
            </w:pPr>
            <w:r w:rsidRPr="00F57B3D">
              <w:rPr>
                <w:sz w:val="20"/>
                <w:szCs w:val="20"/>
              </w:rPr>
              <w:t>M5</w:t>
            </w:r>
          </w:p>
        </w:tc>
      </w:tr>
      <w:tr w:rsidR="004B0C30" w14:paraId="0EDD8675" w14:textId="77777777" w:rsidTr="00AB2F00">
        <w:trPr>
          <w:trHeight w:val="300"/>
        </w:trPr>
        <w:tc>
          <w:tcPr>
            <w:tcW w:w="2054" w:type="dxa"/>
            <w:tcMar>
              <w:top w:w="75" w:type="dxa"/>
              <w:left w:w="150" w:type="dxa"/>
              <w:bottom w:w="75" w:type="dxa"/>
              <w:right w:w="150" w:type="dxa"/>
            </w:tcMar>
            <w:vAlign w:val="center"/>
          </w:tcPr>
          <w:p w14:paraId="39199C85" w14:textId="7CE15D3E" w:rsidR="526A9340" w:rsidRPr="00F57B3D" w:rsidRDefault="526A9340" w:rsidP="526A9340">
            <w:pPr>
              <w:spacing w:after="0"/>
              <w:rPr>
                <w:sz w:val="20"/>
                <w:szCs w:val="20"/>
              </w:rPr>
            </w:pPr>
          </w:p>
        </w:tc>
        <w:tc>
          <w:tcPr>
            <w:tcW w:w="4537" w:type="dxa"/>
            <w:tcBorders>
              <w:top w:val="single" w:sz="6" w:space="0" w:color="auto"/>
            </w:tcBorders>
            <w:tcMar>
              <w:top w:w="75" w:type="dxa"/>
              <w:left w:w="150" w:type="dxa"/>
              <w:bottom w:w="75" w:type="dxa"/>
              <w:right w:w="150" w:type="dxa"/>
            </w:tcMar>
            <w:vAlign w:val="center"/>
          </w:tcPr>
          <w:p w14:paraId="6A4B80DB" w14:textId="623AB5C2" w:rsidR="526A9340" w:rsidRPr="009D6839" w:rsidRDefault="009C0B53" w:rsidP="526A9340">
            <w:pPr>
              <w:spacing w:after="0"/>
              <w:rPr>
                <w:sz w:val="20"/>
                <w:szCs w:val="20"/>
                <w:lang w:val="es-CO"/>
              </w:rPr>
            </w:pPr>
            <w:r w:rsidRPr="009D6839">
              <w:rPr>
                <w:sz w:val="20"/>
                <w:szCs w:val="20"/>
                <w:lang w:val="es-CO"/>
              </w:rPr>
              <w:t>Integraciones de extremo a extremo — Apigee ↔ BFFs ↔ microservicios ↔ Cloud SQL ↔ Storage</w:t>
            </w:r>
          </w:p>
        </w:tc>
        <w:tc>
          <w:tcPr>
            <w:tcW w:w="1379" w:type="dxa"/>
            <w:tcBorders>
              <w:top w:val="single" w:sz="6" w:space="0" w:color="auto"/>
            </w:tcBorders>
            <w:tcMar>
              <w:top w:w="75" w:type="dxa"/>
              <w:left w:w="150" w:type="dxa"/>
              <w:bottom w:w="75" w:type="dxa"/>
              <w:right w:w="150" w:type="dxa"/>
            </w:tcMar>
            <w:vAlign w:val="center"/>
          </w:tcPr>
          <w:p w14:paraId="00D5D8C4" w14:textId="7272A169" w:rsidR="526A9340" w:rsidRPr="00F57B3D" w:rsidRDefault="009C0B53" w:rsidP="526A9340">
            <w:pPr>
              <w:spacing w:after="0"/>
              <w:rPr>
                <w:sz w:val="20"/>
                <w:szCs w:val="20"/>
              </w:rPr>
            </w:pPr>
            <w:r w:rsidRPr="00F57B3D">
              <w:rPr>
                <w:sz w:val="20"/>
                <w:szCs w:val="20"/>
              </w:rPr>
              <w:t>M3 – M5</w:t>
            </w:r>
          </w:p>
        </w:tc>
        <w:tc>
          <w:tcPr>
            <w:tcW w:w="1946" w:type="dxa"/>
            <w:tcBorders>
              <w:top w:val="single" w:sz="6" w:space="0" w:color="auto"/>
            </w:tcBorders>
            <w:tcMar>
              <w:top w:w="75" w:type="dxa"/>
              <w:left w:w="150" w:type="dxa"/>
              <w:bottom w:w="75" w:type="dxa"/>
              <w:right w:w="150" w:type="dxa"/>
            </w:tcMar>
            <w:vAlign w:val="center"/>
          </w:tcPr>
          <w:p w14:paraId="2DB56262" w14:textId="7865232B" w:rsidR="526A9340" w:rsidRPr="00F57B3D" w:rsidRDefault="009C0B53" w:rsidP="526A9340">
            <w:pPr>
              <w:spacing w:after="0"/>
              <w:jc w:val="center"/>
              <w:rPr>
                <w:sz w:val="20"/>
                <w:szCs w:val="20"/>
              </w:rPr>
            </w:pPr>
            <w:r w:rsidRPr="00F57B3D">
              <w:rPr>
                <w:sz w:val="20"/>
                <w:szCs w:val="20"/>
              </w:rPr>
              <w:t>M5</w:t>
            </w:r>
          </w:p>
        </w:tc>
      </w:tr>
      <w:tr w:rsidR="004B0C30" w14:paraId="531BD0A0" w14:textId="77777777" w:rsidTr="00AB2F00">
        <w:trPr>
          <w:trHeight w:val="300"/>
        </w:trPr>
        <w:tc>
          <w:tcPr>
            <w:tcW w:w="2054" w:type="dxa"/>
            <w:tcBorders>
              <w:top w:val="single" w:sz="6" w:space="0" w:color="auto"/>
            </w:tcBorders>
            <w:tcMar>
              <w:top w:w="75" w:type="dxa"/>
              <w:left w:w="150" w:type="dxa"/>
              <w:bottom w:w="75" w:type="dxa"/>
              <w:right w:w="150" w:type="dxa"/>
            </w:tcMar>
            <w:vAlign w:val="center"/>
          </w:tcPr>
          <w:p w14:paraId="22511E74" w14:textId="07D732C9" w:rsidR="526A9340" w:rsidRPr="00F57B3D" w:rsidRDefault="009C0B53" w:rsidP="526A9340">
            <w:pPr>
              <w:spacing w:after="0"/>
              <w:rPr>
                <w:sz w:val="20"/>
                <w:szCs w:val="20"/>
              </w:rPr>
            </w:pPr>
            <w:r w:rsidRPr="00F57B3D">
              <w:rPr>
                <w:sz w:val="20"/>
                <w:szCs w:val="20"/>
              </w:rPr>
              <w:t>Indicadores de operación</w:t>
            </w:r>
          </w:p>
        </w:tc>
        <w:tc>
          <w:tcPr>
            <w:tcW w:w="4537" w:type="dxa"/>
            <w:tcBorders>
              <w:top w:val="single" w:sz="6" w:space="0" w:color="auto"/>
            </w:tcBorders>
            <w:tcMar>
              <w:top w:w="75" w:type="dxa"/>
              <w:left w:w="150" w:type="dxa"/>
              <w:bottom w:w="75" w:type="dxa"/>
              <w:right w:w="150" w:type="dxa"/>
            </w:tcMar>
            <w:vAlign w:val="center"/>
          </w:tcPr>
          <w:p w14:paraId="36C96245" w14:textId="62072056" w:rsidR="526A9340" w:rsidRPr="00F57B3D" w:rsidRDefault="009C0B53" w:rsidP="526A9340">
            <w:pPr>
              <w:spacing w:after="0"/>
              <w:rPr>
                <w:sz w:val="20"/>
                <w:szCs w:val="20"/>
                <w:lang w:val="es-CO"/>
              </w:rPr>
            </w:pPr>
            <w:r w:rsidRPr="00F57B3D">
              <w:rPr>
                <w:sz w:val="20"/>
                <w:szCs w:val="20"/>
                <w:lang w:val="es-CO"/>
              </w:rPr>
              <w:t>FinOps y SLO — disponibilidad 99.9 %, alertas de latencia y presupuestos por proyecto</w:t>
            </w:r>
          </w:p>
        </w:tc>
        <w:tc>
          <w:tcPr>
            <w:tcW w:w="1379" w:type="dxa"/>
            <w:tcBorders>
              <w:top w:val="single" w:sz="6" w:space="0" w:color="auto"/>
            </w:tcBorders>
            <w:tcMar>
              <w:top w:w="75" w:type="dxa"/>
              <w:left w:w="150" w:type="dxa"/>
              <w:bottom w:w="75" w:type="dxa"/>
              <w:right w:w="150" w:type="dxa"/>
            </w:tcMar>
            <w:vAlign w:val="center"/>
          </w:tcPr>
          <w:p w14:paraId="336BEFEB" w14:textId="54A3E96D" w:rsidR="526A9340" w:rsidRPr="00F57B3D" w:rsidRDefault="009C0B53" w:rsidP="526A9340">
            <w:pPr>
              <w:spacing w:after="0"/>
              <w:rPr>
                <w:sz w:val="20"/>
                <w:szCs w:val="20"/>
              </w:rPr>
            </w:pPr>
            <w:r w:rsidRPr="00F57B3D">
              <w:rPr>
                <w:sz w:val="20"/>
                <w:szCs w:val="20"/>
              </w:rPr>
              <w:t>M2 – M5</w:t>
            </w:r>
          </w:p>
        </w:tc>
        <w:tc>
          <w:tcPr>
            <w:tcW w:w="1946" w:type="dxa"/>
            <w:tcBorders>
              <w:top w:val="single" w:sz="6" w:space="0" w:color="auto"/>
            </w:tcBorders>
            <w:tcMar>
              <w:top w:w="75" w:type="dxa"/>
              <w:left w:w="150" w:type="dxa"/>
              <w:bottom w:w="75" w:type="dxa"/>
              <w:right w:w="150" w:type="dxa"/>
            </w:tcMar>
            <w:vAlign w:val="center"/>
          </w:tcPr>
          <w:p w14:paraId="38F51524" w14:textId="263362D0" w:rsidR="526A9340" w:rsidRPr="00F57B3D" w:rsidRDefault="009C0B53" w:rsidP="526A9340">
            <w:pPr>
              <w:spacing w:after="0"/>
              <w:jc w:val="center"/>
              <w:rPr>
                <w:sz w:val="20"/>
                <w:szCs w:val="20"/>
              </w:rPr>
            </w:pPr>
            <w:r w:rsidRPr="00F57B3D">
              <w:rPr>
                <w:sz w:val="20"/>
                <w:szCs w:val="20"/>
              </w:rPr>
              <w:t>M5</w:t>
            </w:r>
          </w:p>
        </w:tc>
      </w:tr>
      <w:tr w:rsidR="004B0C30" w14:paraId="2E5FB10A" w14:textId="77777777" w:rsidTr="00AB2F00">
        <w:trPr>
          <w:trHeight w:val="300"/>
        </w:trPr>
        <w:tc>
          <w:tcPr>
            <w:tcW w:w="2054" w:type="dxa"/>
            <w:tcBorders>
              <w:top w:val="single" w:sz="6" w:space="0" w:color="auto"/>
            </w:tcBorders>
            <w:shd w:val="clear" w:color="auto" w:fill="FFFFFF" w:themeFill="background1"/>
            <w:tcMar>
              <w:top w:w="75" w:type="dxa"/>
              <w:left w:w="150" w:type="dxa"/>
              <w:bottom w:w="75" w:type="dxa"/>
              <w:right w:w="150" w:type="dxa"/>
            </w:tcMar>
            <w:vAlign w:val="center"/>
          </w:tcPr>
          <w:p w14:paraId="2F7DA85D" w14:textId="2D8624BE" w:rsidR="526A9340" w:rsidRPr="00F57B3D" w:rsidRDefault="009C0B53" w:rsidP="526A9340">
            <w:pPr>
              <w:spacing w:after="0"/>
              <w:rPr>
                <w:sz w:val="20"/>
                <w:szCs w:val="20"/>
              </w:rPr>
            </w:pPr>
            <w:r w:rsidRPr="00F57B3D">
              <w:rPr>
                <w:sz w:val="20"/>
                <w:szCs w:val="20"/>
              </w:rPr>
              <w:t>Calidad</w:t>
            </w:r>
          </w:p>
        </w:tc>
        <w:tc>
          <w:tcPr>
            <w:tcW w:w="4537" w:type="dxa"/>
            <w:tcBorders>
              <w:top w:val="single" w:sz="6" w:space="0" w:color="auto"/>
            </w:tcBorders>
            <w:shd w:val="clear" w:color="auto" w:fill="FFFFFF" w:themeFill="background1"/>
            <w:tcMar>
              <w:top w:w="75" w:type="dxa"/>
              <w:left w:w="150" w:type="dxa"/>
              <w:bottom w:w="75" w:type="dxa"/>
              <w:right w:w="150" w:type="dxa"/>
            </w:tcMar>
            <w:vAlign w:val="center"/>
          </w:tcPr>
          <w:p w14:paraId="0ABDC8FC" w14:textId="298A9750" w:rsidR="00DB253A" w:rsidRPr="00F57B3D" w:rsidRDefault="009C0B53" w:rsidP="526A9340">
            <w:pPr>
              <w:spacing w:after="0"/>
              <w:rPr>
                <w:sz w:val="20"/>
                <w:szCs w:val="20"/>
                <w:lang w:val="es-CO"/>
              </w:rPr>
            </w:pPr>
            <w:r w:rsidRPr="00F57B3D">
              <w:rPr>
                <w:sz w:val="20"/>
                <w:szCs w:val="20"/>
                <w:lang w:val="es-CO"/>
              </w:rPr>
              <w:t>Pruebas automatizadas — unitarias, contrato, integración, infraestructura y aislamiento entre tenants</w:t>
            </w:r>
          </w:p>
        </w:tc>
        <w:tc>
          <w:tcPr>
            <w:tcW w:w="1379" w:type="dxa"/>
            <w:tcBorders>
              <w:top w:val="single" w:sz="6" w:space="0" w:color="auto"/>
            </w:tcBorders>
            <w:tcMar>
              <w:top w:w="75" w:type="dxa"/>
              <w:left w:w="150" w:type="dxa"/>
              <w:bottom w:w="75" w:type="dxa"/>
              <w:right w:w="150" w:type="dxa"/>
            </w:tcMar>
            <w:vAlign w:val="center"/>
          </w:tcPr>
          <w:p w14:paraId="7541AB92" w14:textId="2E2B21D7" w:rsidR="526A9340" w:rsidRPr="00F57B3D" w:rsidRDefault="009C0B53" w:rsidP="526A9340">
            <w:pPr>
              <w:spacing w:after="0"/>
              <w:rPr>
                <w:sz w:val="20"/>
                <w:szCs w:val="20"/>
              </w:rPr>
            </w:pPr>
            <w:r w:rsidRPr="00F57B3D">
              <w:rPr>
                <w:sz w:val="20"/>
                <w:szCs w:val="20"/>
              </w:rPr>
              <w:t>M4 – M6</w:t>
            </w:r>
          </w:p>
        </w:tc>
        <w:tc>
          <w:tcPr>
            <w:tcW w:w="1946" w:type="dxa"/>
            <w:tcBorders>
              <w:top w:val="single" w:sz="6" w:space="0" w:color="auto"/>
            </w:tcBorders>
            <w:tcMar>
              <w:top w:w="75" w:type="dxa"/>
              <w:left w:w="150" w:type="dxa"/>
              <w:bottom w:w="75" w:type="dxa"/>
              <w:right w:w="150" w:type="dxa"/>
            </w:tcMar>
            <w:vAlign w:val="center"/>
          </w:tcPr>
          <w:p w14:paraId="5EF0640E" w14:textId="1DE839D5" w:rsidR="526A9340" w:rsidRPr="00F57B3D" w:rsidRDefault="009C0B53" w:rsidP="526A9340">
            <w:pPr>
              <w:spacing w:after="0"/>
              <w:jc w:val="center"/>
              <w:rPr>
                <w:sz w:val="20"/>
                <w:szCs w:val="20"/>
              </w:rPr>
            </w:pPr>
            <w:r w:rsidRPr="00F57B3D">
              <w:rPr>
                <w:sz w:val="20"/>
                <w:szCs w:val="20"/>
              </w:rPr>
              <w:t>M6</w:t>
            </w:r>
          </w:p>
        </w:tc>
      </w:tr>
      <w:tr w:rsidR="004B0C30" w14:paraId="1D077F30" w14:textId="77777777" w:rsidTr="00AB2F00">
        <w:trPr>
          <w:trHeight w:val="300"/>
        </w:trPr>
        <w:tc>
          <w:tcPr>
            <w:tcW w:w="2054" w:type="dxa"/>
            <w:tcBorders>
              <w:top w:val="single" w:sz="6" w:space="0" w:color="auto"/>
            </w:tcBorders>
            <w:shd w:val="clear" w:color="auto" w:fill="FFFFFF" w:themeFill="background1"/>
            <w:tcMar>
              <w:top w:w="75" w:type="dxa"/>
              <w:left w:w="150" w:type="dxa"/>
              <w:bottom w:w="75" w:type="dxa"/>
              <w:right w:w="150" w:type="dxa"/>
            </w:tcMar>
            <w:vAlign w:val="center"/>
          </w:tcPr>
          <w:p w14:paraId="7FC5EFBD" w14:textId="0388B084" w:rsidR="00E54417" w:rsidRPr="00F57B3D" w:rsidRDefault="009C0B53" w:rsidP="00E54417">
            <w:pPr>
              <w:spacing w:after="0"/>
              <w:rPr>
                <w:sz w:val="20"/>
                <w:szCs w:val="20"/>
              </w:rPr>
            </w:pPr>
            <w:r w:rsidRPr="00F57B3D">
              <w:rPr>
                <w:sz w:val="20"/>
                <w:szCs w:val="20"/>
              </w:rPr>
              <w:t xml:space="preserve">Calidad Nivel de Sistema </w:t>
            </w:r>
          </w:p>
        </w:tc>
        <w:tc>
          <w:tcPr>
            <w:tcW w:w="4537" w:type="dxa"/>
            <w:tcBorders>
              <w:top w:val="single" w:sz="6" w:space="0" w:color="auto"/>
            </w:tcBorders>
            <w:shd w:val="clear" w:color="auto" w:fill="FFFFFF" w:themeFill="background1"/>
            <w:tcMar>
              <w:top w:w="75" w:type="dxa"/>
              <w:left w:w="150" w:type="dxa"/>
              <w:bottom w:w="75" w:type="dxa"/>
              <w:right w:w="150" w:type="dxa"/>
            </w:tcMar>
            <w:vAlign w:val="center"/>
          </w:tcPr>
          <w:p w14:paraId="678B1800" w14:textId="3DCBF411" w:rsidR="00E54417" w:rsidRPr="00F57B3D" w:rsidRDefault="009C0B53" w:rsidP="00E54417">
            <w:pPr>
              <w:spacing w:after="0"/>
              <w:rPr>
                <w:sz w:val="20"/>
                <w:szCs w:val="20"/>
                <w:lang w:val="es-CO"/>
              </w:rPr>
            </w:pPr>
            <w:r w:rsidRPr="00F57B3D">
              <w:rPr>
                <w:sz w:val="20"/>
                <w:szCs w:val="20"/>
                <w:lang w:val="es-CO"/>
              </w:rPr>
              <w:t>Pruebas Funcionales validación de integraciones e2e</w:t>
            </w:r>
          </w:p>
        </w:tc>
        <w:tc>
          <w:tcPr>
            <w:tcW w:w="1379" w:type="dxa"/>
            <w:tcBorders>
              <w:top w:val="single" w:sz="6" w:space="0" w:color="auto"/>
            </w:tcBorders>
            <w:tcMar>
              <w:top w:w="75" w:type="dxa"/>
              <w:left w:w="150" w:type="dxa"/>
              <w:bottom w:w="75" w:type="dxa"/>
              <w:right w:w="150" w:type="dxa"/>
            </w:tcMar>
            <w:vAlign w:val="center"/>
          </w:tcPr>
          <w:p w14:paraId="5E249908" w14:textId="06FBD89D" w:rsidR="00E54417" w:rsidRPr="00F57B3D" w:rsidRDefault="009C0B53" w:rsidP="00E54417">
            <w:pPr>
              <w:spacing w:after="0"/>
              <w:rPr>
                <w:sz w:val="20"/>
                <w:szCs w:val="20"/>
                <w:lang w:val="es-CO"/>
              </w:rPr>
            </w:pPr>
            <w:r w:rsidRPr="00F57B3D">
              <w:rPr>
                <w:sz w:val="20"/>
                <w:szCs w:val="20"/>
              </w:rPr>
              <w:t>M4 – M6</w:t>
            </w:r>
          </w:p>
        </w:tc>
        <w:tc>
          <w:tcPr>
            <w:tcW w:w="1946" w:type="dxa"/>
            <w:tcBorders>
              <w:top w:val="single" w:sz="6" w:space="0" w:color="auto"/>
            </w:tcBorders>
            <w:tcMar>
              <w:top w:w="75" w:type="dxa"/>
              <w:left w:w="150" w:type="dxa"/>
              <w:bottom w:w="75" w:type="dxa"/>
              <w:right w:w="150" w:type="dxa"/>
            </w:tcMar>
            <w:vAlign w:val="center"/>
          </w:tcPr>
          <w:p w14:paraId="3D0FAA5D" w14:textId="06B1BDE7" w:rsidR="00E54417" w:rsidRPr="00F57B3D" w:rsidRDefault="009C0B53" w:rsidP="00E54417">
            <w:pPr>
              <w:spacing w:after="0"/>
              <w:jc w:val="center"/>
              <w:rPr>
                <w:sz w:val="20"/>
                <w:szCs w:val="20"/>
                <w:lang w:val="es-CO"/>
              </w:rPr>
            </w:pPr>
            <w:r w:rsidRPr="00F57B3D">
              <w:rPr>
                <w:sz w:val="20"/>
                <w:szCs w:val="20"/>
              </w:rPr>
              <w:t>M6</w:t>
            </w:r>
          </w:p>
        </w:tc>
      </w:tr>
      <w:tr w:rsidR="004B0C30" w14:paraId="2B7851C6" w14:textId="77777777" w:rsidTr="00AB2F00">
        <w:trPr>
          <w:trHeight w:val="300"/>
        </w:trPr>
        <w:tc>
          <w:tcPr>
            <w:tcW w:w="2054" w:type="dxa"/>
            <w:tcBorders>
              <w:top w:val="single" w:sz="6" w:space="0" w:color="auto"/>
            </w:tcBorders>
            <w:tcMar>
              <w:top w:w="75" w:type="dxa"/>
              <w:left w:w="150" w:type="dxa"/>
              <w:bottom w:w="75" w:type="dxa"/>
              <w:right w:w="150" w:type="dxa"/>
            </w:tcMar>
            <w:vAlign w:val="center"/>
          </w:tcPr>
          <w:p w14:paraId="404B894E" w14:textId="39F5026C" w:rsidR="00E54417" w:rsidRPr="00F57B3D" w:rsidRDefault="009C0B53" w:rsidP="00E54417">
            <w:pPr>
              <w:spacing w:after="0"/>
              <w:rPr>
                <w:sz w:val="20"/>
                <w:szCs w:val="20"/>
              </w:rPr>
            </w:pPr>
            <w:r w:rsidRPr="00F57B3D">
              <w:rPr>
                <w:sz w:val="20"/>
                <w:szCs w:val="20"/>
              </w:rPr>
              <w:t>Seguridad Operativa</w:t>
            </w:r>
          </w:p>
        </w:tc>
        <w:tc>
          <w:tcPr>
            <w:tcW w:w="4537" w:type="dxa"/>
            <w:tcBorders>
              <w:top w:val="single" w:sz="6" w:space="0" w:color="auto"/>
            </w:tcBorders>
            <w:tcMar>
              <w:top w:w="75" w:type="dxa"/>
              <w:left w:w="150" w:type="dxa"/>
              <w:bottom w:w="75" w:type="dxa"/>
              <w:right w:w="150" w:type="dxa"/>
            </w:tcMar>
            <w:vAlign w:val="center"/>
          </w:tcPr>
          <w:p w14:paraId="0A3FE4A5" w14:textId="68CE61A5" w:rsidR="00E54417" w:rsidRPr="00F57B3D" w:rsidRDefault="009C0B53" w:rsidP="00E54417">
            <w:pPr>
              <w:spacing w:after="0"/>
              <w:rPr>
                <w:sz w:val="20"/>
                <w:szCs w:val="20"/>
                <w:lang w:val="es-CO"/>
              </w:rPr>
            </w:pPr>
            <w:r w:rsidRPr="00F57B3D">
              <w:rPr>
                <w:sz w:val="20"/>
                <w:szCs w:val="20"/>
                <w:lang w:val="es-CO"/>
              </w:rPr>
              <w:t>Pruebas de resiliencia — autorización, VPC-SC, backup/restore, rollback y hallazgos críticos cerrados</w:t>
            </w:r>
          </w:p>
        </w:tc>
        <w:tc>
          <w:tcPr>
            <w:tcW w:w="1379" w:type="dxa"/>
            <w:tcBorders>
              <w:top w:val="single" w:sz="6" w:space="0" w:color="auto"/>
            </w:tcBorders>
            <w:tcMar>
              <w:top w:w="75" w:type="dxa"/>
              <w:left w:w="150" w:type="dxa"/>
              <w:bottom w:w="75" w:type="dxa"/>
              <w:right w:w="150" w:type="dxa"/>
            </w:tcMar>
            <w:vAlign w:val="center"/>
          </w:tcPr>
          <w:p w14:paraId="6958CFF7" w14:textId="7EAF850D" w:rsidR="00E54417" w:rsidRPr="00F57B3D" w:rsidRDefault="009C0B53" w:rsidP="00E54417">
            <w:pPr>
              <w:spacing w:after="0"/>
              <w:rPr>
                <w:sz w:val="20"/>
                <w:szCs w:val="20"/>
              </w:rPr>
            </w:pPr>
            <w:r w:rsidRPr="00F57B3D">
              <w:rPr>
                <w:sz w:val="20"/>
                <w:szCs w:val="20"/>
              </w:rPr>
              <w:t>M5 – M6</w:t>
            </w:r>
          </w:p>
        </w:tc>
        <w:tc>
          <w:tcPr>
            <w:tcW w:w="1946" w:type="dxa"/>
            <w:tcBorders>
              <w:top w:val="single" w:sz="6" w:space="0" w:color="auto"/>
            </w:tcBorders>
            <w:tcMar>
              <w:top w:w="75" w:type="dxa"/>
              <w:left w:w="150" w:type="dxa"/>
              <w:bottom w:w="75" w:type="dxa"/>
              <w:right w:w="150" w:type="dxa"/>
            </w:tcMar>
            <w:vAlign w:val="center"/>
          </w:tcPr>
          <w:p w14:paraId="020C178D" w14:textId="07BE4F93" w:rsidR="00E54417" w:rsidRPr="00F57B3D" w:rsidRDefault="009C0B53" w:rsidP="00E54417">
            <w:pPr>
              <w:spacing w:after="0"/>
              <w:jc w:val="center"/>
              <w:rPr>
                <w:sz w:val="20"/>
                <w:szCs w:val="20"/>
              </w:rPr>
            </w:pPr>
            <w:r w:rsidRPr="00F57B3D">
              <w:rPr>
                <w:sz w:val="20"/>
                <w:szCs w:val="20"/>
              </w:rPr>
              <w:t>M6</w:t>
            </w:r>
          </w:p>
        </w:tc>
      </w:tr>
      <w:tr w:rsidR="004B0C30" w14:paraId="1646B60C" w14:textId="77777777" w:rsidTr="00AB2F00">
        <w:trPr>
          <w:trHeight w:val="300"/>
        </w:trPr>
        <w:tc>
          <w:tcPr>
            <w:tcW w:w="2054" w:type="dxa"/>
            <w:tcBorders>
              <w:top w:val="single" w:sz="6" w:space="0" w:color="auto"/>
            </w:tcBorders>
            <w:tcMar>
              <w:top w:w="75" w:type="dxa"/>
              <w:left w:w="150" w:type="dxa"/>
              <w:bottom w:w="75" w:type="dxa"/>
              <w:right w:w="150" w:type="dxa"/>
            </w:tcMar>
            <w:vAlign w:val="center"/>
          </w:tcPr>
          <w:p w14:paraId="552CEC8E" w14:textId="52693391" w:rsidR="00E54417" w:rsidRPr="00293F6B" w:rsidRDefault="009C0B53" w:rsidP="00E54417">
            <w:pPr>
              <w:spacing w:after="0"/>
              <w:rPr>
                <w:sz w:val="20"/>
                <w:szCs w:val="20"/>
                <w:lang w:val="es-CO"/>
              </w:rPr>
            </w:pPr>
            <w:r w:rsidRPr="00293F6B">
              <w:rPr>
                <w:sz w:val="20"/>
                <w:szCs w:val="20"/>
                <w:lang w:val="es-CO"/>
              </w:rPr>
              <w:t>Operación</w:t>
            </w:r>
          </w:p>
        </w:tc>
        <w:tc>
          <w:tcPr>
            <w:tcW w:w="4537" w:type="dxa"/>
            <w:tcBorders>
              <w:top w:val="single" w:sz="6" w:space="0" w:color="auto"/>
            </w:tcBorders>
            <w:tcMar>
              <w:top w:w="75" w:type="dxa"/>
              <w:left w:w="150" w:type="dxa"/>
              <w:bottom w:w="75" w:type="dxa"/>
              <w:right w:w="150" w:type="dxa"/>
            </w:tcMar>
            <w:vAlign w:val="center"/>
          </w:tcPr>
          <w:p w14:paraId="35D616E9" w14:textId="187E09F0" w:rsidR="00E54417" w:rsidRPr="00F57B3D" w:rsidRDefault="009C0B53" w:rsidP="00E54417">
            <w:pPr>
              <w:spacing w:after="0"/>
              <w:rPr>
                <w:sz w:val="20"/>
                <w:szCs w:val="20"/>
                <w:lang w:val="es-CO"/>
              </w:rPr>
            </w:pPr>
            <w:r w:rsidRPr="00F57B3D">
              <w:rPr>
                <w:sz w:val="20"/>
                <w:szCs w:val="20"/>
                <w:lang w:val="es-CO"/>
              </w:rPr>
              <w:t>Go-live — runbooks operativos, monitoreo, soporte, ensayo de despliegue y aprobación de producción</w:t>
            </w:r>
          </w:p>
        </w:tc>
        <w:tc>
          <w:tcPr>
            <w:tcW w:w="1379" w:type="dxa"/>
            <w:tcBorders>
              <w:top w:val="single" w:sz="6" w:space="0" w:color="auto"/>
            </w:tcBorders>
            <w:tcMar>
              <w:top w:w="75" w:type="dxa"/>
              <w:left w:w="150" w:type="dxa"/>
              <w:bottom w:w="75" w:type="dxa"/>
              <w:right w:w="150" w:type="dxa"/>
            </w:tcMar>
            <w:vAlign w:val="center"/>
          </w:tcPr>
          <w:p w14:paraId="22523809" w14:textId="7EE7D082" w:rsidR="00E54417" w:rsidRPr="00293F6B" w:rsidRDefault="009C0B53" w:rsidP="00E54417">
            <w:pPr>
              <w:spacing w:after="0"/>
              <w:rPr>
                <w:sz w:val="20"/>
                <w:szCs w:val="20"/>
                <w:lang w:val="es-CO"/>
              </w:rPr>
            </w:pPr>
            <w:r w:rsidRPr="00293F6B">
              <w:rPr>
                <w:sz w:val="20"/>
                <w:szCs w:val="20"/>
                <w:lang w:val="es-CO"/>
              </w:rPr>
              <w:t>M5 – M6</w:t>
            </w:r>
          </w:p>
        </w:tc>
        <w:tc>
          <w:tcPr>
            <w:tcW w:w="1946" w:type="dxa"/>
            <w:tcBorders>
              <w:top w:val="single" w:sz="6" w:space="0" w:color="auto"/>
            </w:tcBorders>
            <w:tcMar>
              <w:top w:w="75" w:type="dxa"/>
              <w:left w:w="150" w:type="dxa"/>
              <w:bottom w:w="75" w:type="dxa"/>
              <w:right w:w="150" w:type="dxa"/>
            </w:tcMar>
            <w:vAlign w:val="center"/>
          </w:tcPr>
          <w:p w14:paraId="5F554A56" w14:textId="77777777" w:rsidR="00293F6B" w:rsidRPr="00293F6B" w:rsidRDefault="00293F6B" w:rsidP="00E54417">
            <w:pPr>
              <w:spacing w:after="0"/>
              <w:jc w:val="center"/>
              <w:rPr>
                <w:sz w:val="20"/>
                <w:szCs w:val="20"/>
                <w:lang w:val="es-CO"/>
              </w:rPr>
            </w:pPr>
          </w:p>
          <w:p w14:paraId="4D2D7902" w14:textId="77777777" w:rsidR="00293F6B" w:rsidRPr="00293F6B" w:rsidRDefault="00293F6B" w:rsidP="00E54417">
            <w:pPr>
              <w:spacing w:after="0"/>
              <w:jc w:val="center"/>
              <w:rPr>
                <w:sz w:val="20"/>
                <w:szCs w:val="20"/>
                <w:lang w:val="es-CO"/>
              </w:rPr>
            </w:pPr>
          </w:p>
          <w:p w14:paraId="610637A6" w14:textId="66119FD4" w:rsidR="00E54417" w:rsidRPr="00293F6B" w:rsidRDefault="009C0B53" w:rsidP="00E54417">
            <w:pPr>
              <w:spacing w:after="0"/>
              <w:jc w:val="center"/>
              <w:rPr>
                <w:sz w:val="20"/>
                <w:szCs w:val="20"/>
                <w:lang w:val="es-CO"/>
              </w:rPr>
            </w:pPr>
            <w:r w:rsidRPr="00293F6B">
              <w:rPr>
                <w:sz w:val="20"/>
                <w:szCs w:val="20"/>
                <w:lang w:val="es-CO"/>
              </w:rPr>
              <w:t>M6</w:t>
            </w:r>
          </w:p>
          <w:p w14:paraId="5EF05D56" w14:textId="77777777" w:rsidR="00293F6B" w:rsidRPr="00293F6B" w:rsidRDefault="00293F6B" w:rsidP="00E54417">
            <w:pPr>
              <w:spacing w:after="0"/>
              <w:jc w:val="center"/>
              <w:rPr>
                <w:sz w:val="20"/>
                <w:szCs w:val="20"/>
                <w:lang w:val="es-CO"/>
              </w:rPr>
            </w:pPr>
          </w:p>
          <w:p w14:paraId="29D38E8B" w14:textId="77777777" w:rsidR="00293F6B" w:rsidRPr="00293F6B" w:rsidRDefault="00293F6B" w:rsidP="00E54417">
            <w:pPr>
              <w:spacing w:after="0"/>
              <w:jc w:val="center"/>
              <w:rPr>
                <w:sz w:val="20"/>
                <w:szCs w:val="20"/>
                <w:lang w:val="es-CO"/>
              </w:rPr>
            </w:pPr>
          </w:p>
          <w:p w14:paraId="69D365B2" w14:textId="77777777" w:rsidR="00293F6B" w:rsidRPr="00293F6B" w:rsidRDefault="00293F6B" w:rsidP="00E54417">
            <w:pPr>
              <w:spacing w:after="0"/>
              <w:jc w:val="center"/>
              <w:rPr>
                <w:sz w:val="20"/>
                <w:szCs w:val="20"/>
                <w:lang w:val="es-CO"/>
              </w:rPr>
            </w:pPr>
          </w:p>
          <w:p w14:paraId="5CA881FA" w14:textId="77777777" w:rsidR="00293F6B" w:rsidRPr="00293F6B" w:rsidRDefault="00293F6B" w:rsidP="00E54417">
            <w:pPr>
              <w:spacing w:after="0"/>
              <w:jc w:val="center"/>
              <w:rPr>
                <w:sz w:val="20"/>
                <w:szCs w:val="20"/>
                <w:lang w:val="es-CO"/>
              </w:rPr>
            </w:pPr>
          </w:p>
          <w:p w14:paraId="1ABECCDD" w14:textId="6F30870F" w:rsidR="00293F6B" w:rsidRPr="00293F6B" w:rsidRDefault="00293F6B" w:rsidP="00E54417">
            <w:pPr>
              <w:spacing w:after="0"/>
              <w:jc w:val="center"/>
              <w:rPr>
                <w:sz w:val="20"/>
                <w:szCs w:val="20"/>
                <w:lang w:val="es-CO"/>
              </w:rPr>
            </w:pPr>
          </w:p>
        </w:tc>
      </w:tr>
    </w:tbl>
    <w:p w14:paraId="2DBB96C8" w14:textId="67903DCE" w:rsidR="001A24FF" w:rsidRPr="00E75455" w:rsidRDefault="009C0B53" w:rsidP="00750DCB">
      <w:pPr>
        <w:pStyle w:val="Ttulo2"/>
      </w:pPr>
      <w:bookmarkStart w:id="366" w:name="_Toc238570976"/>
      <w:bookmarkStart w:id="367" w:name="_Toc238651552"/>
      <w:bookmarkStart w:id="368" w:name="_Toc240576101"/>
      <w:commentRangeStart w:id="369"/>
      <w:commentRangeStart w:id="370"/>
      <w:commentRangeStart w:id="371"/>
      <w:commentRangeStart w:id="372"/>
      <w:commentRangeStart w:id="373"/>
      <w:r w:rsidRPr="00E75455">
        <w:lastRenderedPageBreak/>
        <w:t>Visión</w:t>
      </w:r>
      <w:r w:rsidR="00321A4F" w:rsidRPr="00E75455">
        <w:t xml:space="preserve"> </w:t>
      </w:r>
      <w:bookmarkEnd w:id="366"/>
      <w:bookmarkEnd w:id="367"/>
      <w:r w:rsidR="00266C86">
        <w:t>de evolución de Alejan</w:t>
      </w:r>
      <w:r w:rsidR="008F03D3">
        <w:t>drIA – No vinculante</w:t>
      </w:r>
      <w:bookmarkEnd w:id="368"/>
    </w:p>
    <w:p w14:paraId="4FB6A570" w14:textId="77777777" w:rsidR="00BA33D0" w:rsidRDefault="00BA33D0" w:rsidP="00AB2F00">
      <w:pPr>
        <w:ind w:left="720"/>
        <w:jc w:val="both"/>
        <w:rPr>
          <w:sz w:val="20"/>
          <w:szCs w:val="20"/>
          <w:lang w:val="es-CO"/>
        </w:rPr>
      </w:pPr>
      <w:r w:rsidRPr="00BA33D0">
        <w:rPr>
          <w:sz w:val="20"/>
          <w:szCs w:val="20"/>
          <w:lang w:val="es-CO"/>
        </w:rPr>
        <w:t>La visión de evolución de AlejandrIA contempla que las capacidades construidas durante la primera etapa constituyan una fundación extensible, gobernada y preparada para escalar, sobre la cual puedan incorporarse progresivamente nuevas fuentes y dominios de información, nuevos Data Partners, datos multimodales y casos de uso de mayor complejidad analítica y operacional. Desde el Release 1 se establecerán las capacidades base de interoperabilidad, OMOP, gobierno bajo MAGI 2.0, APIs y servicios, observabilidad, controles de IA Responsable, Human-in-the-Loop cuando aplique, mecanismos de ingesta batch y streaming, así como una primera versión del framework de madurez y onboarding de Data Partners, que permitirá orientar su incorporación posterior de acuerdo con sus capacidades y brechas.</w:t>
      </w:r>
    </w:p>
    <w:p w14:paraId="211D1B55" w14:textId="5BE3DD89" w:rsidR="00E25F60" w:rsidRPr="00F57B3D" w:rsidRDefault="009C0B53" w:rsidP="00AB2F00">
      <w:pPr>
        <w:ind w:left="720"/>
        <w:jc w:val="both"/>
        <w:rPr>
          <w:sz w:val="20"/>
          <w:szCs w:val="20"/>
          <w:lang w:val="es-CO"/>
        </w:rPr>
      </w:pPr>
      <w:r w:rsidRPr="00F57B3D">
        <w:rPr>
          <w:sz w:val="20"/>
          <w:szCs w:val="20"/>
          <w:lang w:val="es-CO"/>
        </w:rPr>
        <w:t xml:space="preserve">A medida que aumente la cobertura y riqueza de los datos —incluyendo información clínica, administrativa, financiera, imágenes, documentos no estructurados, señales, genómica y otras modalidades priorizadas—, la plataforma podrá evolucionar desde los casos iniciales de PHM y RWE hacia nuevas iniciativas como Marcas en Salud, fortaleciendo la identificación y clasificación de perfiles y condiciones de salud; la Transformación Operativa de Autorizaciones, Convenios y Cuentas Médicas, mediante modelos predictivos, prescriptivos y detección de patrones o anomalías que apoyen la eficiencia operacional y la contención del costo; y los Índices de Desenlace, orientados a anticipar eventos clínicos adversos y fortalecer una gestión preventiva del riesgo. </w:t>
      </w:r>
    </w:p>
    <w:p w14:paraId="76B9ED32" w14:textId="6D4B7EE4" w:rsidR="00E25F60" w:rsidRPr="00F57B3D" w:rsidRDefault="009C0B53" w:rsidP="00AB2F00">
      <w:pPr>
        <w:ind w:left="720"/>
        <w:jc w:val="both"/>
        <w:rPr>
          <w:sz w:val="20"/>
          <w:szCs w:val="20"/>
          <w:lang w:val="es-CO"/>
        </w:rPr>
      </w:pPr>
      <w:r w:rsidRPr="73BABE33">
        <w:rPr>
          <w:sz w:val="20"/>
          <w:szCs w:val="20"/>
          <w:lang w:val="es-CO"/>
        </w:rPr>
        <w:t xml:space="preserve">Esta evolución permitirá reutilizar </w:t>
      </w:r>
      <w:r w:rsidR="005B525A" w:rsidRPr="005B525A">
        <w:rPr>
          <w:sz w:val="20"/>
          <w:szCs w:val="20"/>
          <w:lang w:val="es-CO"/>
        </w:rPr>
        <w:t xml:space="preserve">e industrializar </w:t>
      </w:r>
      <w:r w:rsidRPr="73BABE33">
        <w:rPr>
          <w:sz w:val="20"/>
          <w:szCs w:val="20"/>
          <w:lang w:val="es-CO"/>
        </w:rPr>
        <w:t xml:space="preserve">de manera incremental las capacidades de interoperabilidad, federación, productos de datos, capa semántica, modelos analíticos, </w:t>
      </w:r>
      <w:r w:rsidR="005B525A" w:rsidRPr="005B525A">
        <w:rPr>
          <w:sz w:val="20"/>
          <w:szCs w:val="20"/>
          <w:lang w:val="es-CO"/>
        </w:rPr>
        <w:t>Inteligencia Artificial y agentes, así como los mecanismos de gobierno, operación y onboarding definidos desde la primera versión</w:t>
      </w:r>
      <w:r w:rsidRPr="73BABE33">
        <w:rPr>
          <w:sz w:val="20"/>
          <w:szCs w:val="20"/>
          <w:lang w:val="es-CO"/>
        </w:rPr>
        <w:t xml:space="preserve">, convirtiendo progresivamente a AlejandrIA en una plataforma común para transformar datos de salud en conocimiento, predicción y acciones oportunas y personalizadas, sin limitar su evolución a los casos de uso contemplados en </w:t>
      </w:r>
      <w:commentRangeEnd w:id="369"/>
      <w:r w:rsidR="00E75455" w:rsidRPr="005B525A" w:rsidDel="00A307E0">
        <w:rPr>
          <w:rStyle w:val="Refdecomentario"/>
          <w:sz w:val="20"/>
          <w:szCs w:val="20"/>
          <w:lang w:val="es-CO"/>
        </w:rPr>
        <w:commentReference w:id="369"/>
      </w:r>
      <w:commentRangeEnd w:id="370"/>
      <w:r w:rsidRPr="005B525A">
        <w:rPr>
          <w:rStyle w:val="Refdecomentario"/>
          <w:sz w:val="20"/>
          <w:szCs w:val="20"/>
          <w:lang w:val="es-CO"/>
        </w:rPr>
        <w:commentReference w:id="370"/>
      </w:r>
      <w:commentRangeEnd w:id="371"/>
      <w:r w:rsidRPr="005B525A">
        <w:rPr>
          <w:rStyle w:val="Refdecomentario"/>
          <w:sz w:val="20"/>
          <w:szCs w:val="20"/>
          <w:lang w:val="es-CO"/>
        </w:rPr>
        <w:commentReference w:id="371"/>
      </w:r>
      <w:commentRangeEnd w:id="372"/>
      <w:r w:rsidRPr="005B525A">
        <w:rPr>
          <w:rStyle w:val="Refdecomentario"/>
          <w:sz w:val="20"/>
          <w:szCs w:val="20"/>
          <w:lang w:val="es-CO"/>
        </w:rPr>
        <w:commentReference w:id="372"/>
      </w:r>
      <w:commentRangeEnd w:id="373"/>
      <w:r w:rsidRPr="005B525A">
        <w:rPr>
          <w:rStyle w:val="Refdecomentario"/>
          <w:sz w:val="20"/>
          <w:szCs w:val="20"/>
          <w:lang w:val="es-CO"/>
        </w:rPr>
        <w:commentReference w:id="373"/>
      </w:r>
      <w:r w:rsidR="005B525A" w:rsidRPr="005B525A">
        <w:rPr>
          <w:sz w:val="20"/>
          <w:szCs w:val="20"/>
          <w:lang w:val="es-CO"/>
        </w:rPr>
        <w:t>el Release 1.</w:t>
      </w:r>
    </w:p>
    <w:p w14:paraId="04FC79E6" w14:textId="2384D4FB" w:rsidR="001A24FF" w:rsidRPr="002E7DC2" w:rsidRDefault="00266C86" w:rsidP="008F03D3">
      <w:pPr>
        <w:ind w:left="720"/>
        <w:jc w:val="center"/>
        <w:rPr>
          <w:sz w:val="16"/>
          <w:szCs w:val="16"/>
          <w:lang w:val="es-CO"/>
        </w:rPr>
      </w:pPr>
      <w:r w:rsidRPr="00266C86">
        <w:rPr>
          <w:sz w:val="16"/>
          <w:szCs w:val="16"/>
        </w:rPr>
        <w:drawing>
          <wp:inline distT="0" distB="0" distL="0" distR="0" wp14:anchorId="39EB7268" wp14:editId="52CDBE68">
            <wp:extent cx="5612130" cy="3158490"/>
            <wp:effectExtent l="0" t="0" r="7620" b="3810"/>
            <wp:docPr id="8" name="Imagen 7">
              <a:extLst xmlns:a="http://schemas.openxmlformats.org/drawingml/2006/main">
                <a:ext uri="{FF2B5EF4-FFF2-40B4-BE49-F238E27FC236}">
                  <a16:creationId xmlns:a16="http://schemas.microsoft.com/office/drawing/2014/main" id="{BF02BE32-ADE8-C246-CFE3-85196A4D3D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BF02BE32-ADE8-C246-CFE3-85196A4D3DFC}"/>
                        </a:ext>
                      </a:extLst>
                    </pic:cNvPr>
                    <pic:cNvPicPr>
                      <a:picLocks noChangeAspect="1"/>
                    </pic:cNvPicPr>
                  </pic:nvPicPr>
                  <pic:blipFill>
                    <a:blip r:embed="rId26"/>
                    <a:stretch>
                      <a:fillRect/>
                    </a:stretch>
                  </pic:blipFill>
                  <pic:spPr>
                    <a:xfrm>
                      <a:off x="0" y="0"/>
                      <a:ext cx="5612130" cy="3158490"/>
                    </a:xfrm>
                    <a:prstGeom prst="rect">
                      <a:avLst/>
                    </a:prstGeom>
                  </pic:spPr>
                </pic:pic>
              </a:graphicData>
            </a:graphic>
          </wp:inline>
        </w:drawing>
      </w:r>
    </w:p>
    <w:p w14:paraId="0F93EB8D" w14:textId="5B9CD0C7" w:rsidR="0064405B" w:rsidRPr="00471FBC" w:rsidRDefault="00E26F36" w:rsidP="00DE5697">
      <w:pPr>
        <w:ind w:left="720"/>
        <w:jc w:val="both"/>
        <w:rPr>
          <w:b/>
          <w:bCs/>
          <w:sz w:val="20"/>
          <w:szCs w:val="20"/>
          <w:lang w:val="es-CO"/>
        </w:rPr>
      </w:pPr>
      <w:r>
        <w:rPr>
          <w:b/>
          <w:bCs/>
          <w:sz w:val="20"/>
          <w:szCs w:val="20"/>
          <w:lang w:val="es-CO"/>
        </w:rPr>
        <w:lastRenderedPageBreak/>
        <w:t>*</w:t>
      </w:r>
      <w:r w:rsidR="0064405B" w:rsidRPr="00471FBC">
        <w:rPr>
          <w:b/>
          <w:bCs/>
          <w:sz w:val="20"/>
          <w:szCs w:val="20"/>
          <w:lang w:val="es-CO"/>
        </w:rPr>
        <w:t xml:space="preserve">Nota : </w:t>
      </w:r>
      <w:r w:rsidR="00A84D67" w:rsidRPr="00471FBC">
        <w:rPr>
          <w:sz w:val="20"/>
          <w:szCs w:val="20"/>
          <w:lang w:val="es-CO"/>
        </w:rPr>
        <w:t>El contenido del punto 5.3 es de carácter referencial</w:t>
      </w:r>
      <w:r w:rsidR="00F67640">
        <w:rPr>
          <w:sz w:val="20"/>
          <w:szCs w:val="20"/>
          <w:lang w:val="es-CO"/>
        </w:rPr>
        <w:t xml:space="preserve"> NO VINCULANTE</w:t>
      </w:r>
      <w:r w:rsidR="00A84D67" w:rsidRPr="00471FBC">
        <w:rPr>
          <w:sz w:val="20"/>
          <w:szCs w:val="20"/>
          <w:lang w:val="es-CO"/>
        </w:rPr>
        <w:t xml:space="preserve"> y corresponde a una visión preliminar, por lo que podrá ser ajustado o refinado con base en los resultados, aprendizajes y evolución observados durante los seis meses de ejecución del proyecto</w:t>
      </w:r>
      <w:r w:rsidR="00A84D67" w:rsidRPr="00471FBC">
        <w:rPr>
          <w:b/>
          <w:bCs/>
          <w:sz w:val="20"/>
          <w:szCs w:val="20"/>
          <w:lang w:val="es-CO"/>
        </w:rPr>
        <w:t>.</w:t>
      </w:r>
      <w:r w:rsidR="0078211E" w:rsidRPr="00471FBC">
        <w:rPr>
          <w:b/>
          <w:bCs/>
          <w:sz w:val="20"/>
          <w:szCs w:val="20"/>
          <w:lang w:val="es-CO"/>
        </w:rPr>
        <w:t xml:space="preserve"> </w:t>
      </w:r>
    </w:p>
    <w:p w14:paraId="5B876D54" w14:textId="389D921E" w:rsidR="009A3CCC" w:rsidRPr="000867C1" w:rsidRDefault="009C0B53" w:rsidP="000867C1">
      <w:pPr>
        <w:pStyle w:val="Ttulo1"/>
      </w:pPr>
      <w:bookmarkStart w:id="375" w:name="_Toc238483100"/>
      <w:bookmarkStart w:id="376" w:name="_Toc238570977"/>
      <w:bookmarkStart w:id="377" w:name="_Toc238651553"/>
      <w:bookmarkStart w:id="378" w:name="_Toc240576102"/>
      <w:r w:rsidRPr="000867C1">
        <w:t>Roles y responsabilidades</w:t>
      </w:r>
      <w:bookmarkEnd w:id="375"/>
      <w:bookmarkEnd w:id="376"/>
      <w:bookmarkEnd w:id="377"/>
      <w:bookmarkEnd w:id="378"/>
    </w:p>
    <w:p w14:paraId="000276E6" w14:textId="78C93AE8" w:rsidR="00F050EF" w:rsidRPr="00E75455" w:rsidRDefault="009C0B53" w:rsidP="00750DCB">
      <w:pPr>
        <w:pStyle w:val="Ttulo2"/>
      </w:pPr>
      <w:bookmarkStart w:id="379" w:name="_Toc238570978"/>
      <w:bookmarkStart w:id="380" w:name="_Toc238651554"/>
      <w:bookmarkStart w:id="381" w:name="_Toc240576103"/>
      <w:r w:rsidRPr="00E75455">
        <w:t>Objetivo del modelo de trabajo</w:t>
      </w:r>
      <w:bookmarkEnd w:id="379"/>
      <w:bookmarkEnd w:id="380"/>
      <w:bookmarkEnd w:id="381"/>
    </w:p>
    <w:p w14:paraId="79980C40" w14:textId="7DF08EA0" w:rsidR="00F050EF" w:rsidRPr="00F57B3D" w:rsidRDefault="009C0B53" w:rsidP="00AB2F00">
      <w:pPr>
        <w:ind w:left="720"/>
        <w:jc w:val="both"/>
        <w:rPr>
          <w:sz w:val="20"/>
          <w:szCs w:val="20"/>
          <w:lang w:val="es-CO"/>
        </w:rPr>
      </w:pPr>
      <w:r w:rsidRPr="00F57B3D">
        <w:rPr>
          <w:sz w:val="20"/>
          <w:szCs w:val="20"/>
          <w:lang w:val="es-CO"/>
        </w:rPr>
        <w:t xml:space="preserve">Para la etapa fundacional de </w:t>
      </w:r>
      <w:r w:rsidRPr="00F57B3D">
        <w:rPr>
          <w:b/>
          <w:bCs/>
          <w:sz w:val="20"/>
          <w:szCs w:val="20"/>
          <w:lang w:val="es-CO"/>
        </w:rPr>
        <w:t>AlejandrIA</w:t>
      </w:r>
      <w:r w:rsidRPr="00F57B3D">
        <w:rPr>
          <w:sz w:val="20"/>
          <w:szCs w:val="20"/>
          <w:lang w:val="es-CO"/>
        </w:rPr>
        <w:t xml:space="preserve">, se propone un modelo de ejecución basado en </w:t>
      </w:r>
      <w:r w:rsidR="001F59FB" w:rsidRPr="00F57B3D">
        <w:rPr>
          <w:b/>
          <w:bCs/>
          <w:sz w:val="20"/>
          <w:szCs w:val="20"/>
          <w:lang w:val="es-CO"/>
        </w:rPr>
        <w:t>dos</w:t>
      </w:r>
      <w:r w:rsidRPr="00F57B3D">
        <w:rPr>
          <w:b/>
          <w:bCs/>
          <w:sz w:val="20"/>
          <w:szCs w:val="20"/>
          <w:lang w:val="es-CO"/>
        </w:rPr>
        <w:t xml:space="preserve"> células de trabajo especializadas y coordinadas</w:t>
      </w:r>
      <w:r w:rsidRPr="00F57B3D">
        <w:rPr>
          <w:sz w:val="20"/>
          <w:szCs w:val="20"/>
          <w:lang w:val="es-CO"/>
        </w:rPr>
        <w:t>, que permiten avanzar de forma paralela en la definición de valor, la construcción de capacidades técnicas y la implementación de casos de uso priorizados.</w:t>
      </w:r>
    </w:p>
    <w:p w14:paraId="260FCA41" w14:textId="4D965F62" w:rsidR="00293F6B" w:rsidRPr="00F57B3D" w:rsidRDefault="009C0B53" w:rsidP="00AB2F00">
      <w:pPr>
        <w:ind w:left="720"/>
        <w:jc w:val="both"/>
        <w:rPr>
          <w:sz w:val="20"/>
          <w:szCs w:val="20"/>
          <w:lang w:val="es-CO"/>
        </w:rPr>
      </w:pPr>
      <w:r w:rsidRPr="00F57B3D">
        <w:rPr>
          <w:sz w:val="20"/>
          <w:szCs w:val="20"/>
          <w:lang w:val="es-CO"/>
        </w:rPr>
        <w:t>Este modelo busca asegurar que el programa no se limite a una implementación tecnológica, sino que conecte de manera ordenada la estrategia de negocio en salud, la disponibilidad de datos, la arquitectura, el gobierno, la calidad, la analítica, la adopción y la generación de valor medible.</w:t>
      </w:r>
    </w:p>
    <w:p w14:paraId="77AA6350" w14:textId="5D60DB7E" w:rsidR="00F050EF" w:rsidRPr="00F57B3D" w:rsidRDefault="009C0B53" w:rsidP="00AB2F00">
      <w:pPr>
        <w:ind w:left="720"/>
        <w:rPr>
          <w:sz w:val="20"/>
          <w:szCs w:val="20"/>
          <w:lang w:val="es-CO"/>
        </w:rPr>
      </w:pPr>
      <w:r w:rsidRPr="00F57B3D">
        <w:rPr>
          <w:sz w:val="20"/>
          <w:szCs w:val="20"/>
          <w:lang w:val="es-CO"/>
        </w:rPr>
        <w:t xml:space="preserve">Las </w:t>
      </w:r>
      <w:r w:rsidR="0058010D" w:rsidRPr="00F57B3D">
        <w:rPr>
          <w:sz w:val="20"/>
          <w:szCs w:val="20"/>
          <w:lang w:val="es-CO"/>
        </w:rPr>
        <w:t>dos</w:t>
      </w:r>
      <w:r w:rsidR="007F670E" w:rsidRPr="00F57B3D">
        <w:rPr>
          <w:sz w:val="20"/>
          <w:szCs w:val="20"/>
          <w:lang w:val="es-CO"/>
        </w:rPr>
        <w:t xml:space="preserve"> </w:t>
      </w:r>
      <w:r w:rsidRPr="00F57B3D">
        <w:rPr>
          <w:sz w:val="20"/>
          <w:szCs w:val="20"/>
          <w:lang w:val="es-CO"/>
        </w:rPr>
        <w:t>células propuestas son:</w:t>
      </w:r>
    </w:p>
    <w:p w14:paraId="43FC98DE" w14:textId="77777777" w:rsidR="00F050EF" w:rsidRPr="00F57B3D" w:rsidRDefault="009C0B53" w:rsidP="00AB2F00">
      <w:pPr>
        <w:numPr>
          <w:ilvl w:val="0"/>
          <w:numId w:val="24"/>
        </w:numPr>
        <w:tabs>
          <w:tab w:val="clear" w:pos="720"/>
          <w:tab w:val="num" w:pos="1440"/>
        </w:tabs>
        <w:ind w:left="1440"/>
        <w:rPr>
          <w:sz w:val="20"/>
          <w:szCs w:val="20"/>
          <w:lang w:val="pt-BR"/>
        </w:rPr>
      </w:pPr>
      <w:r w:rsidRPr="00F57B3D">
        <w:rPr>
          <w:b/>
          <w:bCs/>
          <w:sz w:val="20"/>
          <w:szCs w:val="20"/>
          <w:lang w:val="pt-BR"/>
        </w:rPr>
        <w:t>Célula de Casos de Uso o Implementadora</w:t>
      </w:r>
    </w:p>
    <w:p w14:paraId="4C8163E6" w14:textId="0B782EB2" w:rsidR="00F050EF" w:rsidRPr="00F57B3D" w:rsidRDefault="009C0B53" w:rsidP="00AB2F00">
      <w:pPr>
        <w:numPr>
          <w:ilvl w:val="0"/>
          <w:numId w:val="24"/>
        </w:numPr>
        <w:tabs>
          <w:tab w:val="clear" w:pos="720"/>
          <w:tab w:val="num" w:pos="1440"/>
        </w:tabs>
        <w:ind w:left="1440"/>
        <w:rPr>
          <w:sz w:val="20"/>
          <w:szCs w:val="20"/>
          <w:lang w:val="es-CO"/>
        </w:rPr>
      </w:pPr>
      <w:r w:rsidRPr="00F57B3D">
        <w:rPr>
          <w:b/>
          <w:bCs/>
          <w:sz w:val="20"/>
          <w:szCs w:val="20"/>
          <w:lang w:val="es-CO"/>
        </w:rPr>
        <w:t>Célula de Data Partner / Dominios Salud</w:t>
      </w:r>
    </w:p>
    <w:p w14:paraId="77BAC872" w14:textId="572E7489" w:rsidR="00F050EF" w:rsidRPr="00F57B3D" w:rsidRDefault="009C0B53" w:rsidP="00AB2F00">
      <w:pPr>
        <w:ind w:left="720"/>
        <w:jc w:val="both"/>
        <w:rPr>
          <w:sz w:val="20"/>
          <w:szCs w:val="20"/>
          <w:lang w:val="es-CO"/>
        </w:rPr>
      </w:pPr>
      <w:r w:rsidRPr="00F57B3D">
        <w:rPr>
          <w:sz w:val="20"/>
          <w:szCs w:val="20"/>
          <w:lang w:val="es-CO"/>
        </w:rPr>
        <w:t>Estas células trabajan de manera articulada con los equipos de SURA, quienes habilitan el conocimiento funcional, la priorización, las fuentes, la arquitectura corporativa, la seguridad, la privacidad, la calidad y la validación de resultados.</w:t>
      </w:r>
    </w:p>
    <w:p w14:paraId="53A8A856" w14:textId="25428847" w:rsidR="00F050EF" w:rsidRPr="00E75455" w:rsidRDefault="009C0B53" w:rsidP="00750DCB">
      <w:pPr>
        <w:pStyle w:val="Ttulo2"/>
      </w:pPr>
      <w:bookmarkStart w:id="382" w:name="_Toc238570979"/>
      <w:bookmarkStart w:id="383" w:name="_Toc238651555"/>
      <w:bookmarkStart w:id="384" w:name="_Toc240576104"/>
      <w:r w:rsidRPr="00E75455">
        <w:t>Modelo general de células</w:t>
      </w:r>
      <w:bookmarkEnd w:id="382"/>
      <w:bookmarkEnd w:id="383"/>
      <w:bookmarkEnd w:id="384"/>
    </w:p>
    <w:p w14:paraId="084ECCE1" w14:textId="1CA4268D" w:rsidR="00F050EF" w:rsidRPr="00F57B3D" w:rsidRDefault="009C0B53" w:rsidP="00AB2F00">
      <w:pPr>
        <w:ind w:left="720"/>
        <w:jc w:val="both"/>
        <w:rPr>
          <w:sz w:val="20"/>
          <w:szCs w:val="20"/>
          <w:lang w:val="es-CO"/>
        </w:rPr>
      </w:pPr>
      <w:r w:rsidRPr="00F57B3D">
        <w:rPr>
          <w:sz w:val="20"/>
          <w:szCs w:val="20"/>
          <w:lang w:val="es-CO"/>
        </w:rPr>
        <w:t>El modelo de células permite organizar la ejecución fundacional de AlejandrIA bajo una lógica de flujo continuo:</w:t>
      </w:r>
    </w:p>
    <w:p w14:paraId="52167ADA" w14:textId="6C5C7774" w:rsidR="00F050EF" w:rsidRPr="00F57B3D" w:rsidRDefault="009C0B53" w:rsidP="00AB2F00">
      <w:pPr>
        <w:ind w:left="720"/>
        <w:jc w:val="both"/>
        <w:rPr>
          <w:sz w:val="20"/>
          <w:szCs w:val="20"/>
          <w:lang w:val="es-CO"/>
        </w:rPr>
      </w:pPr>
      <w:r w:rsidRPr="00F57B3D">
        <w:rPr>
          <w:b/>
          <w:bCs/>
          <w:sz w:val="20"/>
          <w:szCs w:val="20"/>
          <w:lang w:val="es-CO"/>
        </w:rPr>
        <w:t xml:space="preserve">La </w:t>
      </w:r>
      <w:r w:rsidR="0081550D" w:rsidRPr="00F57B3D">
        <w:rPr>
          <w:b/>
          <w:bCs/>
          <w:sz w:val="20"/>
          <w:szCs w:val="20"/>
          <w:lang w:val="es-CO"/>
        </w:rPr>
        <w:t xml:space="preserve">Mesa de factibilidad </w:t>
      </w:r>
      <w:r w:rsidRPr="00F57B3D">
        <w:rPr>
          <w:sz w:val="20"/>
          <w:szCs w:val="20"/>
          <w:lang w:val="es-CO"/>
        </w:rPr>
        <w:t xml:space="preserve"> </w:t>
      </w:r>
      <w:r w:rsidR="003D37E9" w:rsidRPr="00F57B3D">
        <w:rPr>
          <w:sz w:val="20"/>
          <w:szCs w:val="20"/>
          <w:lang w:val="es-CO"/>
        </w:rPr>
        <w:t>Mesa de Factibilidad se coordinará durante el primer mes de proyecto una mesa para realizar las factibilidades necesarias asociadas a las iniciativas de esta fa</w:t>
      </w:r>
      <w:r w:rsidR="00AB3E62" w:rsidRPr="00F57B3D">
        <w:rPr>
          <w:sz w:val="20"/>
          <w:szCs w:val="20"/>
          <w:lang w:val="es-CO"/>
        </w:rPr>
        <w:t>se.</w:t>
      </w:r>
    </w:p>
    <w:p w14:paraId="4373CFFE" w14:textId="061B1933" w:rsidR="00F050EF" w:rsidRPr="00F57B3D" w:rsidRDefault="009C0B53" w:rsidP="00AB2F00">
      <w:pPr>
        <w:ind w:left="720"/>
        <w:jc w:val="both"/>
        <w:rPr>
          <w:sz w:val="20"/>
          <w:szCs w:val="20"/>
          <w:lang w:val="es-CO"/>
        </w:rPr>
      </w:pPr>
      <w:r w:rsidRPr="00F57B3D">
        <w:rPr>
          <w:b/>
          <w:bCs/>
          <w:sz w:val="20"/>
          <w:szCs w:val="20"/>
          <w:lang w:val="es-CO"/>
        </w:rPr>
        <w:t>La Célula de Data Partner / Dominios Salud</w:t>
      </w:r>
      <w:r w:rsidRPr="00F57B3D">
        <w:rPr>
          <w:sz w:val="20"/>
          <w:szCs w:val="20"/>
          <w:lang w:val="es-CO"/>
        </w:rPr>
        <w:t xml:space="preserve"> habilita las fuentes, arquitectura de datos, modelo </w:t>
      </w:r>
      <w:commentRangeStart w:id="385"/>
      <w:commentRangeStart w:id="386"/>
      <w:r w:rsidRPr="00F57B3D">
        <w:rPr>
          <w:sz w:val="20"/>
          <w:szCs w:val="20"/>
          <w:lang w:val="es-CO"/>
        </w:rPr>
        <w:t>medallón</w:t>
      </w:r>
      <w:commentRangeEnd w:id="385"/>
      <w:r w:rsidR="003A25E0" w:rsidRPr="00F57B3D">
        <w:rPr>
          <w:rStyle w:val="Refdecomentario"/>
          <w:sz w:val="20"/>
          <w:szCs w:val="20"/>
          <w:lang w:val="es-CO"/>
        </w:rPr>
        <w:commentReference w:id="385"/>
      </w:r>
      <w:commentRangeEnd w:id="386"/>
      <w:r w:rsidRPr="00F57B3D">
        <w:rPr>
          <w:rStyle w:val="Refdecomentario"/>
          <w:sz w:val="20"/>
          <w:szCs w:val="20"/>
          <w:lang w:val="es-CO"/>
        </w:rPr>
        <w:commentReference w:id="386"/>
      </w:r>
      <w:r w:rsidRPr="00F57B3D">
        <w:rPr>
          <w:sz w:val="20"/>
          <w:szCs w:val="20"/>
          <w:lang w:val="es-CO"/>
        </w:rPr>
        <w:t>, OMOP, catálogo, linaje, calidad y gobierno necesarios para que los datos estén disponibles de forma confiable, segura y reutilizable.</w:t>
      </w:r>
    </w:p>
    <w:p w14:paraId="4CFF1219" w14:textId="58A266B5" w:rsidR="00F050EF" w:rsidRPr="00F57B3D" w:rsidRDefault="009C0B53" w:rsidP="00AB2F00">
      <w:pPr>
        <w:ind w:left="720"/>
        <w:jc w:val="both"/>
        <w:rPr>
          <w:sz w:val="20"/>
          <w:szCs w:val="20"/>
          <w:lang w:val="es-CO"/>
        </w:rPr>
      </w:pPr>
      <w:r w:rsidRPr="00F57B3D">
        <w:rPr>
          <w:b/>
          <w:bCs/>
          <w:sz w:val="20"/>
          <w:szCs w:val="20"/>
          <w:lang w:val="es-CO"/>
        </w:rPr>
        <w:t>La Célula de Casos de Uso o Implementadora</w:t>
      </w:r>
      <w:r w:rsidRPr="00F57B3D">
        <w:rPr>
          <w:sz w:val="20"/>
          <w:szCs w:val="20"/>
          <w:lang w:val="es-CO"/>
        </w:rPr>
        <w:t xml:space="preserve"> toma el backlog priorizado y los productos de datos habilitados para construir las capacidades funcionales, analíticas y tecnológicas asociadas a PHM, RWE, dashboards, modelos, agentes y servicios analíticos.</w:t>
      </w:r>
    </w:p>
    <w:p w14:paraId="19D503B8" w14:textId="74CBD0ED" w:rsidR="00F050EF" w:rsidRPr="00F57B3D" w:rsidRDefault="009C0B53" w:rsidP="00AB2F00">
      <w:pPr>
        <w:ind w:left="720"/>
        <w:jc w:val="both"/>
        <w:rPr>
          <w:sz w:val="20"/>
          <w:szCs w:val="20"/>
          <w:lang w:val="es-CO"/>
        </w:rPr>
      </w:pPr>
      <w:r w:rsidRPr="00F57B3D">
        <w:rPr>
          <w:sz w:val="20"/>
          <w:szCs w:val="20"/>
          <w:lang w:val="es-CO"/>
        </w:rPr>
        <w:t xml:space="preserve">Este modelo permite que, durante la etapa fundacional, SURA avance simultáneamente en tres frentes: </w:t>
      </w:r>
      <w:r w:rsidRPr="00F57B3D">
        <w:rPr>
          <w:b/>
          <w:bCs/>
          <w:sz w:val="20"/>
          <w:szCs w:val="20"/>
          <w:lang w:val="es-CO"/>
        </w:rPr>
        <w:t>valor de negocio, habilitación de datos e implementación de soluciones</w:t>
      </w:r>
      <w:r w:rsidRPr="00F57B3D">
        <w:rPr>
          <w:sz w:val="20"/>
          <w:szCs w:val="20"/>
          <w:lang w:val="es-CO"/>
        </w:rPr>
        <w:t>.</w:t>
      </w:r>
    </w:p>
    <w:p w14:paraId="73E07A94" w14:textId="440B2866" w:rsidR="00597D60" w:rsidRDefault="00597D60" w:rsidP="00AB2F00">
      <w:pPr>
        <w:ind w:left="720"/>
        <w:jc w:val="both"/>
        <w:rPr>
          <w:sz w:val="20"/>
          <w:szCs w:val="20"/>
          <w:lang w:val="es-CO"/>
        </w:rPr>
      </w:pPr>
    </w:p>
    <w:p w14:paraId="443F1C03" w14:textId="77777777" w:rsidR="00DE5697" w:rsidRDefault="00DE5697" w:rsidP="00AB2F00">
      <w:pPr>
        <w:ind w:left="720"/>
        <w:jc w:val="both"/>
        <w:rPr>
          <w:sz w:val="20"/>
          <w:szCs w:val="20"/>
          <w:lang w:val="es-CO"/>
        </w:rPr>
      </w:pPr>
    </w:p>
    <w:p w14:paraId="36F82EC9" w14:textId="77777777" w:rsidR="00DE5697" w:rsidRPr="00F57B3D" w:rsidRDefault="00DE5697" w:rsidP="00AB2F00">
      <w:pPr>
        <w:ind w:left="720"/>
        <w:jc w:val="both"/>
        <w:rPr>
          <w:sz w:val="20"/>
          <w:szCs w:val="20"/>
          <w:lang w:val="es-CO"/>
        </w:rPr>
      </w:pPr>
    </w:p>
    <w:p w14:paraId="14591DCD" w14:textId="5E908556" w:rsidR="00F050EF" w:rsidRPr="00E75455" w:rsidRDefault="009C0B53" w:rsidP="00750DCB">
      <w:pPr>
        <w:pStyle w:val="Ttulo2"/>
      </w:pPr>
      <w:bookmarkStart w:id="387" w:name="_Toc238483102"/>
      <w:bookmarkStart w:id="388" w:name="_Toc238570981"/>
      <w:bookmarkStart w:id="389" w:name="_Toc238651557"/>
      <w:bookmarkStart w:id="390" w:name="_Toc240576105"/>
      <w:r w:rsidRPr="00E75455">
        <w:t xml:space="preserve">Célula de Data Partner / </w:t>
      </w:r>
      <w:r w:rsidR="00FE4ACE" w:rsidRPr="00E75455">
        <w:t>Fundación del Dominio de Datos de</w:t>
      </w:r>
      <w:r w:rsidRPr="00E75455">
        <w:t xml:space="preserve"> Salud</w:t>
      </w:r>
      <w:bookmarkEnd w:id="387"/>
      <w:bookmarkEnd w:id="388"/>
      <w:bookmarkEnd w:id="389"/>
      <w:bookmarkEnd w:id="390"/>
    </w:p>
    <w:p w14:paraId="39D8FE9D" w14:textId="1EF59953" w:rsidR="00F050EF" w:rsidRDefault="009C0B53" w:rsidP="00AB2F00">
      <w:pPr>
        <w:pStyle w:val="Ttulo3"/>
        <w:ind w:left="1440"/>
        <w:rPr>
          <w:rFonts w:ascii="Aptos" w:hAnsi="Aptos"/>
          <w:sz w:val="20"/>
          <w:szCs w:val="20"/>
        </w:rPr>
      </w:pPr>
      <w:bookmarkStart w:id="391" w:name="_Toc238570982"/>
      <w:bookmarkStart w:id="392" w:name="_Toc238651558"/>
      <w:bookmarkStart w:id="393" w:name="_Toc240576106"/>
      <w:r w:rsidRPr="00F57B3D">
        <w:rPr>
          <w:rFonts w:ascii="Aptos" w:hAnsi="Aptos"/>
          <w:sz w:val="20"/>
          <w:szCs w:val="20"/>
        </w:rPr>
        <w:t>Propósito</w:t>
      </w:r>
      <w:bookmarkEnd w:id="391"/>
      <w:bookmarkEnd w:id="392"/>
      <w:bookmarkEnd w:id="393"/>
    </w:p>
    <w:p w14:paraId="4F544829" w14:textId="77777777" w:rsidR="00E26F36" w:rsidRPr="00E26F36" w:rsidRDefault="00E26F36" w:rsidP="00E26F36"/>
    <w:p w14:paraId="54ACAF44" w14:textId="0149A9D8" w:rsidR="00F050EF" w:rsidRPr="00F57B3D" w:rsidRDefault="009C0B53" w:rsidP="00AB2F00">
      <w:pPr>
        <w:ind w:left="1440"/>
        <w:jc w:val="both"/>
        <w:rPr>
          <w:sz w:val="20"/>
          <w:szCs w:val="20"/>
          <w:lang w:val="es-CO"/>
        </w:rPr>
      </w:pPr>
      <w:r w:rsidRPr="00F57B3D">
        <w:rPr>
          <w:sz w:val="20"/>
          <w:szCs w:val="20"/>
          <w:lang w:val="es-CO"/>
        </w:rPr>
        <w:t xml:space="preserve">La Célula de Data Partner / </w:t>
      </w:r>
      <w:r w:rsidR="00FE4ACE" w:rsidRPr="00F57B3D">
        <w:rPr>
          <w:sz w:val="20"/>
          <w:szCs w:val="20"/>
          <w:lang w:val="es-CO"/>
        </w:rPr>
        <w:t>Fundación del Dominio de Datos de Salud</w:t>
      </w:r>
      <w:r w:rsidRPr="00F57B3D">
        <w:rPr>
          <w:sz w:val="20"/>
          <w:szCs w:val="20"/>
          <w:lang w:val="es-CO"/>
        </w:rPr>
        <w:t xml:space="preserve"> tiene como propósito habilitar el ecosistema de datos requerido para AlejandrIA, asegurando que las fuentes, dominios, subdominios, objetos de negocio, productos de datos y modelos analíticos estén disponibles bajo estándares de arquitectura, calidad, linaje, seguridad y gobierno.</w:t>
      </w:r>
    </w:p>
    <w:p w14:paraId="7FCCA28F" w14:textId="59C32F18" w:rsidR="00F050EF" w:rsidRPr="00F57B3D" w:rsidRDefault="009C0B53" w:rsidP="00AB2F00">
      <w:pPr>
        <w:ind w:left="1440"/>
        <w:jc w:val="both"/>
        <w:rPr>
          <w:sz w:val="20"/>
          <w:szCs w:val="20"/>
          <w:lang w:val="es-CO"/>
        </w:rPr>
      </w:pPr>
      <w:r w:rsidRPr="00F57B3D">
        <w:rPr>
          <w:sz w:val="20"/>
          <w:szCs w:val="20"/>
          <w:lang w:val="es-CO"/>
        </w:rPr>
        <w:t>Esta célula construye la base fundacional sobre la cual se apalancan los casos de uso PHM y RWE.</w:t>
      </w:r>
    </w:p>
    <w:p w14:paraId="68854680" w14:textId="4CB9A005" w:rsidR="00F050EF" w:rsidRDefault="009C0B53" w:rsidP="00AB2F00">
      <w:pPr>
        <w:pStyle w:val="Ttulo3"/>
        <w:ind w:left="1440"/>
        <w:rPr>
          <w:rFonts w:ascii="Aptos" w:hAnsi="Aptos"/>
          <w:sz w:val="20"/>
          <w:szCs w:val="20"/>
        </w:rPr>
      </w:pPr>
      <w:bookmarkStart w:id="394" w:name="_Toc238570983"/>
      <w:bookmarkStart w:id="395" w:name="_Toc238651559"/>
      <w:bookmarkStart w:id="396" w:name="_Toc240576107"/>
      <w:r w:rsidRPr="00F57B3D">
        <w:rPr>
          <w:rFonts w:ascii="Aptos" w:hAnsi="Aptos"/>
          <w:sz w:val="20"/>
          <w:szCs w:val="20"/>
        </w:rPr>
        <w:t>Responsabilidades principales</w:t>
      </w:r>
      <w:bookmarkEnd w:id="394"/>
      <w:bookmarkEnd w:id="395"/>
      <w:bookmarkEnd w:id="396"/>
    </w:p>
    <w:p w14:paraId="7F680854" w14:textId="77777777" w:rsidR="00E26F36" w:rsidRPr="00E26F36" w:rsidRDefault="00E26F36" w:rsidP="00E26F36"/>
    <w:p w14:paraId="5BEE94C2" w14:textId="5F0B178B" w:rsidR="00F050EF" w:rsidRPr="00F57B3D" w:rsidRDefault="009C0B53" w:rsidP="00AB2F00">
      <w:pPr>
        <w:ind w:left="1080"/>
        <w:jc w:val="both"/>
        <w:rPr>
          <w:sz w:val="20"/>
          <w:szCs w:val="20"/>
          <w:lang w:val="es-CO"/>
        </w:rPr>
      </w:pPr>
      <w:r w:rsidRPr="00F57B3D">
        <w:rPr>
          <w:sz w:val="20"/>
          <w:szCs w:val="20"/>
          <w:lang w:val="es-CO"/>
        </w:rPr>
        <w:t xml:space="preserve">      </w:t>
      </w:r>
      <w:r w:rsidR="00150FC0" w:rsidRPr="00F57B3D">
        <w:rPr>
          <w:sz w:val="20"/>
          <w:szCs w:val="20"/>
          <w:lang w:val="es-CO"/>
        </w:rPr>
        <w:t xml:space="preserve">  </w:t>
      </w:r>
      <w:r w:rsidRPr="00F57B3D">
        <w:rPr>
          <w:sz w:val="20"/>
          <w:szCs w:val="20"/>
          <w:lang w:val="es-CO"/>
        </w:rPr>
        <w:t>La Célula de Data Partner / Dominios Salud será responsable de:</w:t>
      </w:r>
    </w:p>
    <w:p w14:paraId="6ACDC4C5" w14:textId="77777777" w:rsidR="00F050EF" w:rsidRPr="00F57B3D" w:rsidRDefault="009C0B53" w:rsidP="00AB2F00">
      <w:pPr>
        <w:numPr>
          <w:ilvl w:val="0"/>
          <w:numId w:val="25"/>
        </w:numPr>
        <w:tabs>
          <w:tab w:val="clear" w:pos="1080"/>
          <w:tab w:val="num" w:pos="1800"/>
        </w:tabs>
        <w:ind w:left="2160"/>
        <w:jc w:val="both"/>
        <w:rPr>
          <w:sz w:val="20"/>
          <w:szCs w:val="20"/>
          <w:lang w:val="es-CO"/>
        </w:rPr>
      </w:pPr>
      <w:r w:rsidRPr="00F57B3D">
        <w:rPr>
          <w:sz w:val="20"/>
          <w:szCs w:val="20"/>
          <w:lang w:val="es-CO"/>
        </w:rPr>
        <w:t>Identificar y priorizar fuentes clínicas, administrativas y operacionales.</w:t>
      </w:r>
    </w:p>
    <w:p w14:paraId="7302A1CA" w14:textId="4C6698FC" w:rsidR="00F050EF" w:rsidRPr="00F57B3D" w:rsidRDefault="009C0B53" w:rsidP="00AB2F00">
      <w:pPr>
        <w:numPr>
          <w:ilvl w:val="0"/>
          <w:numId w:val="25"/>
        </w:numPr>
        <w:tabs>
          <w:tab w:val="clear" w:pos="1080"/>
          <w:tab w:val="num" w:pos="1800"/>
        </w:tabs>
        <w:ind w:left="2160"/>
        <w:jc w:val="both"/>
        <w:rPr>
          <w:sz w:val="20"/>
          <w:szCs w:val="20"/>
          <w:lang w:val="es-CO"/>
        </w:rPr>
      </w:pPr>
      <w:r w:rsidRPr="00F57B3D">
        <w:rPr>
          <w:sz w:val="20"/>
          <w:szCs w:val="20"/>
          <w:lang w:val="es-CO"/>
        </w:rPr>
        <w:t>Alinear dominios y subdominios de información del macro</w:t>
      </w:r>
      <w:r w:rsidR="007A07AB" w:rsidRPr="00F57B3D">
        <w:rPr>
          <w:sz w:val="20"/>
          <w:szCs w:val="20"/>
          <w:lang w:val="es-CO"/>
        </w:rPr>
        <w:t xml:space="preserve"> </w:t>
      </w:r>
      <w:r w:rsidRPr="00F57B3D">
        <w:rPr>
          <w:sz w:val="20"/>
          <w:szCs w:val="20"/>
          <w:lang w:val="es-CO"/>
        </w:rPr>
        <w:t>dominio Salud.</w:t>
      </w:r>
    </w:p>
    <w:p w14:paraId="4705B5B3" w14:textId="2FF2A242" w:rsidR="00F050EF" w:rsidRPr="00F57B3D" w:rsidRDefault="009C0B53" w:rsidP="00AB2F00">
      <w:pPr>
        <w:numPr>
          <w:ilvl w:val="0"/>
          <w:numId w:val="25"/>
        </w:numPr>
        <w:tabs>
          <w:tab w:val="clear" w:pos="1080"/>
          <w:tab w:val="num" w:pos="1800"/>
        </w:tabs>
        <w:ind w:left="2160"/>
        <w:jc w:val="both"/>
        <w:rPr>
          <w:sz w:val="20"/>
          <w:szCs w:val="20"/>
          <w:lang w:val="es-CO"/>
        </w:rPr>
      </w:pPr>
      <w:r w:rsidRPr="00F57B3D">
        <w:rPr>
          <w:sz w:val="20"/>
          <w:szCs w:val="20"/>
          <w:lang w:val="es-CO"/>
        </w:rPr>
        <w:t>Diseñar e implementar la arquitectura de datos base.</w:t>
      </w:r>
    </w:p>
    <w:p w14:paraId="41185C7C" w14:textId="0A479619" w:rsidR="00F050EF" w:rsidRPr="00F57B3D" w:rsidRDefault="009C0B53" w:rsidP="00AB2F00">
      <w:pPr>
        <w:numPr>
          <w:ilvl w:val="0"/>
          <w:numId w:val="25"/>
        </w:numPr>
        <w:tabs>
          <w:tab w:val="clear" w:pos="1080"/>
          <w:tab w:val="num" w:pos="1800"/>
        </w:tabs>
        <w:ind w:left="2160"/>
        <w:jc w:val="both"/>
        <w:rPr>
          <w:sz w:val="20"/>
          <w:szCs w:val="20"/>
          <w:lang w:val="es-CO"/>
        </w:rPr>
      </w:pPr>
      <w:r w:rsidRPr="00F57B3D">
        <w:rPr>
          <w:sz w:val="20"/>
          <w:szCs w:val="20"/>
          <w:lang w:val="es-CO"/>
        </w:rPr>
        <w:t>Habilitar la arquitectura medallón: datos crudos, datos refinados y datos de negocio.</w:t>
      </w:r>
    </w:p>
    <w:p w14:paraId="5EA0CD53" w14:textId="7755E192" w:rsidR="00F050EF" w:rsidRPr="00F57B3D" w:rsidRDefault="009C0B53" w:rsidP="00AB2F00">
      <w:pPr>
        <w:numPr>
          <w:ilvl w:val="0"/>
          <w:numId w:val="25"/>
        </w:numPr>
        <w:tabs>
          <w:tab w:val="clear" w:pos="1080"/>
          <w:tab w:val="num" w:pos="1800"/>
        </w:tabs>
        <w:ind w:left="2160"/>
        <w:jc w:val="both"/>
        <w:rPr>
          <w:sz w:val="20"/>
          <w:szCs w:val="20"/>
          <w:lang w:val="es-CO"/>
        </w:rPr>
      </w:pPr>
      <w:r w:rsidRPr="00F57B3D">
        <w:rPr>
          <w:sz w:val="20"/>
          <w:szCs w:val="20"/>
          <w:lang w:val="es-CO"/>
        </w:rPr>
        <w:t>Implementar ingestas y pipelines de datos priorizados.</w:t>
      </w:r>
    </w:p>
    <w:p w14:paraId="59F1BF8B" w14:textId="77777777" w:rsidR="00F050EF" w:rsidRPr="00F57B3D" w:rsidRDefault="009C0B53" w:rsidP="00AB2F00">
      <w:pPr>
        <w:numPr>
          <w:ilvl w:val="0"/>
          <w:numId w:val="25"/>
        </w:numPr>
        <w:tabs>
          <w:tab w:val="clear" w:pos="1080"/>
          <w:tab w:val="num" w:pos="1800"/>
        </w:tabs>
        <w:ind w:left="2160"/>
        <w:jc w:val="both"/>
        <w:rPr>
          <w:sz w:val="20"/>
          <w:szCs w:val="20"/>
          <w:lang w:val="es-CO"/>
        </w:rPr>
      </w:pPr>
      <w:r w:rsidRPr="00F57B3D">
        <w:rPr>
          <w:sz w:val="20"/>
          <w:szCs w:val="20"/>
          <w:lang w:val="es-CO"/>
        </w:rPr>
        <w:t>Habilitar el modelo OMOP mínimo viable para PHM y RWE.</w:t>
      </w:r>
    </w:p>
    <w:p w14:paraId="2A4E21E5" w14:textId="34BB897D" w:rsidR="00F050EF" w:rsidRPr="00F57B3D" w:rsidRDefault="009C0B53" w:rsidP="00AB2F00">
      <w:pPr>
        <w:numPr>
          <w:ilvl w:val="0"/>
          <w:numId w:val="25"/>
        </w:numPr>
        <w:tabs>
          <w:tab w:val="clear" w:pos="1080"/>
          <w:tab w:val="num" w:pos="1800"/>
        </w:tabs>
        <w:ind w:left="2160"/>
        <w:jc w:val="both"/>
        <w:rPr>
          <w:sz w:val="20"/>
          <w:szCs w:val="20"/>
          <w:lang w:val="es-CO"/>
        </w:rPr>
      </w:pPr>
      <w:r w:rsidRPr="00F57B3D">
        <w:rPr>
          <w:sz w:val="20"/>
          <w:szCs w:val="20"/>
          <w:lang w:val="es-CO"/>
        </w:rPr>
        <w:t>Definir contratos de datos, catálogo, linaje y trazabilidad.</w:t>
      </w:r>
    </w:p>
    <w:p w14:paraId="12772556" w14:textId="1996462C" w:rsidR="00F050EF" w:rsidRPr="00F57B3D" w:rsidRDefault="009C0B53" w:rsidP="00AB2F00">
      <w:pPr>
        <w:numPr>
          <w:ilvl w:val="0"/>
          <w:numId w:val="25"/>
        </w:numPr>
        <w:tabs>
          <w:tab w:val="clear" w:pos="1080"/>
          <w:tab w:val="num" w:pos="1800"/>
        </w:tabs>
        <w:ind w:left="2160"/>
        <w:jc w:val="both"/>
        <w:rPr>
          <w:sz w:val="20"/>
          <w:szCs w:val="20"/>
          <w:lang w:val="es-CO"/>
        </w:rPr>
      </w:pPr>
      <w:r w:rsidRPr="00F57B3D">
        <w:rPr>
          <w:sz w:val="20"/>
          <w:szCs w:val="20"/>
          <w:lang w:val="es-CO"/>
        </w:rPr>
        <w:t>Implementar reglas de calidad y monitoreo de datos.</w:t>
      </w:r>
    </w:p>
    <w:p w14:paraId="7FE0113B" w14:textId="350EBD95" w:rsidR="00F050EF" w:rsidRPr="00F57B3D" w:rsidRDefault="009C0B53" w:rsidP="00AB2F00">
      <w:pPr>
        <w:numPr>
          <w:ilvl w:val="0"/>
          <w:numId w:val="25"/>
        </w:numPr>
        <w:tabs>
          <w:tab w:val="clear" w:pos="1080"/>
          <w:tab w:val="num" w:pos="1800"/>
        </w:tabs>
        <w:ind w:left="2160"/>
        <w:jc w:val="both"/>
        <w:rPr>
          <w:sz w:val="20"/>
          <w:szCs w:val="20"/>
          <w:lang w:val="es-CO"/>
        </w:rPr>
      </w:pPr>
      <w:r w:rsidRPr="00F57B3D">
        <w:rPr>
          <w:sz w:val="20"/>
          <w:szCs w:val="20"/>
          <w:lang w:val="es-CO"/>
        </w:rPr>
        <w:t>Asegurar controles de seguridad, privacidad y acceso.</w:t>
      </w:r>
    </w:p>
    <w:p w14:paraId="5201FF17" w14:textId="118BCE6E" w:rsidR="00F050EF" w:rsidRPr="00F57B3D" w:rsidRDefault="009C0B53" w:rsidP="00AB2F00">
      <w:pPr>
        <w:numPr>
          <w:ilvl w:val="0"/>
          <w:numId w:val="25"/>
        </w:numPr>
        <w:tabs>
          <w:tab w:val="clear" w:pos="1080"/>
          <w:tab w:val="num" w:pos="1800"/>
        </w:tabs>
        <w:ind w:left="2160"/>
        <w:jc w:val="both"/>
        <w:rPr>
          <w:sz w:val="20"/>
          <w:szCs w:val="20"/>
          <w:lang w:val="es-CO"/>
        </w:rPr>
      </w:pPr>
      <w:r w:rsidRPr="00F57B3D">
        <w:rPr>
          <w:sz w:val="20"/>
          <w:szCs w:val="20"/>
          <w:lang w:val="es-CO"/>
        </w:rPr>
        <w:t>Documentar brechas, restricciones y oportunidades de evolución.</w:t>
      </w:r>
    </w:p>
    <w:p w14:paraId="221CEC1C" w14:textId="7E2E1158" w:rsidR="000B0CE1" w:rsidRPr="00054B99" w:rsidRDefault="009C0B53" w:rsidP="00AB2F00">
      <w:pPr>
        <w:numPr>
          <w:ilvl w:val="0"/>
          <w:numId w:val="25"/>
        </w:numPr>
        <w:tabs>
          <w:tab w:val="clear" w:pos="1080"/>
          <w:tab w:val="num" w:pos="1800"/>
        </w:tabs>
        <w:ind w:left="2160"/>
        <w:jc w:val="both"/>
        <w:rPr>
          <w:sz w:val="20"/>
          <w:szCs w:val="20"/>
          <w:lang w:val="es-CO"/>
        </w:rPr>
      </w:pPr>
      <w:r w:rsidRPr="00F57B3D">
        <w:rPr>
          <w:sz w:val="20"/>
          <w:szCs w:val="20"/>
          <w:lang w:val="es-CO"/>
        </w:rPr>
        <w:t>Preparar los productos de datos para consumo analítico, dashboards, modelos y agentes.</w:t>
      </w:r>
    </w:p>
    <w:p w14:paraId="7B1BCBD0" w14:textId="048FBC04" w:rsidR="00F050EF" w:rsidRDefault="009C0B53" w:rsidP="00AB2F00">
      <w:pPr>
        <w:pStyle w:val="Ttulo3"/>
        <w:ind w:left="1440"/>
        <w:rPr>
          <w:rFonts w:ascii="Aptos" w:hAnsi="Aptos"/>
          <w:sz w:val="20"/>
          <w:szCs w:val="20"/>
        </w:rPr>
      </w:pPr>
      <w:bookmarkStart w:id="397" w:name="_Toc238570984"/>
      <w:bookmarkStart w:id="398" w:name="_Toc238651560"/>
      <w:bookmarkStart w:id="399" w:name="_Toc240576108"/>
      <w:commentRangeStart w:id="400"/>
      <w:commentRangeStart w:id="401"/>
      <w:r w:rsidRPr="00F57B3D">
        <w:rPr>
          <w:rFonts w:ascii="Aptos" w:hAnsi="Aptos"/>
          <w:sz w:val="20"/>
          <w:szCs w:val="20"/>
        </w:rPr>
        <w:t xml:space="preserve">Roles sugeridos NTT </w:t>
      </w:r>
      <w:bookmarkEnd w:id="397"/>
      <w:r w:rsidRPr="00F57B3D">
        <w:rPr>
          <w:rFonts w:ascii="Aptos" w:hAnsi="Aptos"/>
          <w:sz w:val="20"/>
          <w:szCs w:val="20"/>
        </w:rPr>
        <w:t>DATA</w:t>
      </w:r>
      <w:bookmarkEnd w:id="398"/>
      <w:bookmarkEnd w:id="399"/>
      <w:commentRangeEnd w:id="400"/>
      <w:r w:rsidR="00E955C1">
        <w:rPr>
          <w:rStyle w:val="Refdecomentario"/>
          <w:rFonts w:ascii="Aptos" w:hAnsi="Aptos"/>
          <w:sz w:val="20"/>
          <w:szCs w:val="20"/>
        </w:rPr>
        <w:commentReference w:id="400"/>
      </w:r>
      <w:commentRangeEnd w:id="401"/>
      <w:r>
        <w:rPr>
          <w:rStyle w:val="Refdecomentario"/>
          <w:rFonts w:ascii="Aptos" w:hAnsi="Aptos"/>
          <w:sz w:val="20"/>
          <w:szCs w:val="20"/>
        </w:rPr>
        <w:commentReference w:id="401"/>
      </w:r>
    </w:p>
    <w:p w14:paraId="56D34D3C" w14:textId="77777777" w:rsidR="00E26F36" w:rsidRPr="00E26F36" w:rsidRDefault="00E26F36" w:rsidP="00E26F36"/>
    <w:p w14:paraId="7466E5AB" w14:textId="148D4534" w:rsidR="00F050EF" w:rsidRPr="00F57B3D" w:rsidRDefault="009C0B53" w:rsidP="00AB2F00">
      <w:pPr>
        <w:ind w:left="720"/>
        <w:jc w:val="both"/>
        <w:rPr>
          <w:sz w:val="20"/>
          <w:szCs w:val="20"/>
          <w:lang w:val="es-CO"/>
        </w:rPr>
      </w:pPr>
      <w:r w:rsidRPr="00F57B3D">
        <w:rPr>
          <w:sz w:val="20"/>
          <w:szCs w:val="20"/>
          <w:lang w:val="es-CO"/>
        </w:rPr>
        <w:t>La Célula de Data Partner / Dominios Salud podrá estar conformada por los siguientes perfiles:</w:t>
      </w:r>
    </w:p>
    <w:p w14:paraId="2A85BBBF" w14:textId="77777777" w:rsidR="00F050EF" w:rsidRPr="00F57B3D" w:rsidRDefault="009C0B53" w:rsidP="00AB2F00">
      <w:pPr>
        <w:numPr>
          <w:ilvl w:val="0"/>
          <w:numId w:val="26"/>
        </w:numPr>
        <w:tabs>
          <w:tab w:val="clear" w:pos="720"/>
          <w:tab w:val="num" w:pos="2160"/>
        </w:tabs>
        <w:ind w:left="2160"/>
        <w:jc w:val="both"/>
        <w:rPr>
          <w:sz w:val="20"/>
          <w:szCs w:val="20"/>
          <w:lang w:val="es-CO"/>
        </w:rPr>
      </w:pPr>
      <w:r w:rsidRPr="00F57B3D">
        <w:rPr>
          <w:sz w:val="20"/>
          <w:szCs w:val="20"/>
          <w:lang w:val="es-CO"/>
        </w:rPr>
        <w:t>Líder de Proyecto.</w:t>
      </w:r>
    </w:p>
    <w:p w14:paraId="67805425" w14:textId="77777777" w:rsidR="00F050EF" w:rsidRPr="00F57B3D" w:rsidRDefault="009C0B53" w:rsidP="00AB2F00">
      <w:pPr>
        <w:numPr>
          <w:ilvl w:val="0"/>
          <w:numId w:val="26"/>
        </w:numPr>
        <w:tabs>
          <w:tab w:val="clear" w:pos="720"/>
          <w:tab w:val="num" w:pos="2160"/>
        </w:tabs>
        <w:ind w:left="2160"/>
        <w:jc w:val="both"/>
        <w:rPr>
          <w:sz w:val="20"/>
          <w:szCs w:val="20"/>
          <w:lang w:val="es-CO"/>
        </w:rPr>
      </w:pPr>
      <w:r w:rsidRPr="00F57B3D">
        <w:rPr>
          <w:sz w:val="20"/>
          <w:szCs w:val="20"/>
          <w:lang w:val="es-CO"/>
        </w:rPr>
        <w:lastRenderedPageBreak/>
        <w:t>Chief Architect.</w:t>
      </w:r>
    </w:p>
    <w:p w14:paraId="4128ED67" w14:textId="7A02460E" w:rsidR="00F050EF" w:rsidRPr="00F57B3D" w:rsidRDefault="009C0B53" w:rsidP="00AB2F00">
      <w:pPr>
        <w:numPr>
          <w:ilvl w:val="0"/>
          <w:numId w:val="26"/>
        </w:numPr>
        <w:tabs>
          <w:tab w:val="clear" w:pos="720"/>
          <w:tab w:val="num" w:pos="2160"/>
        </w:tabs>
        <w:ind w:left="2160"/>
        <w:jc w:val="both"/>
        <w:rPr>
          <w:sz w:val="20"/>
          <w:szCs w:val="20"/>
          <w:lang w:val="es-CO"/>
        </w:rPr>
      </w:pPr>
      <w:r w:rsidRPr="00F57B3D">
        <w:rPr>
          <w:sz w:val="20"/>
          <w:szCs w:val="20"/>
          <w:lang w:val="es-CO"/>
        </w:rPr>
        <w:t>Arquitecto de Datos.</w:t>
      </w:r>
    </w:p>
    <w:p w14:paraId="5A2859B7" w14:textId="77777777" w:rsidR="00F050EF" w:rsidRPr="00F57B3D" w:rsidRDefault="009C0B53" w:rsidP="00AB2F00">
      <w:pPr>
        <w:numPr>
          <w:ilvl w:val="0"/>
          <w:numId w:val="26"/>
        </w:numPr>
        <w:tabs>
          <w:tab w:val="clear" w:pos="720"/>
          <w:tab w:val="num" w:pos="2160"/>
        </w:tabs>
        <w:ind w:left="2160"/>
        <w:jc w:val="both"/>
        <w:rPr>
          <w:sz w:val="20"/>
          <w:szCs w:val="20"/>
          <w:lang w:val="es-CO"/>
        </w:rPr>
      </w:pPr>
      <w:r w:rsidRPr="00F57B3D">
        <w:rPr>
          <w:sz w:val="20"/>
          <w:szCs w:val="20"/>
          <w:lang w:val="es-CO"/>
        </w:rPr>
        <w:t>Líder Técnico IA.</w:t>
      </w:r>
    </w:p>
    <w:p w14:paraId="59069E64" w14:textId="44467754" w:rsidR="00F050EF" w:rsidRPr="00F57B3D" w:rsidRDefault="009C0B53" w:rsidP="00AB2F00">
      <w:pPr>
        <w:numPr>
          <w:ilvl w:val="0"/>
          <w:numId w:val="26"/>
        </w:numPr>
        <w:tabs>
          <w:tab w:val="clear" w:pos="720"/>
          <w:tab w:val="num" w:pos="2160"/>
        </w:tabs>
        <w:ind w:left="2160"/>
        <w:jc w:val="both"/>
        <w:rPr>
          <w:sz w:val="20"/>
          <w:szCs w:val="20"/>
          <w:lang w:val="es-CO"/>
        </w:rPr>
      </w:pPr>
      <w:r w:rsidRPr="00F57B3D">
        <w:rPr>
          <w:sz w:val="20"/>
          <w:szCs w:val="20"/>
          <w:lang w:val="es-CO"/>
        </w:rPr>
        <w:t>Ingenieros de Datos.</w:t>
      </w:r>
    </w:p>
    <w:p w14:paraId="6DF74528" w14:textId="5E5CAF40" w:rsidR="00F050EF" w:rsidRPr="00F57B3D" w:rsidRDefault="009C0B53" w:rsidP="00AB2F00">
      <w:pPr>
        <w:numPr>
          <w:ilvl w:val="0"/>
          <w:numId w:val="26"/>
        </w:numPr>
        <w:tabs>
          <w:tab w:val="clear" w:pos="720"/>
          <w:tab w:val="num" w:pos="2160"/>
        </w:tabs>
        <w:ind w:left="2160"/>
        <w:jc w:val="both"/>
        <w:rPr>
          <w:sz w:val="20"/>
          <w:szCs w:val="20"/>
          <w:lang w:val="es-CO"/>
        </w:rPr>
      </w:pPr>
      <w:r w:rsidRPr="00F57B3D">
        <w:rPr>
          <w:sz w:val="20"/>
          <w:szCs w:val="20"/>
          <w:lang w:val="es-CO"/>
        </w:rPr>
        <w:t>Ingenieros de Datos Jr.</w:t>
      </w:r>
    </w:p>
    <w:p w14:paraId="4224FFC6" w14:textId="24BC0D02" w:rsidR="00FE64E0" w:rsidRPr="00F57B3D" w:rsidRDefault="009C0B53" w:rsidP="00AB2F00">
      <w:pPr>
        <w:numPr>
          <w:ilvl w:val="0"/>
          <w:numId w:val="26"/>
        </w:numPr>
        <w:tabs>
          <w:tab w:val="clear" w:pos="720"/>
          <w:tab w:val="num" w:pos="2160"/>
        </w:tabs>
        <w:ind w:left="2160"/>
        <w:jc w:val="both"/>
        <w:rPr>
          <w:sz w:val="20"/>
          <w:szCs w:val="20"/>
          <w:lang w:val="es-CO"/>
        </w:rPr>
      </w:pPr>
      <w:r w:rsidRPr="00F57B3D">
        <w:rPr>
          <w:sz w:val="20"/>
          <w:szCs w:val="20"/>
          <w:lang w:val="es-CO"/>
        </w:rPr>
        <w:t>Gobierno de Datos.</w:t>
      </w:r>
    </w:p>
    <w:p w14:paraId="20752CAB" w14:textId="5D4BC8A3" w:rsidR="00F050EF" w:rsidRPr="00F57B3D" w:rsidRDefault="009C0B53" w:rsidP="00AB2F00">
      <w:pPr>
        <w:numPr>
          <w:ilvl w:val="0"/>
          <w:numId w:val="26"/>
        </w:numPr>
        <w:tabs>
          <w:tab w:val="clear" w:pos="720"/>
          <w:tab w:val="num" w:pos="2160"/>
        </w:tabs>
        <w:ind w:left="2160"/>
        <w:jc w:val="both"/>
        <w:rPr>
          <w:sz w:val="20"/>
          <w:szCs w:val="20"/>
          <w:lang w:val="es-CO"/>
        </w:rPr>
      </w:pPr>
      <w:r w:rsidRPr="00F57B3D">
        <w:rPr>
          <w:sz w:val="20"/>
          <w:szCs w:val="20"/>
          <w:lang w:val="es-CO"/>
        </w:rPr>
        <w:t>Ingeniero de Calidad de Datos.</w:t>
      </w:r>
    </w:p>
    <w:p w14:paraId="4A3F5883" w14:textId="3F5CF6EC" w:rsidR="00F050EF" w:rsidRPr="00F57B3D" w:rsidRDefault="009C0B53" w:rsidP="00AB2F00">
      <w:pPr>
        <w:numPr>
          <w:ilvl w:val="0"/>
          <w:numId w:val="26"/>
        </w:numPr>
        <w:tabs>
          <w:tab w:val="clear" w:pos="720"/>
          <w:tab w:val="num" w:pos="2160"/>
        </w:tabs>
        <w:ind w:left="2160"/>
        <w:jc w:val="both"/>
        <w:rPr>
          <w:sz w:val="20"/>
          <w:szCs w:val="20"/>
          <w:lang w:val="es-CO"/>
        </w:rPr>
      </w:pPr>
      <w:r w:rsidRPr="00F57B3D">
        <w:rPr>
          <w:sz w:val="20"/>
          <w:szCs w:val="20"/>
          <w:lang w:val="es-CO"/>
        </w:rPr>
        <w:t>Apoyo de seguridad, privacidad y arquitectura cuando aplique.</w:t>
      </w:r>
    </w:p>
    <w:p w14:paraId="7B3382DC" w14:textId="173D510E" w:rsidR="00F050EF" w:rsidRDefault="009C0B53" w:rsidP="00AB2F00">
      <w:pPr>
        <w:pStyle w:val="Ttulo3"/>
        <w:ind w:left="1440"/>
        <w:rPr>
          <w:rFonts w:ascii="Aptos" w:hAnsi="Aptos"/>
          <w:sz w:val="20"/>
          <w:szCs w:val="20"/>
          <w:lang w:val="es-CO"/>
        </w:rPr>
      </w:pPr>
      <w:bookmarkStart w:id="402" w:name="_Toc238570985"/>
      <w:bookmarkStart w:id="403" w:name="_Toc238651561"/>
      <w:bookmarkStart w:id="404" w:name="_Toc240576109"/>
      <w:r w:rsidRPr="00F57B3D">
        <w:rPr>
          <w:rFonts w:ascii="Aptos" w:hAnsi="Aptos"/>
          <w:sz w:val="20"/>
          <w:szCs w:val="20"/>
          <w:lang w:val="es-CO"/>
        </w:rPr>
        <w:t xml:space="preserve">Aporte de valor en la etapa </w:t>
      </w:r>
      <w:bookmarkEnd w:id="402"/>
      <w:r w:rsidRPr="00F57B3D">
        <w:rPr>
          <w:rFonts w:ascii="Aptos" w:hAnsi="Aptos"/>
          <w:sz w:val="20"/>
          <w:szCs w:val="20"/>
          <w:lang w:val="es-CO"/>
        </w:rPr>
        <w:t>fundacional</w:t>
      </w:r>
      <w:bookmarkEnd w:id="403"/>
      <w:bookmarkEnd w:id="404"/>
    </w:p>
    <w:p w14:paraId="0C26436D" w14:textId="77777777" w:rsidR="00E26F36" w:rsidRPr="00E26F36" w:rsidRDefault="00E26F36" w:rsidP="00E26F36">
      <w:pPr>
        <w:rPr>
          <w:lang w:val="es-CO"/>
        </w:rPr>
      </w:pPr>
    </w:p>
    <w:p w14:paraId="023039FF" w14:textId="6C79902D" w:rsidR="00F050EF" w:rsidRPr="00F57B3D" w:rsidRDefault="009C0B53" w:rsidP="00AB2F00">
      <w:pPr>
        <w:ind w:left="1440"/>
        <w:jc w:val="both"/>
        <w:rPr>
          <w:sz w:val="20"/>
          <w:szCs w:val="20"/>
          <w:lang w:val="es-CO"/>
        </w:rPr>
      </w:pPr>
      <w:r w:rsidRPr="00F57B3D">
        <w:rPr>
          <w:sz w:val="20"/>
          <w:szCs w:val="20"/>
          <w:lang w:val="es-CO"/>
        </w:rPr>
        <w:t>El principal valor de esta célula es construir la base confiable de datos que permite pasar de información dispersa a productos de datos gobernados, reutilizables y preparados para analítica e inteligencia artificial.</w:t>
      </w:r>
    </w:p>
    <w:p w14:paraId="0F2D99B9" w14:textId="77777777" w:rsidR="00F050EF" w:rsidRPr="00F57B3D" w:rsidRDefault="009C0B53" w:rsidP="00AB2F00">
      <w:pPr>
        <w:ind w:left="1440"/>
        <w:jc w:val="both"/>
        <w:rPr>
          <w:sz w:val="20"/>
          <w:szCs w:val="20"/>
          <w:lang w:val="es-CO"/>
        </w:rPr>
      </w:pPr>
      <w:r w:rsidRPr="00F57B3D">
        <w:rPr>
          <w:sz w:val="20"/>
          <w:szCs w:val="20"/>
          <w:lang w:val="es-CO"/>
        </w:rPr>
        <w:t>Su aporte es:</w:t>
      </w:r>
    </w:p>
    <w:p w14:paraId="636EF685" w14:textId="0E9D0364" w:rsidR="00F050EF" w:rsidRPr="00F57B3D" w:rsidRDefault="009C0B53" w:rsidP="00AB2F00">
      <w:pPr>
        <w:numPr>
          <w:ilvl w:val="0"/>
          <w:numId w:val="27"/>
        </w:numPr>
        <w:tabs>
          <w:tab w:val="clear" w:pos="720"/>
          <w:tab w:val="num" w:pos="2160"/>
        </w:tabs>
        <w:ind w:left="2160"/>
        <w:jc w:val="both"/>
        <w:rPr>
          <w:sz w:val="20"/>
          <w:szCs w:val="20"/>
          <w:lang w:val="es-CO"/>
        </w:rPr>
      </w:pPr>
      <w:r w:rsidRPr="00F57B3D">
        <w:rPr>
          <w:sz w:val="20"/>
          <w:szCs w:val="20"/>
          <w:lang w:val="es-CO"/>
        </w:rPr>
        <w:t>Habilitar el Dominio Salud como capacidad reutilizable.</w:t>
      </w:r>
    </w:p>
    <w:p w14:paraId="32F43285" w14:textId="3897BC51" w:rsidR="00F050EF" w:rsidRPr="00F57B3D" w:rsidRDefault="009C0B53" w:rsidP="00AB2F00">
      <w:pPr>
        <w:numPr>
          <w:ilvl w:val="0"/>
          <w:numId w:val="27"/>
        </w:numPr>
        <w:tabs>
          <w:tab w:val="clear" w:pos="720"/>
          <w:tab w:val="num" w:pos="2160"/>
        </w:tabs>
        <w:ind w:left="2160"/>
        <w:jc w:val="both"/>
        <w:rPr>
          <w:sz w:val="20"/>
          <w:szCs w:val="20"/>
          <w:lang w:val="es-CO"/>
        </w:rPr>
      </w:pPr>
      <w:r w:rsidRPr="00F57B3D">
        <w:rPr>
          <w:sz w:val="20"/>
          <w:szCs w:val="20"/>
          <w:lang w:val="es-CO"/>
        </w:rPr>
        <w:t>Acelerar la disponibilidad de datos para PHM y RWE.</w:t>
      </w:r>
    </w:p>
    <w:p w14:paraId="5D42E8DD" w14:textId="3020309D" w:rsidR="00F050EF" w:rsidRPr="00F57B3D" w:rsidRDefault="009C0B53" w:rsidP="00AB2F00">
      <w:pPr>
        <w:numPr>
          <w:ilvl w:val="0"/>
          <w:numId w:val="27"/>
        </w:numPr>
        <w:tabs>
          <w:tab w:val="clear" w:pos="720"/>
          <w:tab w:val="num" w:pos="2160"/>
        </w:tabs>
        <w:ind w:left="2160"/>
        <w:jc w:val="both"/>
        <w:rPr>
          <w:sz w:val="20"/>
          <w:szCs w:val="20"/>
          <w:lang w:val="es-CO"/>
        </w:rPr>
      </w:pPr>
      <w:r w:rsidRPr="00F57B3D">
        <w:rPr>
          <w:sz w:val="20"/>
          <w:szCs w:val="20"/>
          <w:lang w:val="es-CO"/>
        </w:rPr>
        <w:t>Reducir riesgos de calidad, seguridad y trazabilidad.</w:t>
      </w:r>
    </w:p>
    <w:p w14:paraId="6AEC4A3D" w14:textId="5DF5D1EC" w:rsidR="00F050EF" w:rsidRPr="00F57B3D" w:rsidRDefault="009C0B53" w:rsidP="00AB2F00">
      <w:pPr>
        <w:numPr>
          <w:ilvl w:val="0"/>
          <w:numId w:val="27"/>
        </w:numPr>
        <w:tabs>
          <w:tab w:val="clear" w:pos="720"/>
          <w:tab w:val="num" w:pos="2160"/>
        </w:tabs>
        <w:ind w:left="2160"/>
        <w:jc w:val="both"/>
        <w:rPr>
          <w:sz w:val="20"/>
          <w:szCs w:val="20"/>
          <w:lang w:val="es-CO"/>
        </w:rPr>
      </w:pPr>
      <w:r w:rsidRPr="00F57B3D">
        <w:rPr>
          <w:sz w:val="20"/>
          <w:szCs w:val="20"/>
          <w:lang w:val="es-CO"/>
        </w:rPr>
        <w:t>Evitar que los modelos y agentes consuman datos crudos sin control.</w:t>
      </w:r>
    </w:p>
    <w:p w14:paraId="05E8EBD7" w14:textId="3A83313D" w:rsidR="00F050EF" w:rsidRPr="00F57B3D" w:rsidRDefault="009C0B53" w:rsidP="00AB2F00">
      <w:pPr>
        <w:numPr>
          <w:ilvl w:val="0"/>
          <w:numId w:val="27"/>
        </w:numPr>
        <w:tabs>
          <w:tab w:val="clear" w:pos="720"/>
          <w:tab w:val="num" w:pos="2160"/>
        </w:tabs>
        <w:ind w:left="2160"/>
        <w:jc w:val="both"/>
        <w:rPr>
          <w:sz w:val="20"/>
          <w:szCs w:val="20"/>
          <w:lang w:val="es-CO"/>
        </w:rPr>
      </w:pPr>
      <w:r w:rsidRPr="00F57B3D">
        <w:rPr>
          <w:sz w:val="20"/>
          <w:szCs w:val="20"/>
          <w:lang w:val="es-CO"/>
        </w:rPr>
        <w:t>Dejar una arquitectura escalable para nuevos data partners, fuentes y casos de uso.</w:t>
      </w:r>
    </w:p>
    <w:p w14:paraId="53AC5D50" w14:textId="5604B738" w:rsidR="00F050EF" w:rsidRPr="00F57B3D" w:rsidRDefault="009C0B53" w:rsidP="00AB2F00">
      <w:pPr>
        <w:numPr>
          <w:ilvl w:val="0"/>
          <w:numId w:val="27"/>
        </w:numPr>
        <w:tabs>
          <w:tab w:val="clear" w:pos="720"/>
          <w:tab w:val="num" w:pos="2160"/>
        </w:tabs>
        <w:ind w:left="2160"/>
        <w:jc w:val="both"/>
        <w:rPr>
          <w:sz w:val="20"/>
          <w:szCs w:val="20"/>
          <w:lang w:val="es-CO"/>
        </w:rPr>
      </w:pPr>
      <w:r w:rsidRPr="00F57B3D">
        <w:rPr>
          <w:sz w:val="20"/>
          <w:szCs w:val="20"/>
          <w:lang w:val="es-CO"/>
        </w:rPr>
        <w:t>Facilitar la continuidad hacia data products, APIs, dashboards y servicios analíticos.</w:t>
      </w:r>
    </w:p>
    <w:p w14:paraId="6B6BE2EB" w14:textId="6F32A511" w:rsidR="00F050EF" w:rsidRPr="002B2C56" w:rsidRDefault="009C0B53" w:rsidP="00750DCB">
      <w:pPr>
        <w:pStyle w:val="Ttulo2"/>
        <w:rPr>
          <w:lang w:val="pt-BR"/>
        </w:rPr>
      </w:pPr>
      <w:bookmarkStart w:id="405" w:name="_Toc238483103"/>
      <w:bookmarkStart w:id="406" w:name="_Toc238570987"/>
      <w:bookmarkStart w:id="407" w:name="_Toc238651563"/>
      <w:bookmarkStart w:id="408" w:name="_Toc240576110"/>
      <w:r w:rsidRPr="002B2C56">
        <w:rPr>
          <w:lang w:val="pt-BR"/>
        </w:rPr>
        <w:t>Célula de Casos de Uso o Implementadora</w:t>
      </w:r>
      <w:bookmarkEnd w:id="405"/>
      <w:bookmarkEnd w:id="406"/>
      <w:bookmarkEnd w:id="407"/>
      <w:bookmarkEnd w:id="408"/>
    </w:p>
    <w:p w14:paraId="24ED328E" w14:textId="19233741" w:rsidR="00F050EF" w:rsidRDefault="009C0B53" w:rsidP="00AB2F00">
      <w:pPr>
        <w:pStyle w:val="Ttulo3"/>
        <w:ind w:left="1440"/>
        <w:rPr>
          <w:rFonts w:ascii="Aptos" w:hAnsi="Aptos"/>
          <w:sz w:val="20"/>
          <w:szCs w:val="20"/>
        </w:rPr>
      </w:pPr>
      <w:bookmarkStart w:id="409" w:name="_Toc238570988"/>
      <w:bookmarkStart w:id="410" w:name="_Toc238651564"/>
      <w:bookmarkStart w:id="411" w:name="_Toc240576111"/>
      <w:r w:rsidRPr="00F57B3D">
        <w:rPr>
          <w:rFonts w:ascii="Aptos" w:hAnsi="Aptos"/>
          <w:sz w:val="20"/>
          <w:szCs w:val="20"/>
        </w:rPr>
        <w:t>Propósito</w:t>
      </w:r>
      <w:bookmarkEnd w:id="409"/>
      <w:bookmarkEnd w:id="410"/>
      <w:bookmarkEnd w:id="411"/>
    </w:p>
    <w:p w14:paraId="41630EAE" w14:textId="77777777" w:rsidR="00E26F36" w:rsidRPr="00E26F36" w:rsidRDefault="00E26F36" w:rsidP="00E26F36"/>
    <w:p w14:paraId="3AB93BB1" w14:textId="058974CD" w:rsidR="00F050EF" w:rsidRPr="00F57B3D" w:rsidRDefault="009C0B53" w:rsidP="00AB2F00">
      <w:pPr>
        <w:ind w:left="1440"/>
        <w:jc w:val="both"/>
        <w:rPr>
          <w:sz w:val="20"/>
          <w:szCs w:val="20"/>
          <w:lang w:val="es-CO"/>
        </w:rPr>
      </w:pPr>
      <w:r w:rsidRPr="00F57B3D">
        <w:rPr>
          <w:sz w:val="20"/>
          <w:szCs w:val="20"/>
          <w:lang w:val="es-CO"/>
        </w:rPr>
        <w:t>La Célula de Casos de Uso o Implementadora tiene como propósito convertir el backlog priorizado y los productos de datos habilitados en soluciones funcionales, analíticas y tecnológicas que generen valor visible para SURA Salud.</w:t>
      </w:r>
    </w:p>
    <w:p w14:paraId="6F33C16D" w14:textId="4D62DF6C" w:rsidR="00F050EF" w:rsidRPr="00F57B3D" w:rsidRDefault="009C0B53" w:rsidP="00AB2F00">
      <w:pPr>
        <w:ind w:left="1440"/>
        <w:jc w:val="both"/>
        <w:rPr>
          <w:sz w:val="20"/>
          <w:szCs w:val="20"/>
          <w:lang w:val="es-CO"/>
        </w:rPr>
      </w:pPr>
      <w:r w:rsidRPr="00F57B3D">
        <w:rPr>
          <w:sz w:val="20"/>
          <w:szCs w:val="20"/>
          <w:lang w:val="es-CO"/>
        </w:rPr>
        <w:t xml:space="preserve">Esta célula implementa los casos de uso definidos para la etapa fundacional, principalmente relacionados con </w:t>
      </w:r>
      <w:r w:rsidRPr="00F57B3D">
        <w:rPr>
          <w:b/>
          <w:bCs/>
          <w:sz w:val="20"/>
          <w:szCs w:val="20"/>
          <w:lang w:val="es-CO"/>
        </w:rPr>
        <w:t>Gestión del Riesgo Poblacional, PHM</w:t>
      </w:r>
      <w:r w:rsidRPr="00F57B3D">
        <w:rPr>
          <w:sz w:val="20"/>
          <w:szCs w:val="20"/>
          <w:lang w:val="es-CO"/>
        </w:rPr>
        <w:t xml:space="preserve">, y </w:t>
      </w:r>
      <w:r w:rsidRPr="00F57B3D">
        <w:rPr>
          <w:b/>
          <w:bCs/>
          <w:sz w:val="20"/>
          <w:szCs w:val="20"/>
          <w:lang w:val="es-CO"/>
        </w:rPr>
        <w:t xml:space="preserve">Evidencia </w:t>
      </w:r>
      <w:r w:rsidRPr="00F57B3D">
        <w:rPr>
          <w:b/>
          <w:bCs/>
          <w:sz w:val="20"/>
          <w:szCs w:val="20"/>
          <w:lang w:val="es-CO"/>
        </w:rPr>
        <w:lastRenderedPageBreak/>
        <w:t>del Mundo Real, RWE</w:t>
      </w:r>
      <w:r w:rsidRPr="00F57B3D">
        <w:rPr>
          <w:sz w:val="20"/>
          <w:szCs w:val="20"/>
          <w:lang w:val="es-CO"/>
        </w:rPr>
        <w:t>, así como visualizaciones, modelos, agentes, front, servicios y componentes técnicos requeridos.</w:t>
      </w:r>
    </w:p>
    <w:p w14:paraId="2F90616B" w14:textId="602EDB62" w:rsidR="00F050EF" w:rsidRDefault="009C0B53" w:rsidP="00AB2F00">
      <w:pPr>
        <w:pStyle w:val="Ttulo3"/>
        <w:ind w:left="1440"/>
        <w:rPr>
          <w:rFonts w:ascii="Aptos" w:hAnsi="Aptos"/>
          <w:sz w:val="20"/>
          <w:szCs w:val="20"/>
        </w:rPr>
      </w:pPr>
      <w:bookmarkStart w:id="412" w:name="_Toc238570989"/>
      <w:bookmarkStart w:id="413" w:name="_Toc238651565"/>
      <w:bookmarkStart w:id="414" w:name="_Toc240576112"/>
      <w:r w:rsidRPr="00F57B3D">
        <w:rPr>
          <w:rFonts w:ascii="Aptos" w:hAnsi="Aptos"/>
          <w:sz w:val="20"/>
          <w:szCs w:val="20"/>
        </w:rPr>
        <w:t>Responsabilidades principales</w:t>
      </w:r>
      <w:bookmarkEnd w:id="412"/>
      <w:bookmarkEnd w:id="413"/>
      <w:bookmarkEnd w:id="414"/>
    </w:p>
    <w:p w14:paraId="2B0C696B" w14:textId="77777777" w:rsidR="00E26F36" w:rsidRPr="00E26F36" w:rsidRDefault="00E26F36" w:rsidP="00E26F36"/>
    <w:p w14:paraId="50F61239" w14:textId="354BF485" w:rsidR="00F050EF" w:rsidRPr="00F57B3D" w:rsidRDefault="00E271E5" w:rsidP="00AB2F00">
      <w:pPr>
        <w:ind w:left="1080"/>
        <w:jc w:val="both"/>
        <w:rPr>
          <w:sz w:val="20"/>
          <w:szCs w:val="20"/>
          <w:lang w:val="es-CO"/>
        </w:rPr>
      </w:pPr>
      <w:r>
        <w:rPr>
          <w:sz w:val="20"/>
          <w:szCs w:val="20"/>
          <w:lang w:val="es-CO"/>
        </w:rPr>
        <w:t xml:space="preserve">         </w:t>
      </w:r>
      <w:r w:rsidR="009C0B53" w:rsidRPr="00F57B3D">
        <w:rPr>
          <w:sz w:val="20"/>
          <w:szCs w:val="20"/>
          <w:lang w:val="es-CO"/>
        </w:rPr>
        <w:t>La Célula de Casos de Uso o Implementadora será responsable de:</w:t>
      </w:r>
    </w:p>
    <w:p w14:paraId="0B25F212" w14:textId="0552A1C9" w:rsidR="00F050EF" w:rsidRPr="00F57B3D" w:rsidRDefault="009C0B53" w:rsidP="00AB2F00">
      <w:pPr>
        <w:numPr>
          <w:ilvl w:val="0"/>
          <w:numId w:val="29"/>
        </w:numPr>
        <w:tabs>
          <w:tab w:val="clear" w:pos="720"/>
          <w:tab w:val="num" w:pos="1800"/>
        </w:tabs>
        <w:ind w:left="1800"/>
        <w:jc w:val="both"/>
        <w:rPr>
          <w:sz w:val="20"/>
          <w:szCs w:val="20"/>
          <w:lang w:val="es-CO"/>
        </w:rPr>
      </w:pPr>
      <w:r w:rsidRPr="00F57B3D">
        <w:rPr>
          <w:sz w:val="20"/>
          <w:szCs w:val="20"/>
          <w:lang w:val="es-CO"/>
        </w:rPr>
        <w:t>Tomar las historias de usuario priorizadas por la Célula de Factibilidad.</w:t>
      </w:r>
    </w:p>
    <w:p w14:paraId="49C45C74" w14:textId="65D0C593" w:rsidR="00F050EF" w:rsidRPr="00F57B3D" w:rsidRDefault="009C0B53" w:rsidP="00AB2F00">
      <w:pPr>
        <w:numPr>
          <w:ilvl w:val="0"/>
          <w:numId w:val="29"/>
        </w:numPr>
        <w:tabs>
          <w:tab w:val="clear" w:pos="720"/>
          <w:tab w:val="num" w:pos="1800"/>
        </w:tabs>
        <w:ind w:left="1800"/>
        <w:jc w:val="both"/>
        <w:rPr>
          <w:sz w:val="20"/>
          <w:szCs w:val="20"/>
          <w:lang w:val="es-CO"/>
        </w:rPr>
      </w:pPr>
      <w:r w:rsidRPr="00F57B3D">
        <w:rPr>
          <w:sz w:val="20"/>
          <w:szCs w:val="20"/>
          <w:lang w:val="es-CO"/>
        </w:rPr>
        <w:t>Consumir los productos de datos habilitados por la Célula Data Partner</w:t>
      </w:r>
      <w:r w:rsidR="61AA38A9" w:rsidRPr="00F57B3D">
        <w:rPr>
          <w:sz w:val="20"/>
          <w:szCs w:val="20"/>
          <w:lang w:val="es-CO"/>
        </w:rPr>
        <w:t>/Dominio Salud</w:t>
      </w:r>
      <w:r w:rsidRPr="00F57B3D">
        <w:rPr>
          <w:sz w:val="20"/>
          <w:szCs w:val="20"/>
          <w:lang w:val="es-CO"/>
        </w:rPr>
        <w:t>.</w:t>
      </w:r>
    </w:p>
    <w:p w14:paraId="0D1BA5A9" w14:textId="77777777" w:rsidR="00F050EF" w:rsidRPr="00F57B3D" w:rsidRDefault="009C0B53" w:rsidP="00AB2F00">
      <w:pPr>
        <w:numPr>
          <w:ilvl w:val="0"/>
          <w:numId w:val="29"/>
        </w:numPr>
        <w:tabs>
          <w:tab w:val="clear" w:pos="720"/>
          <w:tab w:val="num" w:pos="1800"/>
        </w:tabs>
        <w:ind w:left="1800"/>
        <w:jc w:val="both"/>
        <w:rPr>
          <w:sz w:val="20"/>
          <w:szCs w:val="20"/>
          <w:lang w:val="es-CO"/>
        </w:rPr>
      </w:pPr>
      <w:r w:rsidRPr="00F57B3D">
        <w:rPr>
          <w:sz w:val="20"/>
          <w:szCs w:val="20"/>
          <w:lang w:val="es-CO"/>
        </w:rPr>
        <w:t>Diseñar la solución funcional y técnica de los casos de uso.</w:t>
      </w:r>
    </w:p>
    <w:p w14:paraId="78AEFDDD" w14:textId="1707D850" w:rsidR="00F050EF" w:rsidRPr="00F57B3D" w:rsidRDefault="009C0B53" w:rsidP="00AB2F00">
      <w:pPr>
        <w:numPr>
          <w:ilvl w:val="0"/>
          <w:numId w:val="29"/>
        </w:numPr>
        <w:tabs>
          <w:tab w:val="clear" w:pos="720"/>
          <w:tab w:val="num" w:pos="1800"/>
        </w:tabs>
        <w:ind w:left="1800"/>
        <w:jc w:val="both"/>
        <w:rPr>
          <w:sz w:val="20"/>
          <w:szCs w:val="20"/>
          <w:lang w:val="es-CO"/>
        </w:rPr>
      </w:pPr>
      <w:r w:rsidRPr="00F57B3D">
        <w:rPr>
          <w:sz w:val="20"/>
          <w:szCs w:val="20"/>
          <w:lang w:val="es-CO"/>
        </w:rPr>
        <w:t>Implementar visualizaciones, portales o micro</w:t>
      </w:r>
      <w:r w:rsidR="007A07AB" w:rsidRPr="00F57B3D">
        <w:rPr>
          <w:sz w:val="20"/>
          <w:szCs w:val="20"/>
          <w:lang w:val="es-CO"/>
        </w:rPr>
        <w:t xml:space="preserve"> </w:t>
      </w:r>
      <w:r w:rsidRPr="00F57B3D">
        <w:rPr>
          <w:sz w:val="20"/>
          <w:szCs w:val="20"/>
          <w:lang w:val="es-CO"/>
        </w:rPr>
        <w:t>fronts.</w:t>
      </w:r>
    </w:p>
    <w:p w14:paraId="6C4DED56" w14:textId="77777777" w:rsidR="00F050EF" w:rsidRPr="00F57B3D" w:rsidRDefault="009C0B53" w:rsidP="00AB2F00">
      <w:pPr>
        <w:numPr>
          <w:ilvl w:val="0"/>
          <w:numId w:val="29"/>
        </w:numPr>
        <w:tabs>
          <w:tab w:val="clear" w:pos="720"/>
          <w:tab w:val="num" w:pos="1800"/>
        </w:tabs>
        <w:ind w:left="1800"/>
        <w:jc w:val="both"/>
        <w:rPr>
          <w:sz w:val="20"/>
          <w:szCs w:val="20"/>
          <w:lang w:val="es-CO"/>
        </w:rPr>
      </w:pPr>
      <w:r w:rsidRPr="00F57B3D">
        <w:rPr>
          <w:sz w:val="20"/>
          <w:szCs w:val="20"/>
          <w:lang w:val="es-CO"/>
        </w:rPr>
        <w:t>Desarrollar modelos analíticos, features, reglas, agentes o componentes de IA.</w:t>
      </w:r>
    </w:p>
    <w:p w14:paraId="0496E55F" w14:textId="77777777" w:rsidR="00F050EF" w:rsidRPr="00F57B3D" w:rsidRDefault="009C0B53" w:rsidP="00AB2F00">
      <w:pPr>
        <w:numPr>
          <w:ilvl w:val="0"/>
          <w:numId w:val="29"/>
        </w:numPr>
        <w:tabs>
          <w:tab w:val="clear" w:pos="720"/>
          <w:tab w:val="num" w:pos="1800"/>
        </w:tabs>
        <w:ind w:left="1800"/>
        <w:jc w:val="both"/>
        <w:rPr>
          <w:sz w:val="20"/>
          <w:szCs w:val="20"/>
          <w:lang w:val="es-CO"/>
        </w:rPr>
      </w:pPr>
      <w:r w:rsidRPr="00F57B3D">
        <w:rPr>
          <w:sz w:val="20"/>
          <w:szCs w:val="20"/>
          <w:lang w:val="es-CO"/>
        </w:rPr>
        <w:t>Implementar componentes de backend, frontend, integración y APIs cuando aplique.</w:t>
      </w:r>
    </w:p>
    <w:p w14:paraId="2BEA1AFF" w14:textId="7C81434E" w:rsidR="00F050EF" w:rsidRPr="00F57B3D" w:rsidRDefault="009C0B53" w:rsidP="00AB2F00">
      <w:pPr>
        <w:numPr>
          <w:ilvl w:val="0"/>
          <w:numId w:val="29"/>
        </w:numPr>
        <w:tabs>
          <w:tab w:val="clear" w:pos="720"/>
          <w:tab w:val="num" w:pos="1800"/>
        </w:tabs>
        <w:ind w:left="1800"/>
        <w:jc w:val="both"/>
        <w:rPr>
          <w:sz w:val="20"/>
          <w:szCs w:val="20"/>
          <w:lang w:val="es-CO"/>
        </w:rPr>
      </w:pPr>
      <w:r w:rsidRPr="00F57B3D">
        <w:rPr>
          <w:sz w:val="20"/>
          <w:szCs w:val="20"/>
          <w:lang w:val="es-CO"/>
        </w:rPr>
        <w:t>Ejecutar</w:t>
      </w:r>
      <w:r w:rsidR="001E34BA" w:rsidRPr="00F57B3D">
        <w:rPr>
          <w:sz w:val="20"/>
          <w:szCs w:val="20"/>
          <w:lang w:val="es-CO"/>
        </w:rPr>
        <w:t xml:space="preserve"> las</w:t>
      </w:r>
      <w:r w:rsidRPr="00F57B3D">
        <w:rPr>
          <w:sz w:val="20"/>
          <w:szCs w:val="20"/>
          <w:lang w:val="es-CO"/>
        </w:rPr>
        <w:t xml:space="preserve"> pruebas funcionales, t</w:t>
      </w:r>
      <w:r w:rsidR="00D91A09" w:rsidRPr="00F57B3D">
        <w:rPr>
          <w:sz w:val="20"/>
          <w:szCs w:val="20"/>
          <w:lang w:val="es-CO"/>
        </w:rPr>
        <w:t xml:space="preserve">écnicas </w:t>
      </w:r>
      <w:r w:rsidRPr="00F57B3D">
        <w:rPr>
          <w:sz w:val="20"/>
          <w:szCs w:val="20"/>
          <w:lang w:val="es-CO"/>
        </w:rPr>
        <w:t>y performance.</w:t>
      </w:r>
    </w:p>
    <w:p w14:paraId="4F1A65ED" w14:textId="22B16BA6" w:rsidR="00F050EF" w:rsidRPr="00F57B3D" w:rsidRDefault="009C0B53" w:rsidP="00AB2F00">
      <w:pPr>
        <w:numPr>
          <w:ilvl w:val="0"/>
          <w:numId w:val="29"/>
        </w:numPr>
        <w:tabs>
          <w:tab w:val="clear" w:pos="720"/>
          <w:tab w:val="num" w:pos="1800"/>
        </w:tabs>
        <w:ind w:left="1800"/>
        <w:jc w:val="both"/>
        <w:rPr>
          <w:sz w:val="20"/>
          <w:szCs w:val="20"/>
          <w:lang w:val="es-CO"/>
        </w:rPr>
      </w:pPr>
      <w:r w:rsidRPr="00F57B3D">
        <w:rPr>
          <w:sz w:val="20"/>
          <w:szCs w:val="20"/>
          <w:lang w:val="es-CO"/>
        </w:rPr>
        <w:t>Validar resultados con usuarios clínicos, operativos, analíticos y de negocio.</w:t>
      </w:r>
    </w:p>
    <w:p w14:paraId="42C52544" w14:textId="77777777" w:rsidR="00F050EF" w:rsidRPr="00F57B3D" w:rsidRDefault="009C0B53" w:rsidP="00AB2F00">
      <w:pPr>
        <w:numPr>
          <w:ilvl w:val="0"/>
          <w:numId w:val="29"/>
        </w:numPr>
        <w:tabs>
          <w:tab w:val="clear" w:pos="720"/>
          <w:tab w:val="num" w:pos="1800"/>
        </w:tabs>
        <w:ind w:left="1800"/>
        <w:jc w:val="both"/>
        <w:rPr>
          <w:sz w:val="20"/>
          <w:szCs w:val="20"/>
          <w:lang w:val="es-CO"/>
        </w:rPr>
      </w:pPr>
      <w:r w:rsidRPr="00F57B3D">
        <w:rPr>
          <w:sz w:val="20"/>
          <w:szCs w:val="20"/>
          <w:lang w:val="es-CO"/>
        </w:rPr>
        <w:t>Documentar la solución, criterios de aceptación y evidencias.</w:t>
      </w:r>
    </w:p>
    <w:p w14:paraId="20337853" w14:textId="77777777" w:rsidR="00F050EF" w:rsidRPr="00F57B3D" w:rsidRDefault="009C0B53" w:rsidP="00AB2F00">
      <w:pPr>
        <w:numPr>
          <w:ilvl w:val="0"/>
          <w:numId w:val="29"/>
        </w:numPr>
        <w:tabs>
          <w:tab w:val="clear" w:pos="720"/>
          <w:tab w:val="num" w:pos="1800"/>
        </w:tabs>
        <w:ind w:left="1800"/>
        <w:jc w:val="both"/>
        <w:rPr>
          <w:sz w:val="20"/>
          <w:szCs w:val="20"/>
          <w:lang w:val="es-CO"/>
        </w:rPr>
      </w:pPr>
      <w:r w:rsidRPr="00F57B3D">
        <w:rPr>
          <w:sz w:val="20"/>
          <w:szCs w:val="20"/>
          <w:lang w:val="es-CO"/>
        </w:rPr>
        <w:t>Preparar los casos para adopción, operación y evolución.</w:t>
      </w:r>
    </w:p>
    <w:p w14:paraId="719BBABA" w14:textId="77777777" w:rsidR="00F050EF" w:rsidRDefault="009C0B53" w:rsidP="00AB2F00">
      <w:pPr>
        <w:numPr>
          <w:ilvl w:val="0"/>
          <w:numId w:val="29"/>
        </w:numPr>
        <w:tabs>
          <w:tab w:val="clear" w:pos="720"/>
          <w:tab w:val="num" w:pos="1800"/>
        </w:tabs>
        <w:ind w:left="1800"/>
        <w:jc w:val="both"/>
        <w:rPr>
          <w:sz w:val="20"/>
          <w:szCs w:val="20"/>
          <w:lang w:val="es-CO"/>
        </w:rPr>
      </w:pPr>
      <w:r w:rsidRPr="00F57B3D">
        <w:rPr>
          <w:sz w:val="20"/>
          <w:szCs w:val="20"/>
          <w:lang w:val="es-CO"/>
        </w:rPr>
        <w:t>Gestionar el backlog técnico y funcional de mejora continua.</w:t>
      </w:r>
    </w:p>
    <w:p w14:paraId="480553A6" w14:textId="77777777" w:rsidR="00E271E5" w:rsidRPr="00F57B3D" w:rsidRDefault="00E271E5" w:rsidP="00AB2F00">
      <w:pPr>
        <w:tabs>
          <w:tab w:val="num" w:pos="1080"/>
        </w:tabs>
        <w:ind w:left="1800"/>
        <w:jc w:val="both"/>
        <w:rPr>
          <w:sz w:val="20"/>
          <w:szCs w:val="20"/>
          <w:lang w:val="es-CO"/>
        </w:rPr>
      </w:pPr>
    </w:p>
    <w:p w14:paraId="7E5762B5" w14:textId="249318E3" w:rsidR="00F050EF" w:rsidRDefault="009C0B53" w:rsidP="00AB2F00">
      <w:pPr>
        <w:pStyle w:val="Ttulo3"/>
        <w:ind w:left="1440"/>
        <w:rPr>
          <w:rFonts w:ascii="Aptos" w:hAnsi="Aptos"/>
          <w:sz w:val="20"/>
          <w:szCs w:val="20"/>
        </w:rPr>
      </w:pPr>
      <w:bookmarkStart w:id="415" w:name="_Toc238570990"/>
      <w:bookmarkStart w:id="416" w:name="_Toc238651566"/>
      <w:bookmarkStart w:id="417" w:name="_Toc240576113"/>
      <w:r w:rsidRPr="00F57B3D">
        <w:rPr>
          <w:rFonts w:ascii="Aptos" w:hAnsi="Aptos"/>
          <w:sz w:val="20"/>
          <w:szCs w:val="20"/>
        </w:rPr>
        <w:t xml:space="preserve">Roles sugeridos NTT </w:t>
      </w:r>
      <w:bookmarkEnd w:id="415"/>
      <w:r w:rsidRPr="00F57B3D">
        <w:rPr>
          <w:rFonts w:ascii="Aptos" w:hAnsi="Aptos"/>
          <w:sz w:val="20"/>
          <w:szCs w:val="20"/>
        </w:rPr>
        <w:t>DATA</w:t>
      </w:r>
      <w:bookmarkEnd w:id="416"/>
      <w:bookmarkEnd w:id="417"/>
    </w:p>
    <w:p w14:paraId="7D6A37BA" w14:textId="77777777" w:rsidR="0010278B" w:rsidRPr="0010278B" w:rsidRDefault="0010278B" w:rsidP="00AB2F00">
      <w:pPr>
        <w:ind w:left="720"/>
      </w:pPr>
    </w:p>
    <w:p w14:paraId="7972C4BE" w14:textId="0B7B739C" w:rsidR="00F050EF" w:rsidRPr="00F57B3D" w:rsidRDefault="009C0B53" w:rsidP="00AB2F00">
      <w:pPr>
        <w:ind w:left="1080"/>
        <w:jc w:val="both"/>
        <w:rPr>
          <w:sz w:val="20"/>
          <w:szCs w:val="20"/>
          <w:lang w:val="es-CO"/>
        </w:rPr>
      </w:pPr>
      <w:r w:rsidRPr="00F57B3D">
        <w:rPr>
          <w:sz w:val="20"/>
          <w:szCs w:val="20"/>
          <w:lang w:val="es-CO"/>
        </w:rPr>
        <w:t>La Célula de Casos de Uso o Implementadora podrá estar conformada por los siguientes perfiles:</w:t>
      </w:r>
    </w:p>
    <w:p w14:paraId="42F2AB21" w14:textId="77777777" w:rsidR="00F050EF" w:rsidRPr="00F57B3D" w:rsidRDefault="009C0B53" w:rsidP="00AB2F00">
      <w:pPr>
        <w:numPr>
          <w:ilvl w:val="0"/>
          <w:numId w:val="30"/>
        </w:numPr>
        <w:tabs>
          <w:tab w:val="clear" w:pos="720"/>
          <w:tab w:val="num" w:pos="1800"/>
        </w:tabs>
        <w:ind w:left="1800"/>
        <w:jc w:val="both"/>
        <w:rPr>
          <w:sz w:val="20"/>
          <w:szCs w:val="20"/>
          <w:lang w:val="es-CO"/>
        </w:rPr>
      </w:pPr>
      <w:r w:rsidRPr="00F57B3D">
        <w:rPr>
          <w:sz w:val="20"/>
          <w:szCs w:val="20"/>
          <w:lang w:val="es-CO"/>
        </w:rPr>
        <w:t>Líder de Proyecto.</w:t>
      </w:r>
    </w:p>
    <w:p w14:paraId="729BDF6F" w14:textId="77777777" w:rsidR="00F050EF" w:rsidRPr="00F57B3D" w:rsidRDefault="009C0B53" w:rsidP="00AB2F00">
      <w:pPr>
        <w:numPr>
          <w:ilvl w:val="0"/>
          <w:numId w:val="30"/>
        </w:numPr>
        <w:tabs>
          <w:tab w:val="clear" w:pos="720"/>
          <w:tab w:val="num" w:pos="1800"/>
        </w:tabs>
        <w:ind w:left="1800"/>
        <w:jc w:val="both"/>
        <w:rPr>
          <w:sz w:val="20"/>
          <w:szCs w:val="20"/>
          <w:lang w:val="es-CO"/>
        </w:rPr>
      </w:pPr>
      <w:r w:rsidRPr="00F57B3D">
        <w:rPr>
          <w:sz w:val="20"/>
          <w:szCs w:val="20"/>
          <w:lang w:val="es-CO"/>
        </w:rPr>
        <w:t>Chief Architect.</w:t>
      </w:r>
    </w:p>
    <w:p w14:paraId="60D7AC58" w14:textId="1A0ED2E8" w:rsidR="00F050EF" w:rsidRPr="00F57B3D" w:rsidRDefault="009C0B53" w:rsidP="00AB2F00">
      <w:pPr>
        <w:numPr>
          <w:ilvl w:val="0"/>
          <w:numId w:val="30"/>
        </w:numPr>
        <w:tabs>
          <w:tab w:val="clear" w:pos="720"/>
          <w:tab w:val="num" w:pos="1800"/>
        </w:tabs>
        <w:ind w:left="1800"/>
        <w:jc w:val="both"/>
        <w:rPr>
          <w:sz w:val="20"/>
          <w:szCs w:val="20"/>
          <w:lang w:val="es-CO"/>
        </w:rPr>
      </w:pPr>
      <w:r w:rsidRPr="00F57B3D">
        <w:rPr>
          <w:sz w:val="20"/>
          <w:szCs w:val="20"/>
          <w:lang w:val="es-CO"/>
        </w:rPr>
        <w:t>Arquitecto de Datos.</w:t>
      </w:r>
    </w:p>
    <w:p w14:paraId="4CFB9218" w14:textId="77777777" w:rsidR="00F050EF" w:rsidRPr="00F57B3D" w:rsidRDefault="009C0B53" w:rsidP="00AB2F00">
      <w:pPr>
        <w:numPr>
          <w:ilvl w:val="0"/>
          <w:numId w:val="30"/>
        </w:numPr>
        <w:tabs>
          <w:tab w:val="clear" w:pos="720"/>
          <w:tab w:val="num" w:pos="1800"/>
        </w:tabs>
        <w:ind w:left="1800"/>
        <w:jc w:val="both"/>
        <w:rPr>
          <w:sz w:val="20"/>
          <w:szCs w:val="20"/>
          <w:lang w:val="es-CO"/>
        </w:rPr>
      </w:pPr>
      <w:r w:rsidRPr="00F57B3D">
        <w:rPr>
          <w:sz w:val="20"/>
          <w:szCs w:val="20"/>
          <w:lang w:val="es-CO"/>
        </w:rPr>
        <w:t>Experto de Salud.</w:t>
      </w:r>
    </w:p>
    <w:p w14:paraId="52F45DB9" w14:textId="3B6F897C" w:rsidR="255A2A34" w:rsidRPr="00F57B3D" w:rsidRDefault="009C0B53" w:rsidP="00AB2F00">
      <w:pPr>
        <w:numPr>
          <w:ilvl w:val="0"/>
          <w:numId w:val="30"/>
        </w:numPr>
        <w:tabs>
          <w:tab w:val="clear" w:pos="720"/>
          <w:tab w:val="num" w:pos="1800"/>
        </w:tabs>
        <w:ind w:left="1800"/>
        <w:jc w:val="both"/>
        <w:rPr>
          <w:sz w:val="20"/>
          <w:szCs w:val="20"/>
          <w:lang w:val="es-CO"/>
        </w:rPr>
      </w:pPr>
      <w:r w:rsidRPr="00F57B3D">
        <w:rPr>
          <w:sz w:val="20"/>
          <w:szCs w:val="20"/>
          <w:lang w:val="es-CO"/>
        </w:rPr>
        <w:t>Arquitecto Cloud</w:t>
      </w:r>
      <w:r w:rsidR="13102773" w:rsidRPr="00F57B3D">
        <w:rPr>
          <w:sz w:val="20"/>
          <w:szCs w:val="20"/>
          <w:lang w:val="es-CO"/>
        </w:rPr>
        <w:t xml:space="preserve"> GCP</w:t>
      </w:r>
    </w:p>
    <w:p w14:paraId="32C539A4" w14:textId="023593C4" w:rsidR="255A2A34" w:rsidRPr="00F57B3D" w:rsidRDefault="009C0B53" w:rsidP="00AB2F00">
      <w:pPr>
        <w:numPr>
          <w:ilvl w:val="0"/>
          <w:numId w:val="30"/>
        </w:numPr>
        <w:tabs>
          <w:tab w:val="clear" w:pos="720"/>
          <w:tab w:val="num" w:pos="1800"/>
        </w:tabs>
        <w:ind w:left="1800"/>
        <w:jc w:val="both"/>
        <w:rPr>
          <w:sz w:val="20"/>
          <w:szCs w:val="20"/>
          <w:lang w:val="es-CO"/>
        </w:rPr>
      </w:pPr>
      <w:r w:rsidRPr="00F57B3D">
        <w:rPr>
          <w:sz w:val="20"/>
          <w:szCs w:val="20"/>
          <w:lang w:val="es-CO"/>
        </w:rPr>
        <w:t>Arquitecto Experto en soluciones cloud native</w:t>
      </w:r>
    </w:p>
    <w:p w14:paraId="6A2092A9" w14:textId="77777777" w:rsidR="00F050EF" w:rsidRPr="00F57B3D" w:rsidRDefault="009C0B53" w:rsidP="00AB2F00">
      <w:pPr>
        <w:numPr>
          <w:ilvl w:val="0"/>
          <w:numId w:val="30"/>
        </w:numPr>
        <w:tabs>
          <w:tab w:val="clear" w:pos="720"/>
          <w:tab w:val="num" w:pos="1800"/>
        </w:tabs>
        <w:ind w:left="1800"/>
        <w:jc w:val="both"/>
        <w:rPr>
          <w:sz w:val="20"/>
          <w:szCs w:val="20"/>
          <w:lang w:val="es-CO"/>
        </w:rPr>
      </w:pPr>
      <w:r w:rsidRPr="00F57B3D">
        <w:rPr>
          <w:sz w:val="20"/>
          <w:szCs w:val="20"/>
          <w:lang w:val="es-CO"/>
        </w:rPr>
        <w:lastRenderedPageBreak/>
        <w:t>Arquitecto de Cyber.</w:t>
      </w:r>
    </w:p>
    <w:p w14:paraId="7EA74577" w14:textId="77777777" w:rsidR="00F050EF" w:rsidRPr="00F57B3D" w:rsidRDefault="009C0B53" w:rsidP="00AB2F00">
      <w:pPr>
        <w:numPr>
          <w:ilvl w:val="0"/>
          <w:numId w:val="30"/>
        </w:numPr>
        <w:tabs>
          <w:tab w:val="clear" w:pos="720"/>
          <w:tab w:val="num" w:pos="1800"/>
        </w:tabs>
        <w:ind w:left="1800"/>
        <w:jc w:val="both"/>
        <w:rPr>
          <w:sz w:val="20"/>
          <w:szCs w:val="20"/>
          <w:lang w:val="es-CO"/>
        </w:rPr>
      </w:pPr>
      <w:r w:rsidRPr="00F57B3D">
        <w:rPr>
          <w:sz w:val="20"/>
          <w:szCs w:val="20"/>
          <w:lang w:val="es-CO"/>
        </w:rPr>
        <w:t>Líder Técnico IA.</w:t>
      </w:r>
    </w:p>
    <w:p w14:paraId="7220F1E5" w14:textId="77777777" w:rsidR="00F050EF" w:rsidRPr="00F57B3D" w:rsidRDefault="009C0B53" w:rsidP="00AB2F00">
      <w:pPr>
        <w:numPr>
          <w:ilvl w:val="0"/>
          <w:numId w:val="30"/>
        </w:numPr>
        <w:tabs>
          <w:tab w:val="clear" w:pos="720"/>
          <w:tab w:val="num" w:pos="1800"/>
        </w:tabs>
        <w:ind w:left="1800"/>
        <w:jc w:val="both"/>
        <w:rPr>
          <w:sz w:val="20"/>
          <w:szCs w:val="20"/>
          <w:lang w:val="es-CO"/>
        </w:rPr>
      </w:pPr>
      <w:r w:rsidRPr="00F57B3D">
        <w:rPr>
          <w:sz w:val="20"/>
          <w:szCs w:val="20"/>
          <w:lang w:val="es-CO"/>
        </w:rPr>
        <w:t>Ingeniero IA.</w:t>
      </w:r>
    </w:p>
    <w:p w14:paraId="74ECCE35" w14:textId="77777777" w:rsidR="00F050EF" w:rsidRPr="00F57B3D" w:rsidRDefault="009C0B53" w:rsidP="00AB2F00">
      <w:pPr>
        <w:numPr>
          <w:ilvl w:val="0"/>
          <w:numId w:val="30"/>
        </w:numPr>
        <w:tabs>
          <w:tab w:val="clear" w:pos="720"/>
          <w:tab w:val="num" w:pos="1800"/>
        </w:tabs>
        <w:ind w:left="1800"/>
        <w:jc w:val="both"/>
        <w:rPr>
          <w:sz w:val="20"/>
          <w:szCs w:val="20"/>
          <w:lang w:val="es-CO"/>
        </w:rPr>
      </w:pPr>
      <w:r w:rsidRPr="00F57B3D">
        <w:rPr>
          <w:sz w:val="20"/>
          <w:szCs w:val="20"/>
          <w:lang w:val="es-CO"/>
        </w:rPr>
        <w:t>Ingeniero IA Jr.</w:t>
      </w:r>
    </w:p>
    <w:p w14:paraId="3BAFB660" w14:textId="77777777" w:rsidR="00F050EF" w:rsidRPr="00F57B3D" w:rsidRDefault="009C0B53" w:rsidP="00AB2F00">
      <w:pPr>
        <w:numPr>
          <w:ilvl w:val="0"/>
          <w:numId w:val="30"/>
        </w:numPr>
        <w:tabs>
          <w:tab w:val="clear" w:pos="720"/>
          <w:tab w:val="num" w:pos="1800"/>
        </w:tabs>
        <w:ind w:left="1800"/>
        <w:jc w:val="both"/>
        <w:rPr>
          <w:sz w:val="20"/>
          <w:szCs w:val="20"/>
          <w:lang w:val="es-CO"/>
        </w:rPr>
      </w:pPr>
      <w:r w:rsidRPr="00F57B3D">
        <w:rPr>
          <w:sz w:val="20"/>
          <w:szCs w:val="20"/>
          <w:lang w:val="es-CO"/>
        </w:rPr>
        <w:t>Machine Learning.</w:t>
      </w:r>
    </w:p>
    <w:p w14:paraId="5BB11989" w14:textId="77777777" w:rsidR="00F050EF" w:rsidRPr="00F57B3D" w:rsidRDefault="009C0B53" w:rsidP="00AB2F00">
      <w:pPr>
        <w:numPr>
          <w:ilvl w:val="0"/>
          <w:numId w:val="30"/>
        </w:numPr>
        <w:tabs>
          <w:tab w:val="clear" w:pos="720"/>
          <w:tab w:val="num" w:pos="1800"/>
        </w:tabs>
        <w:ind w:left="1800"/>
        <w:jc w:val="both"/>
        <w:rPr>
          <w:sz w:val="20"/>
          <w:szCs w:val="20"/>
          <w:lang w:val="es-CO"/>
        </w:rPr>
      </w:pPr>
      <w:r w:rsidRPr="00F57B3D">
        <w:rPr>
          <w:sz w:val="20"/>
          <w:szCs w:val="20"/>
          <w:lang w:val="es-CO"/>
        </w:rPr>
        <w:t>Ingeniero de Cyber.</w:t>
      </w:r>
    </w:p>
    <w:p w14:paraId="342D848C" w14:textId="29108F46" w:rsidR="00F050EF" w:rsidRPr="00F57B3D" w:rsidRDefault="009C0B53" w:rsidP="00AB2F00">
      <w:pPr>
        <w:numPr>
          <w:ilvl w:val="0"/>
          <w:numId w:val="30"/>
        </w:numPr>
        <w:tabs>
          <w:tab w:val="clear" w:pos="720"/>
          <w:tab w:val="num" w:pos="1800"/>
        </w:tabs>
        <w:ind w:left="1800"/>
        <w:jc w:val="both"/>
        <w:rPr>
          <w:sz w:val="20"/>
          <w:szCs w:val="20"/>
          <w:lang w:val="es-CO"/>
        </w:rPr>
      </w:pPr>
      <w:r w:rsidRPr="00F57B3D">
        <w:rPr>
          <w:sz w:val="20"/>
          <w:szCs w:val="20"/>
          <w:lang w:val="es-CO"/>
        </w:rPr>
        <w:t>Ingeniero / Desarrollador</w:t>
      </w:r>
      <w:r w:rsidR="00103CC6">
        <w:rPr>
          <w:sz w:val="20"/>
          <w:szCs w:val="20"/>
          <w:lang w:val="es-CO"/>
        </w:rPr>
        <w:t xml:space="preserve"> – EH </w:t>
      </w:r>
      <w:r w:rsidR="0041418F">
        <w:rPr>
          <w:sz w:val="20"/>
          <w:szCs w:val="20"/>
          <w:lang w:val="es-CO"/>
        </w:rPr>
        <w:t>( Integrador)</w:t>
      </w:r>
    </w:p>
    <w:p w14:paraId="5142B84A" w14:textId="77777777" w:rsidR="00F050EF" w:rsidRPr="00F57B3D" w:rsidRDefault="009C0B53" w:rsidP="00AB2F00">
      <w:pPr>
        <w:numPr>
          <w:ilvl w:val="0"/>
          <w:numId w:val="30"/>
        </w:numPr>
        <w:tabs>
          <w:tab w:val="clear" w:pos="720"/>
          <w:tab w:val="num" w:pos="1800"/>
        </w:tabs>
        <w:ind w:left="1800"/>
        <w:jc w:val="both"/>
        <w:rPr>
          <w:sz w:val="20"/>
          <w:szCs w:val="20"/>
          <w:lang w:val="es-CO"/>
        </w:rPr>
      </w:pPr>
      <w:r w:rsidRPr="00F57B3D">
        <w:rPr>
          <w:sz w:val="20"/>
          <w:szCs w:val="20"/>
          <w:lang w:val="es-CO"/>
        </w:rPr>
        <w:t>Lead Pruebas IA.</w:t>
      </w:r>
    </w:p>
    <w:p w14:paraId="07A4C906" w14:textId="77777777" w:rsidR="00F050EF" w:rsidRPr="00F57B3D" w:rsidRDefault="009C0B53" w:rsidP="00AB2F00">
      <w:pPr>
        <w:numPr>
          <w:ilvl w:val="0"/>
          <w:numId w:val="30"/>
        </w:numPr>
        <w:tabs>
          <w:tab w:val="clear" w:pos="720"/>
          <w:tab w:val="num" w:pos="1800"/>
        </w:tabs>
        <w:ind w:left="1800"/>
        <w:jc w:val="both"/>
        <w:rPr>
          <w:sz w:val="20"/>
          <w:szCs w:val="20"/>
          <w:lang w:val="es-CO"/>
        </w:rPr>
      </w:pPr>
      <w:r w:rsidRPr="00F57B3D">
        <w:rPr>
          <w:sz w:val="20"/>
          <w:szCs w:val="20"/>
          <w:lang w:val="es-CO"/>
        </w:rPr>
        <w:t>QA Funcional.</w:t>
      </w:r>
    </w:p>
    <w:p w14:paraId="57C0B25C" w14:textId="77777777" w:rsidR="00F050EF" w:rsidRPr="00F57B3D" w:rsidRDefault="009C0B53" w:rsidP="00AB2F00">
      <w:pPr>
        <w:numPr>
          <w:ilvl w:val="0"/>
          <w:numId w:val="30"/>
        </w:numPr>
        <w:tabs>
          <w:tab w:val="clear" w:pos="720"/>
          <w:tab w:val="num" w:pos="1800"/>
        </w:tabs>
        <w:ind w:left="1800"/>
        <w:jc w:val="both"/>
        <w:rPr>
          <w:sz w:val="20"/>
          <w:szCs w:val="20"/>
          <w:lang w:val="es-CO"/>
        </w:rPr>
      </w:pPr>
      <w:r w:rsidRPr="00F57B3D">
        <w:rPr>
          <w:sz w:val="20"/>
          <w:szCs w:val="20"/>
          <w:lang w:val="es-CO"/>
        </w:rPr>
        <w:t>Automatizador IA + Performance.</w:t>
      </w:r>
    </w:p>
    <w:p w14:paraId="168762B1" w14:textId="77777777" w:rsidR="00F050EF" w:rsidRPr="00F57B3D" w:rsidRDefault="009C0B53" w:rsidP="00AB2F00">
      <w:pPr>
        <w:numPr>
          <w:ilvl w:val="0"/>
          <w:numId w:val="30"/>
        </w:numPr>
        <w:tabs>
          <w:tab w:val="clear" w:pos="720"/>
          <w:tab w:val="num" w:pos="1800"/>
        </w:tabs>
        <w:ind w:left="1800"/>
        <w:jc w:val="both"/>
        <w:rPr>
          <w:sz w:val="20"/>
          <w:szCs w:val="20"/>
          <w:lang w:val="es-CO"/>
        </w:rPr>
      </w:pPr>
      <w:r w:rsidRPr="00F57B3D">
        <w:rPr>
          <w:sz w:val="20"/>
          <w:szCs w:val="20"/>
          <w:lang w:val="es-CO"/>
        </w:rPr>
        <w:t>UX / UI.</w:t>
      </w:r>
    </w:p>
    <w:p w14:paraId="62E1F006" w14:textId="77777777" w:rsidR="00F050EF" w:rsidRPr="00F57B3D" w:rsidRDefault="009C0B53" w:rsidP="00AB2F00">
      <w:pPr>
        <w:numPr>
          <w:ilvl w:val="0"/>
          <w:numId w:val="30"/>
        </w:numPr>
        <w:tabs>
          <w:tab w:val="clear" w:pos="720"/>
          <w:tab w:val="num" w:pos="1800"/>
        </w:tabs>
        <w:ind w:left="1800"/>
        <w:jc w:val="both"/>
        <w:rPr>
          <w:sz w:val="20"/>
          <w:szCs w:val="20"/>
          <w:lang w:val="es-CO"/>
        </w:rPr>
      </w:pPr>
      <w:commentRangeStart w:id="418"/>
      <w:commentRangeStart w:id="419"/>
      <w:commentRangeStart w:id="420"/>
      <w:r w:rsidRPr="00F57B3D">
        <w:rPr>
          <w:sz w:val="20"/>
          <w:szCs w:val="20"/>
          <w:lang w:val="es-CO"/>
        </w:rPr>
        <w:t>Microfront RWE.</w:t>
      </w:r>
    </w:p>
    <w:p w14:paraId="4C2C3042" w14:textId="56DF922B" w:rsidR="009072A0" w:rsidRPr="003D3318" w:rsidRDefault="009C0B53" w:rsidP="003D3318">
      <w:pPr>
        <w:numPr>
          <w:ilvl w:val="0"/>
          <w:numId w:val="30"/>
        </w:numPr>
        <w:tabs>
          <w:tab w:val="clear" w:pos="720"/>
          <w:tab w:val="num" w:pos="1800"/>
        </w:tabs>
        <w:ind w:left="1800"/>
        <w:jc w:val="both"/>
        <w:rPr>
          <w:sz w:val="20"/>
          <w:szCs w:val="20"/>
          <w:lang w:val="es-CO"/>
        </w:rPr>
      </w:pPr>
      <w:r w:rsidRPr="00F57B3D">
        <w:rPr>
          <w:sz w:val="20"/>
          <w:szCs w:val="20"/>
          <w:lang w:val="es-CO"/>
        </w:rPr>
        <w:t>Microfront PHM.</w:t>
      </w:r>
      <w:commentRangeEnd w:id="418"/>
      <w:r w:rsidR="00FC62A8" w:rsidRPr="003D3318">
        <w:rPr>
          <w:rStyle w:val="Refdecomentario"/>
          <w:sz w:val="20"/>
          <w:szCs w:val="20"/>
          <w:lang w:val="es-CO"/>
        </w:rPr>
        <w:commentReference w:id="418"/>
      </w:r>
      <w:commentRangeEnd w:id="419"/>
      <w:r w:rsidRPr="003D3318">
        <w:rPr>
          <w:rStyle w:val="Refdecomentario"/>
          <w:sz w:val="20"/>
          <w:szCs w:val="20"/>
          <w:lang w:val="es-CO"/>
        </w:rPr>
        <w:commentReference w:id="419"/>
      </w:r>
      <w:commentRangeEnd w:id="420"/>
      <w:r w:rsidRPr="003D3318">
        <w:rPr>
          <w:rStyle w:val="Refdecomentario"/>
          <w:sz w:val="20"/>
          <w:szCs w:val="20"/>
          <w:lang w:val="es-CO"/>
        </w:rPr>
        <w:commentReference w:id="420"/>
      </w:r>
    </w:p>
    <w:p w14:paraId="762E567B" w14:textId="77777777" w:rsidR="009072A0" w:rsidRPr="00F57B3D" w:rsidRDefault="009072A0" w:rsidP="00AB2F00">
      <w:pPr>
        <w:tabs>
          <w:tab w:val="num" w:pos="1080"/>
        </w:tabs>
        <w:ind w:left="1800"/>
        <w:jc w:val="both"/>
        <w:rPr>
          <w:sz w:val="20"/>
          <w:szCs w:val="20"/>
          <w:lang w:val="es-CO"/>
        </w:rPr>
      </w:pPr>
    </w:p>
    <w:p w14:paraId="7CA8AFE6" w14:textId="1C3A1430" w:rsidR="00F050EF" w:rsidRDefault="009C0B53" w:rsidP="00AB2F00">
      <w:pPr>
        <w:pStyle w:val="Ttulo3"/>
        <w:ind w:left="1440"/>
        <w:rPr>
          <w:rFonts w:ascii="Aptos" w:hAnsi="Aptos"/>
          <w:sz w:val="20"/>
          <w:szCs w:val="20"/>
          <w:lang w:val="es-CO"/>
        </w:rPr>
      </w:pPr>
      <w:bookmarkStart w:id="423" w:name="_Toc238570991"/>
      <w:bookmarkStart w:id="424" w:name="_Toc238651567"/>
      <w:bookmarkStart w:id="425" w:name="_Toc240576114"/>
      <w:r w:rsidRPr="00F57B3D">
        <w:rPr>
          <w:rFonts w:ascii="Aptos" w:hAnsi="Aptos"/>
          <w:sz w:val="20"/>
          <w:szCs w:val="20"/>
          <w:lang w:val="es-CO"/>
        </w:rPr>
        <w:t xml:space="preserve">Aporte de valor en la etapa </w:t>
      </w:r>
      <w:bookmarkEnd w:id="423"/>
      <w:r w:rsidRPr="00F57B3D">
        <w:rPr>
          <w:rFonts w:ascii="Aptos" w:hAnsi="Aptos"/>
          <w:sz w:val="20"/>
          <w:szCs w:val="20"/>
          <w:lang w:val="es-CO"/>
        </w:rPr>
        <w:t>fundacional</w:t>
      </w:r>
      <w:bookmarkEnd w:id="424"/>
      <w:bookmarkEnd w:id="425"/>
    </w:p>
    <w:p w14:paraId="73B68B59" w14:textId="77777777" w:rsidR="0010278B" w:rsidRPr="0010278B" w:rsidRDefault="0010278B" w:rsidP="00AB2F00">
      <w:pPr>
        <w:ind w:left="720"/>
        <w:rPr>
          <w:lang w:val="es-CO"/>
        </w:rPr>
      </w:pPr>
    </w:p>
    <w:p w14:paraId="6E70F2ED" w14:textId="45BDE0B4" w:rsidR="00F050EF" w:rsidRPr="00F57B3D" w:rsidRDefault="009C0B53" w:rsidP="00AB2F00">
      <w:pPr>
        <w:ind w:left="1080"/>
        <w:jc w:val="both"/>
        <w:rPr>
          <w:sz w:val="20"/>
          <w:szCs w:val="20"/>
          <w:lang w:val="es-CO"/>
        </w:rPr>
      </w:pPr>
      <w:r w:rsidRPr="00F57B3D">
        <w:rPr>
          <w:sz w:val="20"/>
          <w:szCs w:val="20"/>
          <w:lang w:val="es-CO"/>
        </w:rPr>
        <w:t>El principal valor de esta célula es materializar la estrategia de AlejandrIA en capacidades visibles y utilizables por los usuarios de SURA.</w:t>
      </w:r>
    </w:p>
    <w:p w14:paraId="7E246F58" w14:textId="77777777" w:rsidR="00F050EF" w:rsidRPr="00F57B3D" w:rsidRDefault="009C0B53" w:rsidP="00AB2F00">
      <w:pPr>
        <w:ind w:left="1080"/>
        <w:jc w:val="both"/>
        <w:rPr>
          <w:sz w:val="20"/>
          <w:szCs w:val="20"/>
          <w:lang w:val="es-CO"/>
        </w:rPr>
      </w:pPr>
      <w:r w:rsidRPr="00F57B3D">
        <w:rPr>
          <w:sz w:val="20"/>
          <w:szCs w:val="20"/>
          <w:lang w:val="es-CO"/>
        </w:rPr>
        <w:t>Su aporte es:</w:t>
      </w:r>
    </w:p>
    <w:p w14:paraId="56D08FE8" w14:textId="77777777" w:rsidR="00F050EF" w:rsidRPr="00F57B3D" w:rsidRDefault="009C0B53" w:rsidP="00AB2F00">
      <w:pPr>
        <w:numPr>
          <w:ilvl w:val="0"/>
          <w:numId w:val="31"/>
        </w:numPr>
        <w:tabs>
          <w:tab w:val="clear" w:pos="720"/>
          <w:tab w:val="num" w:pos="1800"/>
        </w:tabs>
        <w:ind w:left="1800"/>
        <w:jc w:val="both"/>
        <w:rPr>
          <w:sz w:val="20"/>
          <w:szCs w:val="20"/>
          <w:lang w:val="es-CO"/>
        </w:rPr>
      </w:pPr>
      <w:r w:rsidRPr="00F57B3D">
        <w:rPr>
          <w:sz w:val="20"/>
          <w:szCs w:val="20"/>
          <w:lang w:val="es-CO"/>
        </w:rPr>
        <w:t>Convertir el backlog en soluciones funcionales.</w:t>
      </w:r>
    </w:p>
    <w:p w14:paraId="1A2DAAC0" w14:textId="77777777" w:rsidR="00F050EF" w:rsidRPr="00F57B3D" w:rsidRDefault="009C0B53" w:rsidP="00AB2F00">
      <w:pPr>
        <w:numPr>
          <w:ilvl w:val="0"/>
          <w:numId w:val="31"/>
        </w:numPr>
        <w:tabs>
          <w:tab w:val="clear" w:pos="720"/>
          <w:tab w:val="num" w:pos="1800"/>
        </w:tabs>
        <w:ind w:left="1800"/>
        <w:jc w:val="both"/>
        <w:rPr>
          <w:sz w:val="20"/>
          <w:szCs w:val="20"/>
          <w:lang w:val="es-CO"/>
        </w:rPr>
      </w:pPr>
      <w:r w:rsidRPr="00F57B3D">
        <w:rPr>
          <w:sz w:val="20"/>
          <w:szCs w:val="20"/>
          <w:lang w:val="es-CO"/>
        </w:rPr>
        <w:t>Acelerar la entrega de valor temprano en PHM y RWE.</w:t>
      </w:r>
    </w:p>
    <w:p w14:paraId="64FC37B4" w14:textId="77777777" w:rsidR="00F050EF" w:rsidRPr="00F57B3D" w:rsidRDefault="009C0B53" w:rsidP="00AB2F00">
      <w:pPr>
        <w:numPr>
          <w:ilvl w:val="0"/>
          <w:numId w:val="31"/>
        </w:numPr>
        <w:tabs>
          <w:tab w:val="clear" w:pos="720"/>
          <w:tab w:val="num" w:pos="1800"/>
        </w:tabs>
        <w:ind w:left="1800"/>
        <w:jc w:val="both"/>
        <w:rPr>
          <w:sz w:val="20"/>
          <w:szCs w:val="20"/>
          <w:lang w:val="es-CO"/>
        </w:rPr>
      </w:pPr>
      <w:r w:rsidRPr="00F57B3D">
        <w:rPr>
          <w:sz w:val="20"/>
          <w:szCs w:val="20"/>
          <w:lang w:val="es-CO"/>
        </w:rPr>
        <w:t>Habilitar tableros, modelos, portales, agentes y componentes analíticos.</w:t>
      </w:r>
    </w:p>
    <w:p w14:paraId="3AF1D7D2" w14:textId="20622BBD" w:rsidR="00F050EF" w:rsidRPr="00F57B3D" w:rsidRDefault="009C0B53" w:rsidP="00AB2F00">
      <w:pPr>
        <w:numPr>
          <w:ilvl w:val="0"/>
          <w:numId w:val="31"/>
        </w:numPr>
        <w:tabs>
          <w:tab w:val="clear" w:pos="720"/>
          <w:tab w:val="num" w:pos="1800"/>
        </w:tabs>
        <w:ind w:left="1800"/>
        <w:jc w:val="both"/>
        <w:rPr>
          <w:sz w:val="20"/>
          <w:szCs w:val="20"/>
          <w:lang w:val="es-CO"/>
        </w:rPr>
      </w:pPr>
      <w:r w:rsidRPr="00F57B3D">
        <w:rPr>
          <w:sz w:val="20"/>
          <w:szCs w:val="20"/>
          <w:lang w:val="es-CO"/>
        </w:rPr>
        <w:t>Validar con usuarios reales la utilidad de las soluciones.</w:t>
      </w:r>
    </w:p>
    <w:p w14:paraId="6AF16E8D" w14:textId="7134BD09" w:rsidR="00F050EF" w:rsidRPr="00F57B3D" w:rsidRDefault="009C0B53" w:rsidP="00AB2F00">
      <w:pPr>
        <w:numPr>
          <w:ilvl w:val="0"/>
          <w:numId w:val="31"/>
        </w:numPr>
        <w:tabs>
          <w:tab w:val="clear" w:pos="720"/>
          <w:tab w:val="num" w:pos="1800"/>
        </w:tabs>
        <w:ind w:left="1800"/>
        <w:jc w:val="both"/>
        <w:rPr>
          <w:sz w:val="20"/>
          <w:szCs w:val="20"/>
          <w:lang w:val="es-CO"/>
        </w:rPr>
      </w:pPr>
      <w:r w:rsidRPr="00F57B3D">
        <w:rPr>
          <w:sz w:val="20"/>
          <w:szCs w:val="20"/>
          <w:lang w:val="es-CO"/>
        </w:rPr>
        <w:t>Conectar datos, tecnología y negocio en entregables concretos.</w:t>
      </w:r>
    </w:p>
    <w:p w14:paraId="4B2AFA34" w14:textId="0F44F823" w:rsidR="00F050EF" w:rsidRPr="00F57B3D" w:rsidRDefault="009C0B53" w:rsidP="00AB2F00">
      <w:pPr>
        <w:numPr>
          <w:ilvl w:val="0"/>
          <w:numId w:val="31"/>
        </w:numPr>
        <w:tabs>
          <w:tab w:val="clear" w:pos="720"/>
          <w:tab w:val="num" w:pos="1800"/>
        </w:tabs>
        <w:ind w:left="1800"/>
        <w:jc w:val="both"/>
        <w:rPr>
          <w:sz w:val="20"/>
          <w:szCs w:val="20"/>
          <w:lang w:val="es-CO"/>
        </w:rPr>
      </w:pPr>
      <w:r w:rsidRPr="00F57B3D">
        <w:rPr>
          <w:sz w:val="20"/>
          <w:szCs w:val="20"/>
          <w:lang w:val="es-CO"/>
        </w:rPr>
        <w:t>Dejar capacidades listas para evolución tecnológica y escalamiento.</w:t>
      </w:r>
    </w:p>
    <w:p w14:paraId="4ACD74C8" w14:textId="0D05E222" w:rsidR="00F050EF" w:rsidRDefault="009C0B53" w:rsidP="00AB2F00">
      <w:pPr>
        <w:pStyle w:val="Ttulo3"/>
        <w:ind w:left="1440"/>
        <w:rPr>
          <w:rFonts w:ascii="Aptos" w:hAnsi="Aptos"/>
          <w:sz w:val="20"/>
          <w:szCs w:val="20"/>
        </w:rPr>
      </w:pPr>
      <w:bookmarkStart w:id="426" w:name="_Toc238570992"/>
      <w:bookmarkStart w:id="427" w:name="_Toc238651568"/>
      <w:bookmarkStart w:id="428" w:name="_Toc240576115"/>
      <w:r w:rsidRPr="00F57B3D">
        <w:rPr>
          <w:rFonts w:ascii="Aptos" w:hAnsi="Aptos"/>
          <w:sz w:val="20"/>
          <w:szCs w:val="20"/>
        </w:rPr>
        <w:t>Entregables esperados</w:t>
      </w:r>
      <w:bookmarkEnd w:id="426"/>
      <w:bookmarkEnd w:id="427"/>
      <w:bookmarkEnd w:id="428"/>
    </w:p>
    <w:p w14:paraId="0BC8FF0B" w14:textId="77777777" w:rsidR="00E26F36" w:rsidRPr="00E26F36" w:rsidRDefault="00E26F36" w:rsidP="00E26F36"/>
    <w:p w14:paraId="4705F8F8" w14:textId="77777777" w:rsidR="00F050EF" w:rsidRPr="00F57B3D" w:rsidRDefault="009C0B53" w:rsidP="00AB2F00">
      <w:pPr>
        <w:numPr>
          <w:ilvl w:val="0"/>
          <w:numId w:val="32"/>
        </w:numPr>
        <w:tabs>
          <w:tab w:val="clear" w:pos="1080"/>
          <w:tab w:val="num" w:pos="1440"/>
        </w:tabs>
        <w:ind w:left="1800"/>
        <w:jc w:val="both"/>
        <w:rPr>
          <w:sz w:val="20"/>
          <w:szCs w:val="20"/>
          <w:lang w:val="es-CO"/>
        </w:rPr>
      </w:pPr>
      <w:r w:rsidRPr="00F57B3D">
        <w:rPr>
          <w:sz w:val="20"/>
          <w:szCs w:val="20"/>
          <w:lang w:val="es-CO"/>
        </w:rPr>
        <w:t>Casos de uso priorizados implementados.</w:t>
      </w:r>
    </w:p>
    <w:p w14:paraId="4B2D138A" w14:textId="63EFFF8D" w:rsidR="00F050EF" w:rsidRPr="00F57B3D" w:rsidRDefault="009C0B53" w:rsidP="00AB2F00">
      <w:pPr>
        <w:numPr>
          <w:ilvl w:val="0"/>
          <w:numId w:val="32"/>
        </w:numPr>
        <w:tabs>
          <w:tab w:val="clear" w:pos="1080"/>
          <w:tab w:val="num" w:pos="1440"/>
        </w:tabs>
        <w:ind w:left="1800"/>
        <w:jc w:val="both"/>
        <w:rPr>
          <w:sz w:val="20"/>
          <w:szCs w:val="20"/>
          <w:lang w:val="es-CO"/>
        </w:rPr>
      </w:pPr>
      <w:r w:rsidRPr="00F57B3D">
        <w:rPr>
          <w:sz w:val="20"/>
          <w:szCs w:val="20"/>
          <w:lang w:val="es-CO"/>
        </w:rPr>
        <w:lastRenderedPageBreak/>
        <w:t>Historias de usuario desarrolladas y validadas.</w:t>
      </w:r>
    </w:p>
    <w:p w14:paraId="1B537FFC" w14:textId="10A6846F" w:rsidR="00F050EF" w:rsidRPr="00F57B3D" w:rsidRDefault="009C0B53" w:rsidP="00AB2F00">
      <w:pPr>
        <w:numPr>
          <w:ilvl w:val="0"/>
          <w:numId w:val="32"/>
        </w:numPr>
        <w:tabs>
          <w:tab w:val="clear" w:pos="1080"/>
          <w:tab w:val="num" w:pos="1440"/>
        </w:tabs>
        <w:ind w:left="1800"/>
        <w:jc w:val="both"/>
        <w:rPr>
          <w:sz w:val="20"/>
          <w:szCs w:val="20"/>
          <w:lang w:val="es-CO"/>
        </w:rPr>
      </w:pPr>
      <w:r w:rsidRPr="00F57B3D">
        <w:rPr>
          <w:sz w:val="20"/>
          <w:szCs w:val="20"/>
          <w:lang w:val="es-CO"/>
        </w:rPr>
        <w:t>Visualizaciones.</w:t>
      </w:r>
    </w:p>
    <w:p w14:paraId="6D619AC5" w14:textId="77777777" w:rsidR="00F050EF" w:rsidRPr="00F57B3D" w:rsidRDefault="009C0B53" w:rsidP="00AB2F00">
      <w:pPr>
        <w:numPr>
          <w:ilvl w:val="0"/>
          <w:numId w:val="32"/>
        </w:numPr>
        <w:tabs>
          <w:tab w:val="clear" w:pos="1080"/>
          <w:tab w:val="num" w:pos="1440"/>
        </w:tabs>
        <w:ind w:left="1800"/>
        <w:jc w:val="both"/>
        <w:rPr>
          <w:sz w:val="20"/>
          <w:szCs w:val="20"/>
          <w:lang w:val="es-CO"/>
        </w:rPr>
      </w:pPr>
      <w:r w:rsidRPr="00F57B3D">
        <w:rPr>
          <w:sz w:val="20"/>
          <w:szCs w:val="20"/>
          <w:lang w:val="es-CO"/>
        </w:rPr>
        <w:t>Modelos y artefactos de IA.</w:t>
      </w:r>
    </w:p>
    <w:p w14:paraId="547B688F" w14:textId="77777777" w:rsidR="00F050EF" w:rsidRPr="009D6839" w:rsidRDefault="009C0B53" w:rsidP="00AB2F00">
      <w:pPr>
        <w:numPr>
          <w:ilvl w:val="0"/>
          <w:numId w:val="32"/>
        </w:numPr>
        <w:tabs>
          <w:tab w:val="clear" w:pos="1080"/>
          <w:tab w:val="num" w:pos="1440"/>
        </w:tabs>
        <w:ind w:left="1800"/>
        <w:jc w:val="both"/>
        <w:rPr>
          <w:sz w:val="20"/>
          <w:szCs w:val="20"/>
        </w:rPr>
      </w:pPr>
      <w:r w:rsidRPr="009D6839">
        <w:rPr>
          <w:sz w:val="20"/>
          <w:szCs w:val="20"/>
        </w:rPr>
        <w:t>Componentes frontend, backend o microfronts.</w:t>
      </w:r>
    </w:p>
    <w:p w14:paraId="1D670C7E" w14:textId="556333BD" w:rsidR="00F050EF" w:rsidRPr="00F57B3D" w:rsidRDefault="009C0B53" w:rsidP="00AB2F00">
      <w:pPr>
        <w:numPr>
          <w:ilvl w:val="0"/>
          <w:numId w:val="32"/>
        </w:numPr>
        <w:tabs>
          <w:tab w:val="clear" w:pos="1080"/>
          <w:tab w:val="num" w:pos="1440"/>
        </w:tabs>
        <w:ind w:left="1800"/>
        <w:jc w:val="both"/>
        <w:rPr>
          <w:sz w:val="20"/>
          <w:szCs w:val="20"/>
          <w:lang w:val="es-CO"/>
        </w:rPr>
      </w:pPr>
      <w:r w:rsidRPr="00F57B3D">
        <w:rPr>
          <w:sz w:val="20"/>
          <w:szCs w:val="20"/>
          <w:lang w:val="es-CO"/>
        </w:rPr>
        <w:t xml:space="preserve">Evidencias de Pruebas </w:t>
      </w:r>
      <w:r w:rsidR="008A6FC6" w:rsidRPr="00F57B3D">
        <w:rPr>
          <w:sz w:val="20"/>
          <w:szCs w:val="20"/>
          <w:lang w:val="es-CO"/>
        </w:rPr>
        <w:t xml:space="preserve">del aseguramiento de calidad como son las </w:t>
      </w:r>
      <w:r w:rsidRPr="00F57B3D">
        <w:rPr>
          <w:sz w:val="20"/>
          <w:szCs w:val="20"/>
          <w:lang w:val="es-CO"/>
        </w:rPr>
        <w:t xml:space="preserve">funcionales, </w:t>
      </w:r>
      <w:r w:rsidR="008A6FC6" w:rsidRPr="00F57B3D">
        <w:rPr>
          <w:sz w:val="20"/>
          <w:szCs w:val="20"/>
          <w:lang w:val="es-CO"/>
        </w:rPr>
        <w:t xml:space="preserve">No funcionales </w:t>
      </w:r>
      <w:r w:rsidR="002D167B" w:rsidRPr="00F57B3D">
        <w:rPr>
          <w:sz w:val="20"/>
          <w:szCs w:val="20"/>
          <w:lang w:val="es-CO"/>
        </w:rPr>
        <w:t xml:space="preserve">y </w:t>
      </w:r>
      <w:r w:rsidRPr="00F57B3D">
        <w:rPr>
          <w:sz w:val="20"/>
          <w:szCs w:val="20"/>
          <w:lang w:val="es-CO"/>
        </w:rPr>
        <w:t>técnicas .</w:t>
      </w:r>
    </w:p>
    <w:p w14:paraId="15570FBF" w14:textId="77777777" w:rsidR="00F050EF" w:rsidRPr="00F57B3D" w:rsidRDefault="009C0B53" w:rsidP="00AB2F00">
      <w:pPr>
        <w:numPr>
          <w:ilvl w:val="0"/>
          <w:numId w:val="32"/>
        </w:numPr>
        <w:tabs>
          <w:tab w:val="clear" w:pos="1080"/>
          <w:tab w:val="num" w:pos="1440"/>
        </w:tabs>
        <w:ind w:left="1800"/>
        <w:jc w:val="both"/>
        <w:rPr>
          <w:sz w:val="20"/>
          <w:szCs w:val="20"/>
          <w:lang w:val="es-CO"/>
        </w:rPr>
      </w:pPr>
      <w:r w:rsidRPr="00F57B3D">
        <w:rPr>
          <w:sz w:val="20"/>
          <w:szCs w:val="20"/>
          <w:lang w:val="es-CO"/>
        </w:rPr>
        <w:t>Documentación técnica y operativa.</w:t>
      </w:r>
    </w:p>
    <w:p w14:paraId="4803E149" w14:textId="77777777" w:rsidR="00F050EF" w:rsidRPr="00F57B3D" w:rsidRDefault="009C0B53" w:rsidP="00AB2F00">
      <w:pPr>
        <w:numPr>
          <w:ilvl w:val="0"/>
          <w:numId w:val="32"/>
        </w:numPr>
        <w:tabs>
          <w:tab w:val="clear" w:pos="1080"/>
          <w:tab w:val="num" w:pos="1440"/>
        </w:tabs>
        <w:ind w:left="1800"/>
        <w:jc w:val="both"/>
        <w:rPr>
          <w:sz w:val="20"/>
          <w:szCs w:val="20"/>
          <w:lang w:val="es-CO"/>
        </w:rPr>
      </w:pPr>
      <w:r w:rsidRPr="00F57B3D">
        <w:rPr>
          <w:sz w:val="20"/>
          <w:szCs w:val="20"/>
          <w:lang w:val="es-CO"/>
        </w:rPr>
        <w:t>Indicadores de valor y seguimiento.</w:t>
      </w:r>
    </w:p>
    <w:p w14:paraId="57E6919F" w14:textId="77777777" w:rsidR="00F050EF" w:rsidRPr="00F57B3D" w:rsidRDefault="009C0B53" w:rsidP="00AB2F00">
      <w:pPr>
        <w:numPr>
          <w:ilvl w:val="0"/>
          <w:numId w:val="32"/>
        </w:numPr>
        <w:tabs>
          <w:tab w:val="clear" w:pos="1080"/>
          <w:tab w:val="num" w:pos="1440"/>
        </w:tabs>
        <w:ind w:left="1800"/>
        <w:jc w:val="both"/>
        <w:rPr>
          <w:sz w:val="20"/>
          <w:szCs w:val="20"/>
          <w:lang w:val="es-CO"/>
        </w:rPr>
      </w:pPr>
      <w:r w:rsidRPr="00F57B3D">
        <w:rPr>
          <w:sz w:val="20"/>
          <w:szCs w:val="20"/>
          <w:lang w:val="es-CO"/>
        </w:rPr>
        <w:t>Plan de adopción y transferencia.</w:t>
      </w:r>
    </w:p>
    <w:p w14:paraId="436D7460" w14:textId="77777777" w:rsidR="00F050EF" w:rsidRPr="00F57B3D" w:rsidRDefault="009C0B53" w:rsidP="00AB2F00">
      <w:pPr>
        <w:numPr>
          <w:ilvl w:val="0"/>
          <w:numId w:val="32"/>
        </w:numPr>
        <w:tabs>
          <w:tab w:val="clear" w:pos="1080"/>
          <w:tab w:val="num" w:pos="1440"/>
        </w:tabs>
        <w:ind w:left="1800"/>
        <w:jc w:val="both"/>
        <w:rPr>
          <w:sz w:val="20"/>
          <w:szCs w:val="20"/>
          <w:lang w:val="es-CO"/>
        </w:rPr>
      </w:pPr>
      <w:r w:rsidRPr="00F57B3D">
        <w:rPr>
          <w:sz w:val="20"/>
          <w:szCs w:val="20"/>
          <w:lang w:val="es-CO"/>
        </w:rPr>
        <w:t>Backlog de evolución de casos de uso.</w:t>
      </w:r>
    </w:p>
    <w:p w14:paraId="59166B21" w14:textId="2273C970" w:rsidR="00F050EF" w:rsidRPr="00F57B3D" w:rsidRDefault="00F050EF" w:rsidP="00AB2F00">
      <w:pPr>
        <w:ind w:left="720"/>
        <w:jc w:val="both"/>
        <w:rPr>
          <w:sz w:val="20"/>
          <w:szCs w:val="20"/>
          <w:lang w:val="es-CO"/>
        </w:rPr>
      </w:pPr>
    </w:p>
    <w:p w14:paraId="4C18AC2D" w14:textId="322B83CA" w:rsidR="00F050EF" w:rsidRPr="00E75455" w:rsidRDefault="009C0B53" w:rsidP="00750DCB">
      <w:pPr>
        <w:pStyle w:val="Ttulo2"/>
      </w:pPr>
      <w:bookmarkStart w:id="429" w:name="_Toc238483104"/>
      <w:bookmarkStart w:id="430" w:name="_Toc238570993"/>
      <w:bookmarkStart w:id="431" w:name="_Toc238651569"/>
      <w:bookmarkStart w:id="432" w:name="_Toc240576116"/>
      <w:r w:rsidRPr="00E75455">
        <w:t>Equipo SURA requerido</w:t>
      </w:r>
      <w:bookmarkEnd w:id="429"/>
      <w:bookmarkEnd w:id="430"/>
      <w:bookmarkEnd w:id="431"/>
      <w:bookmarkEnd w:id="432"/>
    </w:p>
    <w:p w14:paraId="53668DB5" w14:textId="092A88BE" w:rsidR="0010505E" w:rsidRDefault="009C0B53" w:rsidP="00AB2F00">
      <w:pPr>
        <w:ind w:left="720"/>
        <w:jc w:val="both"/>
        <w:rPr>
          <w:sz w:val="20"/>
          <w:szCs w:val="20"/>
          <w:lang w:val="es-CO"/>
        </w:rPr>
      </w:pPr>
      <w:commentRangeStart w:id="433"/>
      <w:commentRangeStart w:id="434"/>
      <w:r w:rsidRPr="00F57B3D">
        <w:rPr>
          <w:sz w:val="20"/>
          <w:szCs w:val="20"/>
          <w:lang w:val="es-CO"/>
        </w:rPr>
        <w:t>Para asegurar el éxito del modelo de células, SURA deberá disponer un equipo transversal que participe de forma activa en priorización,</w:t>
      </w:r>
      <w:r w:rsidR="00A744EF">
        <w:rPr>
          <w:sz w:val="20"/>
          <w:szCs w:val="20"/>
          <w:lang w:val="es-CO"/>
        </w:rPr>
        <w:t xml:space="preserve"> implementación,</w:t>
      </w:r>
      <w:r w:rsidRPr="00F57B3D">
        <w:rPr>
          <w:sz w:val="20"/>
          <w:szCs w:val="20"/>
          <w:lang w:val="es-CO"/>
        </w:rPr>
        <w:t xml:space="preserve"> validación, toma de decisiones, entrega de información, revisión de calidad, seguridad, arquitectura y adopción.</w:t>
      </w:r>
      <w:commentRangeEnd w:id="433"/>
      <w:r w:rsidR="00C750C1">
        <w:rPr>
          <w:rStyle w:val="Refdecomentario"/>
          <w:sz w:val="20"/>
          <w:szCs w:val="20"/>
          <w:lang w:val="es-CO"/>
        </w:rPr>
        <w:commentReference w:id="433"/>
      </w:r>
      <w:commentRangeEnd w:id="434"/>
      <w:r>
        <w:rPr>
          <w:rStyle w:val="Refdecomentario"/>
          <w:sz w:val="20"/>
          <w:szCs w:val="20"/>
          <w:lang w:val="es-CO"/>
        </w:rPr>
        <w:commentReference w:id="434"/>
      </w:r>
    </w:p>
    <w:p w14:paraId="0AC19ECA" w14:textId="77777777" w:rsidR="00AC2640" w:rsidRPr="00F57B3D" w:rsidRDefault="00AC2640" w:rsidP="00AB2F00">
      <w:pPr>
        <w:ind w:left="720"/>
        <w:jc w:val="both"/>
        <w:rPr>
          <w:sz w:val="20"/>
          <w:szCs w:val="20"/>
          <w:lang w:val="es-CO"/>
        </w:rPr>
      </w:pPr>
    </w:p>
    <w:p w14:paraId="2470A35C" w14:textId="2075BEE9" w:rsidR="00F050EF" w:rsidRDefault="009C0B53" w:rsidP="00AB2F00">
      <w:pPr>
        <w:pStyle w:val="Ttulo3"/>
        <w:ind w:left="1440"/>
        <w:rPr>
          <w:rFonts w:ascii="Aptos" w:hAnsi="Aptos"/>
          <w:sz w:val="20"/>
          <w:szCs w:val="20"/>
        </w:rPr>
      </w:pPr>
      <w:bookmarkStart w:id="435" w:name="_Toc238570994"/>
      <w:bookmarkStart w:id="436" w:name="_Toc238651570"/>
      <w:bookmarkStart w:id="437" w:name="_Toc240576117"/>
      <w:r w:rsidRPr="00F57B3D">
        <w:rPr>
          <w:rFonts w:ascii="Aptos" w:hAnsi="Aptos"/>
          <w:sz w:val="20"/>
          <w:szCs w:val="20"/>
        </w:rPr>
        <w:t>Roles principales de SURA</w:t>
      </w:r>
      <w:bookmarkEnd w:id="435"/>
      <w:bookmarkEnd w:id="436"/>
      <w:bookmarkEnd w:id="437"/>
    </w:p>
    <w:p w14:paraId="448053D8" w14:textId="77777777" w:rsidR="00097D05" w:rsidRDefault="00097D05" w:rsidP="00AB2F00">
      <w:pPr>
        <w:ind w:left="720"/>
      </w:pPr>
    </w:p>
    <w:p w14:paraId="71A1C73A" w14:textId="77777777" w:rsidR="00097D05" w:rsidRPr="00097D05" w:rsidRDefault="00097D05" w:rsidP="00AB2F00">
      <w:pPr>
        <w:ind w:left="720"/>
        <w:jc w:val="both"/>
        <w:rPr>
          <w:lang w:val="es-CO"/>
        </w:rPr>
      </w:pPr>
      <w:r w:rsidRPr="00097D05">
        <w:rPr>
          <w:lang w:val="es-CO"/>
        </w:rPr>
        <w:t xml:space="preserve">Los siguientes roles representan los perfiles clave requeridos por parte de </w:t>
      </w:r>
      <w:r w:rsidRPr="00097D05">
        <w:rPr>
          <w:b/>
          <w:bCs/>
          <w:lang w:val="es-CO"/>
        </w:rPr>
        <w:t>SURA</w:t>
      </w:r>
      <w:r w:rsidRPr="00097D05">
        <w:rPr>
          <w:lang w:val="es-CO"/>
        </w:rPr>
        <w:t xml:space="preserve"> para asegurar el direccionamiento, validación, toma de decisiones, habilitación de información, gobierno, seguridad, adopción y continuidad del proyecto.</w:t>
      </w:r>
    </w:p>
    <w:p w14:paraId="66650004" w14:textId="77777777" w:rsidR="00097D05" w:rsidRPr="00097D05" w:rsidRDefault="00097D05" w:rsidP="00AB2F00">
      <w:pPr>
        <w:ind w:left="720"/>
        <w:rPr>
          <w:lang w:val="es-CO"/>
        </w:rPr>
      </w:pPr>
      <w:r w:rsidRPr="00097D05">
        <w:rPr>
          <w:b/>
          <w:bCs/>
          <w:lang w:val="es-CO"/>
        </w:rPr>
        <w:t>Sponsor Ejecutivo</w:t>
      </w:r>
    </w:p>
    <w:p w14:paraId="47E41D83" w14:textId="482793DF" w:rsidR="00177756" w:rsidRPr="00097D05" w:rsidRDefault="00097D05" w:rsidP="00AB2F00">
      <w:pPr>
        <w:ind w:left="720"/>
        <w:jc w:val="both"/>
        <w:rPr>
          <w:lang w:val="es-CO"/>
        </w:rPr>
      </w:pPr>
      <w:r w:rsidRPr="00097D05">
        <w:rPr>
          <w:lang w:val="es-CO"/>
        </w:rPr>
        <w:t>Responsable de dar direccionamiento estratégico al programa, validar decisiones relevantes, remover bloqueos de alto nivel y asegurar la alineación del proyecto con los objetivos estratégicos de SURA. También facilita la toma de decisiones ejecutivas cuando existan dependencias críticas, cambios de alcance o riesgos que puedan impactar tiempos, costos o resultados esperados.</w:t>
      </w:r>
    </w:p>
    <w:p w14:paraId="695BDC3D" w14:textId="77777777" w:rsidR="00097D05" w:rsidRPr="00097D05" w:rsidRDefault="00097D05" w:rsidP="00AB2F00">
      <w:pPr>
        <w:ind w:left="720"/>
        <w:rPr>
          <w:lang w:val="es-CO"/>
        </w:rPr>
      </w:pPr>
      <w:r w:rsidRPr="00097D05">
        <w:rPr>
          <w:b/>
          <w:bCs/>
          <w:lang w:val="es-CO"/>
        </w:rPr>
        <w:t>Product Owner / Responsable funcional</w:t>
      </w:r>
    </w:p>
    <w:p w14:paraId="041CED00" w14:textId="66DBEB1A" w:rsidR="00097D05" w:rsidRPr="00097D05" w:rsidRDefault="00097D05" w:rsidP="00AB2F00">
      <w:pPr>
        <w:ind w:left="720"/>
        <w:jc w:val="both"/>
        <w:rPr>
          <w:lang w:val="es-CO"/>
        </w:rPr>
      </w:pPr>
      <w:r w:rsidRPr="00097D05">
        <w:rPr>
          <w:lang w:val="es-CO"/>
        </w:rPr>
        <w:t xml:space="preserve">Responsable de priorizar el backlog, validar el alcance funcional, aprobar historias de usuario, definir criterios de aceptación y asegurar que los entregables respondan a las necesidades del negocio. Actúa como punto focal entre los usuarios de negocio, equipos </w:t>
      </w:r>
      <w:r w:rsidRPr="00097D05">
        <w:rPr>
          <w:lang w:val="es-CO"/>
        </w:rPr>
        <w:lastRenderedPageBreak/>
        <w:t xml:space="preserve">técnicos y equipo implementador, </w:t>
      </w:r>
      <w:r w:rsidR="00C4034E">
        <w:rPr>
          <w:lang w:val="es-CO"/>
        </w:rPr>
        <w:t>asegurando</w:t>
      </w:r>
      <w:r w:rsidRPr="00097D05">
        <w:rPr>
          <w:lang w:val="es-CO"/>
        </w:rPr>
        <w:t xml:space="preserve"> que las decisiones funcionales sean oportunas y estén alineadas con el valor esperado.</w:t>
      </w:r>
    </w:p>
    <w:p w14:paraId="64BCCE7F" w14:textId="77777777" w:rsidR="00097D05" w:rsidRPr="00097D05" w:rsidRDefault="00097D05" w:rsidP="00AB2F00">
      <w:pPr>
        <w:ind w:left="720"/>
        <w:rPr>
          <w:lang w:val="es-CO"/>
        </w:rPr>
      </w:pPr>
      <w:r w:rsidRPr="00097D05">
        <w:rPr>
          <w:b/>
          <w:bCs/>
          <w:lang w:val="es-CO"/>
        </w:rPr>
        <w:t>Data Owner de Fuentes</w:t>
      </w:r>
    </w:p>
    <w:p w14:paraId="3A4AD280" w14:textId="77777777" w:rsidR="00097D05" w:rsidRPr="00097D05" w:rsidRDefault="00097D05" w:rsidP="00AB2F00">
      <w:pPr>
        <w:ind w:left="720"/>
        <w:jc w:val="both"/>
        <w:rPr>
          <w:lang w:val="es-CO"/>
        </w:rPr>
      </w:pPr>
      <w:r w:rsidRPr="00097D05">
        <w:rPr>
          <w:lang w:val="es-CO"/>
        </w:rPr>
        <w:t>Responsable de las fuentes de datos bajo su dominio, incluyendo su disponibilidad, definición funcional, reglas de uso, autorización de consumo y validación de consistencia. Debe asegurar que las fuentes priorizadas puedan ser utilizadas conforme a los lineamientos de SURA y que exista claridad sobre su significado, alcance, periodicidad, restricciones y responsables internos.</w:t>
      </w:r>
    </w:p>
    <w:p w14:paraId="637A55B5" w14:textId="77777777" w:rsidR="00097D05" w:rsidRPr="00097D05" w:rsidRDefault="00097D05" w:rsidP="00AB2F00">
      <w:pPr>
        <w:ind w:left="720"/>
        <w:rPr>
          <w:lang w:val="es-CO"/>
        </w:rPr>
      </w:pPr>
      <w:r w:rsidRPr="00097D05">
        <w:rPr>
          <w:b/>
          <w:bCs/>
          <w:lang w:val="es-CO"/>
        </w:rPr>
        <w:t>Data Steward / Custodio de Datos</w:t>
      </w:r>
    </w:p>
    <w:p w14:paraId="6736FF75" w14:textId="77777777" w:rsidR="00097D05" w:rsidRPr="00097D05" w:rsidRDefault="00097D05" w:rsidP="00AB2F00">
      <w:pPr>
        <w:ind w:left="720"/>
        <w:jc w:val="both"/>
        <w:rPr>
          <w:lang w:val="es-CO"/>
        </w:rPr>
      </w:pPr>
      <w:r w:rsidRPr="00097D05">
        <w:rPr>
          <w:lang w:val="es-CO"/>
        </w:rPr>
        <w:t>Responsable de apoyar la interpretación de los datos, reglas de negocio, definiciones, metadatos, calidad, linaje y documentación asociada. Acompaña la validación de reglas de calidad, homologaciones, estructuras de datos y criterios funcionales, asegurando que los productos de datos sean entendibles, trazables y reutilizables.</w:t>
      </w:r>
    </w:p>
    <w:p w14:paraId="43F30B43" w14:textId="77777777" w:rsidR="00097D05" w:rsidRPr="00097D05" w:rsidRDefault="00097D05" w:rsidP="00AB2F00">
      <w:pPr>
        <w:ind w:left="720"/>
        <w:rPr>
          <w:lang w:val="es-CO"/>
        </w:rPr>
      </w:pPr>
      <w:r w:rsidRPr="00097D05">
        <w:rPr>
          <w:b/>
          <w:bCs/>
          <w:lang w:val="es-CO"/>
        </w:rPr>
        <w:t>Arquitectura Lakehouse</w:t>
      </w:r>
    </w:p>
    <w:p w14:paraId="52B96CE4" w14:textId="0939218D" w:rsidR="00237216" w:rsidRPr="00097D05" w:rsidRDefault="00097D05" w:rsidP="00AB2F00">
      <w:pPr>
        <w:ind w:left="720"/>
        <w:jc w:val="both"/>
        <w:rPr>
          <w:lang w:val="es-CO"/>
        </w:rPr>
      </w:pPr>
      <w:r w:rsidRPr="00097D05">
        <w:rPr>
          <w:lang w:val="es-CO"/>
        </w:rPr>
        <w:t>Responsable de validar la alineación de la solución con la arquitectura de datos de SURA, los ambientes tecnológicos, estándares corporativos, lineamientos de integración, seguridad técnica y buenas prácticas de implementación. Participa en la revisión de decisiones arquitectónicas, patrones de datos, despliegues, dependencias técnicas y compatibilidad con el ecosistema tecnológico existente.</w:t>
      </w:r>
    </w:p>
    <w:p w14:paraId="56F86454" w14:textId="77777777" w:rsidR="00097D05" w:rsidRPr="00097D05" w:rsidRDefault="00097D05" w:rsidP="00AB2F00">
      <w:pPr>
        <w:ind w:left="720"/>
        <w:rPr>
          <w:lang w:val="es-CO"/>
        </w:rPr>
      </w:pPr>
      <w:r w:rsidRPr="00097D05">
        <w:rPr>
          <w:b/>
          <w:bCs/>
          <w:lang w:val="es-CO"/>
        </w:rPr>
        <w:t>Calidad de Datos</w:t>
      </w:r>
    </w:p>
    <w:p w14:paraId="122DD657" w14:textId="77777777" w:rsidR="00097D05" w:rsidRPr="00097D05" w:rsidRDefault="00097D05" w:rsidP="00AB2F00">
      <w:pPr>
        <w:ind w:left="720"/>
        <w:jc w:val="both"/>
        <w:rPr>
          <w:lang w:val="es-CO"/>
        </w:rPr>
      </w:pPr>
      <w:r w:rsidRPr="00097D05">
        <w:rPr>
          <w:lang w:val="es-CO"/>
        </w:rPr>
        <w:t>Responsable de validar las reglas de calidad, resultados de perfilamiento, hallazgos, incidencias, umbrales y criterios de aceptación de datos. Acompaña la definición de controles de calidad, seguimiento de excepciones, priorización de brechas y validación de evidencias para asegurar que los datos entregados sean confiables para los casos de uso.</w:t>
      </w:r>
    </w:p>
    <w:p w14:paraId="038489B2" w14:textId="77777777" w:rsidR="00097D05" w:rsidRPr="00097D05" w:rsidRDefault="00097D05" w:rsidP="00AB2F00">
      <w:pPr>
        <w:ind w:left="720"/>
        <w:rPr>
          <w:lang w:val="es-CO"/>
        </w:rPr>
      </w:pPr>
      <w:r w:rsidRPr="00097D05">
        <w:rPr>
          <w:b/>
          <w:bCs/>
          <w:lang w:val="es-CO"/>
        </w:rPr>
        <w:t>Seguridad y Privacidad</w:t>
      </w:r>
    </w:p>
    <w:p w14:paraId="0EA32D16" w14:textId="77777777" w:rsidR="00097D05" w:rsidRPr="00097D05" w:rsidRDefault="00097D05" w:rsidP="00AB2F00">
      <w:pPr>
        <w:ind w:left="720"/>
        <w:jc w:val="both"/>
        <w:rPr>
          <w:lang w:val="es-CO"/>
        </w:rPr>
      </w:pPr>
      <w:r w:rsidRPr="00097D05">
        <w:rPr>
          <w:lang w:val="es-CO"/>
        </w:rPr>
        <w:t>Responsable de asegurar el cumplimiento de las políticas de seguridad, privacidad, clasificación, acceso, anonimización, seudonimización y uso de datos sensibles establecidas por SURA. Valida controles de acceso, tratamiento de información, permisos, trazabilidad, segregación de funciones y cualquier restricción asociada al consumo de datos personales o sensibles.</w:t>
      </w:r>
    </w:p>
    <w:p w14:paraId="25055A0B" w14:textId="77777777" w:rsidR="00097D05" w:rsidRPr="00097D05" w:rsidRDefault="00097D05" w:rsidP="00AB2F00">
      <w:pPr>
        <w:ind w:left="720"/>
        <w:rPr>
          <w:lang w:val="es-CO"/>
        </w:rPr>
      </w:pPr>
      <w:r w:rsidRPr="00097D05">
        <w:rPr>
          <w:b/>
          <w:bCs/>
          <w:lang w:val="es-CO"/>
        </w:rPr>
        <w:t>Sistemas Clínicos / Administrativos</w:t>
      </w:r>
    </w:p>
    <w:p w14:paraId="595C228C" w14:textId="77777777" w:rsidR="00097D05" w:rsidRPr="00097D05" w:rsidRDefault="00097D05" w:rsidP="00AB2F00">
      <w:pPr>
        <w:ind w:left="720"/>
        <w:jc w:val="both"/>
        <w:rPr>
          <w:lang w:val="es-CO"/>
        </w:rPr>
      </w:pPr>
      <w:r w:rsidRPr="00097D05">
        <w:rPr>
          <w:lang w:val="es-CO"/>
        </w:rPr>
        <w:t>Responsables de facilitar el conocimiento funcional y técnico de los sistemas origen, incluyendo reglas de negocio, restricciones, disponibilidad de información, estructuras, integraciones, periodicidad de actualización y dependencias operativas. También apoyan la validación de datos provenientes de los sistemas clínicos y administrativos, así como la resolución de dudas o incidencias relacionadas con las fuentes origen.</w:t>
      </w:r>
    </w:p>
    <w:p w14:paraId="3EA64ACC" w14:textId="77777777" w:rsidR="00097D05" w:rsidRPr="00097D05" w:rsidRDefault="00097D05" w:rsidP="00AB2F00">
      <w:pPr>
        <w:ind w:left="720"/>
        <w:rPr>
          <w:lang w:val="es-CO"/>
        </w:rPr>
      </w:pPr>
      <w:r w:rsidRPr="00097D05">
        <w:rPr>
          <w:b/>
          <w:bCs/>
          <w:lang w:val="es-CO"/>
        </w:rPr>
        <w:lastRenderedPageBreak/>
        <w:t>Legal y Cumplimiento</w:t>
      </w:r>
    </w:p>
    <w:p w14:paraId="0C904A35" w14:textId="77777777" w:rsidR="00097D05" w:rsidRPr="00097D05" w:rsidRDefault="00097D05" w:rsidP="00AB2F00">
      <w:pPr>
        <w:ind w:left="720"/>
        <w:jc w:val="both"/>
        <w:rPr>
          <w:lang w:val="es-CO"/>
        </w:rPr>
      </w:pPr>
      <w:r w:rsidRPr="00097D05">
        <w:rPr>
          <w:lang w:val="es-CO"/>
        </w:rPr>
        <w:t>Responsable de validar aspectos regulatorios, tratamiento de datos, acuerdos, restricciones legales, cumplimiento normativo y condiciones de uso de la información. Participa en la revisión de lineamientos asociados a privacidad, protección de datos, acuerdos con terceros, uso de información sensible y cualquier definición legal requerida para la ejecución del proyecto.</w:t>
      </w:r>
    </w:p>
    <w:p w14:paraId="167B7B6B" w14:textId="77777777" w:rsidR="00097D05" w:rsidRPr="00097D05" w:rsidRDefault="00097D05" w:rsidP="00AB2F00">
      <w:pPr>
        <w:ind w:left="720"/>
        <w:rPr>
          <w:lang w:val="es-CO"/>
        </w:rPr>
      </w:pPr>
      <w:r w:rsidRPr="00097D05">
        <w:rPr>
          <w:b/>
          <w:bCs/>
          <w:lang w:val="es-CO"/>
        </w:rPr>
        <w:t>Usuarios de negocio y clínicos</w:t>
      </w:r>
    </w:p>
    <w:p w14:paraId="1A3A7923" w14:textId="77777777" w:rsidR="00097D05" w:rsidRPr="00097D05" w:rsidRDefault="00097D05" w:rsidP="00AB2F00">
      <w:pPr>
        <w:ind w:left="720"/>
        <w:jc w:val="both"/>
        <w:rPr>
          <w:lang w:val="es-CO"/>
        </w:rPr>
      </w:pPr>
      <w:r w:rsidRPr="00097D05">
        <w:rPr>
          <w:lang w:val="es-CO"/>
        </w:rPr>
        <w:t>Responsables de validar la utilidad, experiencia, resultados, indicadores y adopción de los casos de uso. Aportan conocimiento experto sobre los procesos clínicos, operativos y de negocio, validan funcionalidades, tableros, reglas, cohortes, métricas y resultados, asegurando que los entregables respondan a necesidades reales y generen valor para la operación de SURA.</w:t>
      </w:r>
    </w:p>
    <w:p w14:paraId="5045EF35" w14:textId="77777777" w:rsidR="00097D05" w:rsidRPr="00097D05" w:rsidRDefault="00097D05" w:rsidP="00AB2F00">
      <w:pPr>
        <w:ind w:left="720"/>
        <w:rPr>
          <w:lang w:val="es-CO"/>
        </w:rPr>
      </w:pPr>
      <w:r w:rsidRPr="00097D05">
        <w:rPr>
          <w:b/>
          <w:bCs/>
          <w:lang w:val="es-CO"/>
        </w:rPr>
        <w:t>Gestión del Cambio y Adopción</w:t>
      </w:r>
    </w:p>
    <w:p w14:paraId="31546FEA" w14:textId="260A12B0" w:rsidR="0010278B" w:rsidRPr="00097D05" w:rsidRDefault="00097D05" w:rsidP="00AB2F00">
      <w:pPr>
        <w:ind w:left="720"/>
        <w:jc w:val="both"/>
        <w:rPr>
          <w:lang w:val="es-CO"/>
        </w:rPr>
      </w:pPr>
      <w:r w:rsidRPr="00097D05">
        <w:rPr>
          <w:lang w:val="es-CO"/>
        </w:rPr>
        <w:t>Responsable de acompañar la comunicación, apropiación, transferencia de conocimiento y adopción de las nuevas capacidades por parte de los usuarios. Apoya la gestión de impactos, preparación de usuarios, socialización de entregables, identificación de audiencias, sesiones de adopción y seguimiento al uso de los productos implementados.</w:t>
      </w:r>
    </w:p>
    <w:p w14:paraId="026381A7" w14:textId="77777777" w:rsidR="00097D05" w:rsidRPr="00097D05" w:rsidRDefault="00097D05" w:rsidP="00AB2F00">
      <w:pPr>
        <w:ind w:left="720"/>
        <w:rPr>
          <w:lang w:val="es-CO"/>
        </w:rPr>
      </w:pPr>
      <w:r w:rsidRPr="00097D05">
        <w:rPr>
          <w:b/>
          <w:bCs/>
          <w:lang w:val="es-CO"/>
        </w:rPr>
        <w:t>Gobierno de Datos</w:t>
      </w:r>
    </w:p>
    <w:p w14:paraId="3D04247F" w14:textId="77777777" w:rsidR="00B06CB8" w:rsidRDefault="00097D05" w:rsidP="004D1C18">
      <w:pPr>
        <w:ind w:left="1440" w:hanging="720"/>
        <w:jc w:val="both"/>
        <w:rPr>
          <w:lang w:val="es-CO"/>
        </w:rPr>
      </w:pPr>
      <w:r w:rsidRPr="00097D05">
        <w:rPr>
          <w:lang w:val="es-CO"/>
        </w:rPr>
        <w:t xml:space="preserve">Responsable de asegurar que los productos de datos, definiciones, linaje, metadatos, ownership, políticas y reglas de uso estén alineados con el modelo de gobierno de datos de SURA. Participa en la definición de responsabilidades, estándares, controles, documentación y mecanismos de sostenibilidad para </w:t>
      </w:r>
    </w:p>
    <w:p w14:paraId="3E718D41" w14:textId="4535D39E" w:rsidR="00097D05" w:rsidRDefault="00097D05" w:rsidP="004D1C18">
      <w:pPr>
        <w:ind w:left="1440" w:hanging="720"/>
        <w:jc w:val="both"/>
        <w:rPr>
          <w:lang w:val="es-CO"/>
        </w:rPr>
      </w:pPr>
      <w:r w:rsidRPr="00097D05">
        <w:rPr>
          <w:lang w:val="es-CO"/>
        </w:rPr>
        <w:t>r que los activos de datos puedan ser gestionados y evolucionados de forma gobernada.</w:t>
      </w:r>
    </w:p>
    <w:p w14:paraId="012A537C" w14:textId="77777777" w:rsidR="009072A0" w:rsidRPr="00097D05" w:rsidRDefault="009072A0" w:rsidP="00AB2F00">
      <w:pPr>
        <w:ind w:left="720"/>
        <w:jc w:val="both"/>
        <w:rPr>
          <w:lang w:val="es-CO"/>
        </w:rPr>
      </w:pPr>
    </w:p>
    <w:p w14:paraId="118286A2" w14:textId="77777777" w:rsidR="00097D05" w:rsidRPr="00097D05" w:rsidRDefault="00097D05" w:rsidP="00AB2F00">
      <w:pPr>
        <w:ind w:left="720"/>
        <w:rPr>
          <w:lang w:val="es-CO"/>
        </w:rPr>
      </w:pPr>
      <w:r w:rsidRPr="00097D05">
        <w:rPr>
          <w:b/>
          <w:bCs/>
          <w:lang w:val="es-CO"/>
        </w:rPr>
        <w:t>Ingenieros de Datos</w:t>
      </w:r>
    </w:p>
    <w:p w14:paraId="5773BD02" w14:textId="77777777" w:rsidR="00097D05" w:rsidRPr="00097D05" w:rsidRDefault="00097D05" w:rsidP="00AB2F00">
      <w:pPr>
        <w:ind w:left="720"/>
        <w:jc w:val="both"/>
        <w:rPr>
          <w:lang w:val="es-CO"/>
        </w:rPr>
      </w:pPr>
      <w:r w:rsidRPr="00097D05">
        <w:rPr>
          <w:lang w:val="es-CO"/>
        </w:rPr>
        <w:t>Responsables de apoyar el entendimiento técnico, extracción, integración, transformación, validación y disponibilidad de los datos requeridos para el proyecto. Participan en la revisión de fuentes, estructuras, reglas de transformación, mapeos, pipelines, cargas, dependencias técnicas y validaciones de consistencia.</w:t>
      </w:r>
    </w:p>
    <w:p w14:paraId="017FE4A7" w14:textId="0BF6C10E" w:rsidR="00097D05" w:rsidRPr="00097D05" w:rsidRDefault="00097D05" w:rsidP="00AB2F00">
      <w:pPr>
        <w:ind w:left="720"/>
        <w:jc w:val="both"/>
        <w:rPr>
          <w:lang w:val="es-CO"/>
        </w:rPr>
      </w:pPr>
      <w:r w:rsidRPr="00097D05">
        <w:rPr>
          <w:lang w:val="es-CO"/>
        </w:rPr>
        <w:t>También acompañan la implementación y revisión de productos de datos, asegurando que los flujos estén alineados con la arquitectura Lakehouse, los lineamientos de calidad, seguridad, trazabilidad y gobierno definidos por SURA. Su participación es clave para facilitar la continuidad técnica y la operación futura de los activos de datos entregados.</w:t>
      </w:r>
    </w:p>
    <w:p w14:paraId="22739D35" w14:textId="77777777" w:rsidR="00097D05" w:rsidRPr="00097D05" w:rsidRDefault="00097D05" w:rsidP="00AB2F00">
      <w:pPr>
        <w:ind w:left="720"/>
        <w:rPr>
          <w:lang w:val="es-CO"/>
        </w:rPr>
      </w:pPr>
      <w:r w:rsidRPr="00097D05">
        <w:rPr>
          <w:b/>
          <w:bCs/>
          <w:lang w:val="es-CO"/>
        </w:rPr>
        <w:t>Científicos de Datos / Analítica Avanzada</w:t>
      </w:r>
    </w:p>
    <w:p w14:paraId="4862B91F" w14:textId="77777777" w:rsidR="00097D05" w:rsidRPr="00097D05" w:rsidRDefault="00097D05" w:rsidP="00AB2F00">
      <w:pPr>
        <w:ind w:left="720"/>
        <w:jc w:val="both"/>
        <w:rPr>
          <w:lang w:val="es-CO"/>
        </w:rPr>
      </w:pPr>
      <w:r w:rsidRPr="00097D05">
        <w:rPr>
          <w:lang w:val="es-CO"/>
        </w:rPr>
        <w:lastRenderedPageBreak/>
        <w:t>Responsables de apoyar la definición, validación e interpretación de variables, features, cohortes, reglas analíticas, modelos, métricas y resultados derivados de los casos de uso. Participan en el análisis exploratorio, la validación de hipótesis, la revisión de desempeño de modelos y la interpretación de resultados para asegurar que las soluciones analíticas generen valor para el negocio y los equipos clínicos.</w:t>
      </w:r>
    </w:p>
    <w:p w14:paraId="22E136C1" w14:textId="1B381C0D" w:rsidR="00097D05" w:rsidRPr="00E41166" w:rsidRDefault="00097D05" w:rsidP="00AB2F00">
      <w:pPr>
        <w:ind w:left="720"/>
        <w:jc w:val="both"/>
        <w:rPr>
          <w:lang w:val="es-CO"/>
        </w:rPr>
      </w:pPr>
      <w:r w:rsidRPr="00097D05">
        <w:rPr>
          <w:lang w:val="es-CO"/>
        </w:rPr>
        <w:t>También acompañan la validación de los casos PHM, RWE u otros modelos analíticos, identificando oportunidades de mejora, posibles sesgos, limitaciones de datos y criterios de uso responsable de la analítica avanzada e inteligencia artificial.</w:t>
      </w:r>
    </w:p>
    <w:p w14:paraId="76D8F36C" w14:textId="77777777" w:rsidR="00BA2181" w:rsidRPr="00F57B3D" w:rsidRDefault="00BA2181" w:rsidP="00AB2F00">
      <w:pPr>
        <w:ind w:left="720"/>
        <w:jc w:val="both"/>
        <w:rPr>
          <w:sz w:val="20"/>
          <w:szCs w:val="20"/>
          <w:lang w:val="es-CO"/>
        </w:rPr>
      </w:pPr>
    </w:p>
    <w:p w14:paraId="5422F2DB" w14:textId="1DC27747" w:rsidR="00F050EF" w:rsidRPr="00E75455" w:rsidRDefault="009C0B53" w:rsidP="00750DCB">
      <w:pPr>
        <w:pStyle w:val="Ttulo2"/>
      </w:pPr>
      <w:bookmarkStart w:id="438" w:name="_Toc238483105"/>
      <w:bookmarkStart w:id="439" w:name="_Toc238570995"/>
      <w:bookmarkStart w:id="440" w:name="_Toc238651571"/>
      <w:bookmarkStart w:id="441" w:name="_Toc240576118"/>
      <w:r w:rsidRPr="00E75455">
        <w:t>Relación entre células y equipo SURA</w:t>
      </w:r>
      <w:bookmarkEnd w:id="438"/>
      <w:bookmarkEnd w:id="439"/>
      <w:bookmarkEnd w:id="440"/>
      <w:bookmarkEnd w:id="441"/>
    </w:p>
    <w:p w14:paraId="5BCB91F3" w14:textId="77777777" w:rsidR="00F050EF" w:rsidRPr="00F57B3D" w:rsidRDefault="009C0B53" w:rsidP="00AB2F00">
      <w:pPr>
        <w:ind w:left="720"/>
        <w:jc w:val="both"/>
        <w:rPr>
          <w:sz w:val="20"/>
          <w:szCs w:val="20"/>
          <w:lang w:val="es-CO"/>
        </w:rPr>
      </w:pPr>
      <w:r w:rsidRPr="00F57B3D">
        <w:rPr>
          <w:sz w:val="20"/>
          <w:szCs w:val="20"/>
          <w:lang w:val="es-CO"/>
        </w:rPr>
        <w:t>El equipo SURA participa de forma transversal en las tres células, con diferentes niveles de involucramiento según el frente:</w:t>
      </w:r>
    </w:p>
    <w:tbl>
      <w:tblPr>
        <w:tblW w:w="9211" w:type="dxa"/>
        <w:tblCellSpacing w:w="15" w:type="dxa"/>
        <w:tblCellMar>
          <w:top w:w="15" w:type="dxa"/>
          <w:left w:w="15" w:type="dxa"/>
          <w:bottom w:w="15" w:type="dxa"/>
          <w:right w:w="15" w:type="dxa"/>
        </w:tblCellMar>
        <w:tblLook w:val="04A0" w:firstRow="1" w:lastRow="0" w:firstColumn="1" w:lastColumn="0" w:noHBand="0" w:noVBand="1"/>
      </w:tblPr>
      <w:tblGrid>
        <w:gridCol w:w="2327"/>
        <w:gridCol w:w="3777"/>
        <w:gridCol w:w="3107"/>
      </w:tblGrid>
      <w:tr w:rsidR="004B0C30" w14:paraId="397E9E00" w14:textId="77777777" w:rsidTr="00AB2F00">
        <w:trPr>
          <w:trHeight w:val="510"/>
          <w:tblCellSpacing w:w="15" w:type="dxa"/>
        </w:trPr>
        <w:tc>
          <w:tcPr>
            <w:tcW w:w="0" w:type="auto"/>
            <w:vAlign w:val="center"/>
            <w:hideMark/>
          </w:tcPr>
          <w:p w14:paraId="2BAB01AD" w14:textId="77777777" w:rsidR="00F050EF" w:rsidRPr="00F57B3D" w:rsidRDefault="009C0B53" w:rsidP="00AB2F00">
            <w:pPr>
              <w:ind w:left="360"/>
              <w:jc w:val="both"/>
              <w:rPr>
                <w:b/>
                <w:bCs/>
                <w:sz w:val="20"/>
                <w:szCs w:val="20"/>
                <w:lang w:val="es-CO"/>
              </w:rPr>
            </w:pPr>
            <w:r w:rsidRPr="00F57B3D">
              <w:rPr>
                <w:b/>
                <w:bCs/>
                <w:sz w:val="20"/>
                <w:szCs w:val="20"/>
                <w:lang w:val="es-CO"/>
              </w:rPr>
              <w:t>Frente</w:t>
            </w:r>
          </w:p>
        </w:tc>
        <w:tc>
          <w:tcPr>
            <w:tcW w:w="0" w:type="auto"/>
            <w:vAlign w:val="center"/>
            <w:hideMark/>
          </w:tcPr>
          <w:p w14:paraId="5A6C20FD" w14:textId="77777777" w:rsidR="00F050EF" w:rsidRPr="00F57B3D" w:rsidRDefault="009C0B53" w:rsidP="00AB2F00">
            <w:pPr>
              <w:ind w:left="360"/>
              <w:jc w:val="both"/>
              <w:rPr>
                <w:b/>
                <w:bCs/>
                <w:sz w:val="20"/>
                <w:szCs w:val="20"/>
                <w:lang w:val="es-CO"/>
              </w:rPr>
            </w:pPr>
            <w:r w:rsidRPr="00F57B3D">
              <w:rPr>
                <w:b/>
                <w:bCs/>
                <w:sz w:val="20"/>
                <w:szCs w:val="20"/>
                <w:lang w:val="es-CO"/>
              </w:rPr>
              <w:t>Participación principal de SURA</w:t>
            </w:r>
          </w:p>
        </w:tc>
        <w:tc>
          <w:tcPr>
            <w:tcW w:w="0" w:type="auto"/>
            <w:vAlign w:val="center"/>
            <w:hideMark/>
          </w:tcPr>
          <w:p w14:paraId="013A6D45" w14:textId="48BCAE45" w:rsidR="00F050EF" w:rsidRPr="00F57B3D" w:rsidRDefault="009C0B53" w:rsidP="00AB2F00">
            <w:pPr>
              <w:ind w:left="360"/>
              <w:jc w:val="both"/>
              <w:rPr>
                <w:b/>
                <w:bCs/>
                <w:sz w:val="20"/>
                <w:szCs w:val="20"/>
                <w:lang w:val="es-CO"/>
              </w:rPr>
            </w:pPr>
            <w:r w:rsidRPr="00F57B3D">
              <w:rPr>
                <w:b/>
                <w:bCs/>
                <w:sz w:val="20"/>
                <w:szCs w:val="20"/>
                <w:lang w:val="es-CO"/>
              </w:rPr>
              <w:t>Responsabilidad clave</w:t>
            </w:r>
          </w:p>
        </w:tc>
      </w:tr>
      <w:tr w:rsidR="004B0C30" w:rsidRPr="00822589" w14:paraId="40FBC825" w14:textId="77777777" w:rsidTr="00AB2F00">
        <w:trPr>
          <w:trHeight w:val="1126"/>
          <w:tblCellSpacing w:w="15" w:type="dxa"/>
        </w:trPr>
        <w:tc>
          <w:tcPr>
            <w:tcW w:w="0" w:type="auto"/>
            <w:vAlign w:val="center"/>
            <w:hideMark/>
          </w:tcPr>
          <w:p w14:paraId="498026BD" w14:textId="2378E08F" w:rsidR="00F050EF" w:rsidRPr="00F57B3D" w:rsidRDefault="00884CCF" w:rsidP="00AB2F00">
            <w:pPr>
              <w:ind w:left="360"/>
              <w:jc w:val="both"/>
              <w:rPr>
                <w:sz w:val="20"/>
                <w:szCs w:val="20"/>
                <w:lang w:val="es-CO"/>
              </w:rPr>
            </w:pPr>
            <w:r>
              <w:rPr>
                <w:sz w:val="20"/>
                <w:szCs w:val="20"/>
                <w:lang w:val="es-CO"/>
              </w:rPr>
              <w:t>Mesas de Factibilidad</w:t>
            </w:r>
          </w:p>
        </w:tc>
        <w:tc>
          <w:tcPr>
            <w:tcW w:w="0" w:type="auto"/>
            <w:vAlign w:val="center"/>
            <w:hideMark/>
          </w:tcPr>
          <w:p w14:paraId="545B0391" w14:textId="20E32699" w:rsidR="00F050EF" w:rsidRPr="00F57B3D" w:rsidRDefault="009C0B53" w:rsidP="00AB2F00">
            <w:pPr>
              <w:ind w:left="360"/>
              <w:jc w:val="both"/>
              <w:rPr>
                <w:sz w:val="20"/>
                <w:szCs w:val="20"/>
                <w:lang w:val="es-CO"/>
              </w:rPr>
            </w:pPr>
            <w:r w:rsidRPr="00F57B3D">
              <w:rPr>
                <w:sz w:val="20"/>
                <w:szCs w:val="20"/>
                <w:lang w:val="es-CO"/>
              </w:rPr>
              <w:t>Sponsor, Product Owner, usuarios de negocio, expertos clínicos, Data Owner</w:t>
            </w:r>
          </w:p>
        </w:tc>
        <w:tc>
          <w:tcPr>
            <w:tcW w:w="0" w:type="auto"/>
            <w:vAlign w:val="center"/>
            <w:hideMark/>
          </w:tcPr>
          <w:p w14:paraId="42A4A286" w14:textId="454C8636" w:rsidR="00F050EF" w:rsidRPr="00F57B3D" w:rsidRDefault="009C0B53" w:rsidP="00AB2F00">
            <w:pPr>
              <w:ind w:left="360"/>
              <w:jc w:val="both"/>
              <w:rPr>
                <w:sz w:val="20"/>
                <w:szCs w:val="20"/>
                <w:lang w:val="es-CO"/>
              </w:rPr>
            </w:pPr>
            <w:r w:rsidRPr="00F57B3D">
              <w:rPr>
                <w:sz w:val="20"/>
                <w:szCs w:val="20"/>
                <w:lang w:val="es-CO"/>
              </w:rPr>
              <w:t>Priorizar casos, validar valor, definir KPIs y aprobar backlog</w:t>
            </w:r>
          </w:p>
        </w:tc>
      </w:tr>
      <w:tr w:rsidR="004B0C30" w:rsidRPr="00266C86" w14:paraId="258C5170" w14:textId="77777777" w:rsidTr="00AB2F00">
        <w:trPr>
          <w:trHeight w:val="1117"/>
          <w:tblCellSpacing w:w="15" w:type="dxa"/>
        </w:trPr>
        <w:tc>
          <w:tcPr>
            <w:tcW w:w="0" w:type="auto"/>
            <w:vAlign w:val="center"/>
            <w:hideMark/>
          </w:tcPr>
          <w:p w14:paraId="163A08A3" w14:textId="23C59C29" w:rsidR="00F050EF" w:rsidRPr="00F57B3D" w:rsidRDefault="009C0B53" w:rsidP="00AB2F00">
            <w:pPr>
              <w:ind w:left="360"/>
              <w:jc w:val="both"/>
              <w:rPr>
                <w:sz w:val="20"/>
                <w:szCs w:val="20"/>
                <w:lang w:val="es-CO"/>
              </w:rPr>
            </w:pPr>
            <w:r w:rsidRPr="00F57B3D">
              <w:rPr>
                <w:sz w:val="20"/>
                <w:szCs w:val="20"/>
                <w:lang w:val="es-CO"/>
              </w:rPr>
              <w:t>Célula de Data Partner / Dominios Salud</w:t>
            </w:r>
          </w:p>
        </w:tc>
        <w:tc>
          <w:tcPr>
            <w:tcW w:w="0" w:type="auto"/>
            <w:vAlign w:val="center"/>
            <w:hideMark/>
          </w:tcPr>
          <w:p w14:paraId="4B6A1CD9" w14:textId="19CE9480" w:rsidR="00F050EF" w:rsidRPr="00F57B3D" w:rsidRDefault="009C0B53" w:rsidP="00AB2F00">
            <w:pPr>
              <w:ind w:left="360"/>
              <w:jc w:val="both"/>
              <w:rPr>
                <w:sz w:val="20"/>
                <w:szCs w:val="20"/>
                <w:lang w:val="es-CO"/>
              </w:rPr>
            </w:pPr>
            <w:r w:rsidRPr="00F57B3D">
              <w:rPr>
                <w:sz w:val="20"/>
                <w:szCs w:val="20"/>
                <w:lang w:val="es-CO"/>
              </w:rPr>
              <w:t>Data Owner, Data Steward, Arquitectura Lakehouse, Calidad de Datos, Seguridad, Sistemas Clínicos</w:t>
            </w:r>
            <w:r w:rsidR="006E282B">
              <w:rPr>
                <w:sz w:val="20"/>
                <w:szCs w:val="20"/>
                <w:lang w:val="es-CO"/>
              </w:rPr>
              <w:t>, ingeniero datos</w:t>
            </w:r>
            <w:r w:rsidR="00060D30">
              <w:rPr>
                <w:sz w:val="20"/>
                <w:szCs w:val="20"/>
                <w:lang w:val="es-CO"/>
              </w:rPr>
              <w:t xml:space="preserve"> y científicos de datos.</w:t>
            </w:r>
          </w:p>
        </w:tc>
        <w:tc>
          <w:tcPr>
            <w:tcW w:w="0" w:type="auto"/>
            <w:vAlign w:val="center"/>
            <w:hideMark/>
          </w:tcPr>
          <w:p w14:paraId="40E17D2F" w14:textId="1FE8ED8D" w:rsidR="00F050EF" w:rsidRPr="00F57B3D" w:rsidRDefault="009C0B53" w:rsidP="00AB2F00">
            <w:pPr>
              <w:ind w:left="360"/>
              <w:jc w:val="both"/>
              <w:rPr>
                <w:sz w:val="20"/>
                <w:szCs w:val="20"/>
                <w:lang w:val="es-CO"/>
              </w:rPr>
            </w:pPr>
            <w:r w:rsidRPr="00F57B3D">
              <w:rPr>
                <w:sz w:val="20"/>
                <w:szCs w:val="20"/>
                <w:lang w:val="es-CO"/>
              </w:rPr>
              <w:t>Habilitar fuentes, validar datos, arquitectura, calidad, seguridad y gobierno</w:t>
            </w:r>
          </w:p>
        </w:tc>
      </w:tr>
      <w:tr w:rsidR="004B0C30" w:rsidRPr="00266C86" w14:paraId="15009B15" w14:textId="77777777" w:rsidTr="00AB2F00">
        <w:trPr>
          <w:trHeight w:val="1134"/>
          <w:tblCellSpacing w:w="15" w:type="dxa"/>
        </w:trPr>
        <w:tc>
          <w:tcPr>
            <w:tcW w:w="0" w:type="auto"/>
            <w:vAlign w:val="center"/>
            <w:hideMark/>
          </w:tcPr>
          <w:p w14:paraId="131CF59B" w14:textId="77777777" w:rsidR="00F050EF" w:rsidRPr="00F57B3D" w:rsidRDefault="009C0B53" w:rsidP="00AB2F00">
            <w:pPr>
              <w:ind w:left="360"/>
              <w:jc w:val="both"/>
              <w:rPr>
                <w:sz w:val="20"/>
                <w:szCs w:val="20"/>
                <w:lang w:val="pt-BR"/>
              </w:rPr>
            </w:pPr>
            <w:r w:rsidRPr="00F57B3D">
              <w:rPr>
                <w:sz w:val="20"/>
                <w:szCs w:val="20"/>
                <w:lang w:val="pt-BR"/>
              </w:rPr>
              <w:t>Célula de Casos de Uso o Implementadora</w:t>
            </w:r>
          </w:p>
        </w:tc>
        <w:tc>
          <w:tcPr>
            <w:tcW w:w="0" w:type="auto"/>
            <w:vAlign w:val="center"/>
            <w:hideMark/>
          </w:tcPr>
          <w:p w14:paraId="5906EC76" w14:textId="2A403428" w:rsidR="00F050EF" w:rsidRPr="00F57B3D" w:rsidRDefault="009C0B53" w:rsidP="00AB2F00">
            <w:pPr>
              <w:ind w:left="360"/>
              <w:jc w:val="both"/>
              <w:rPr>
                <w:sz w:val="20"/>
                <w:szCs w:val="20"/>
                <w:lang w:val="es-CO"/>
              </w:rPr>
            </w:pPr>
            <w:r w:rsidRPr="00F57B3D">
              <w:rPr>
                <w:sz w:val="20"/>
                <w:szCs w:val="20"/>
                <w:lang w:val="es-CO"/>
              </w:rPr>
              <w:t xml:space="preserve">Product Owner, usuarios finales, expertos clínicos, analítica, QA, </w:t>
            </w:r>
            <w:r w:rsidR="008F44F8">
              <w:rPr>
                <w:sz w:val="20"/>
                <w:szCs w:val="20"/>
                <w:lang w:val="es-CO"/>
              </w:rPr>
              <w:t>ingenieros de datos y científicos de datos ,</w:t>
            </w:r>
            <w:r w:rsidRPr="00F57B3D">
              <w:rPr>
                <w:sz w:val="20"/>
                <w:szCs w:val="20"/>
                <w:lang w:val="es-CO"/>
              </w:rPr>
              <w:t>seguridad y tecnología</w:t>
            </w:r>
          </w:p>
        </w:tc>
        <w:tc>
          <w:tcPr>
            <w:tcW w:w="0" w:type="auto"/>
            <w:vAlign w:val="center"/>
            <w:hideMark/>
          </w:tcPr>
          <w:p w14:paraId="79AA4AB3" w14:textId="55516BDA" w:rsidR="00F050EF" w:rsidRPr="00F57B3D" w:rsidRDefault="009C0B53" w:rsidP="00AB2F00">
            <w:pPr>
              <w:ind w:left="360"/>
              <w:jc w:val="both"/>
              <w:rPr>
                <w:sz w:val="20"/>
                <w:szCs w:val="20"/>
                <w:lang w:val="es-CO"/>
              </w:rPr>
            </w:pPr>
            <w:r w:rsidRPr="00F57B3D">
              <w:rPr>
                <w:sz w:val="20"/>
                <w:szCs w:val="20"/>
                <w:lang w:val="es-CO"/>
              </w:rPr>
              <w:t>Validar funcionalidades, modelos, dashboards, experiencia y criterios de aceptación</w:t>
            </w:r>
          </w:p>
        </w:tc>
      </w:tr>
    </w:tbl>
    <w:p w14:paraId="534A3764" w14:textId="521525BD" w:rsidR="00F050EF" w:rsidRPr="00F57B3D" w:rsidRDefault="00F050EF" w:rsidP="00AB2F00">
      <w:pPr>
        <w:ind w:left="720"/>
        <w:jc w:val="both"/>
        <w:rPr>
          <w:sz w:val="20"/>
          <w:szCs w:val="20"/>
          <w:lang w:val="es-CO"/>
        </w:rPr>
      </w:pPr>
    </w:p>
    <w:p w14:paraId="613BCB19" w14:textId="2DDEC985" w:rsidR="00F050EF" w:rsidRPr="00E75455" w:rsidRDefault="009C0B53" w:rsidP="00750DCB">
      <w:pPr>
        <w:pStyle w:val="Ttulo2"/>
      </w:pPr>
      <w:bookmarkStart w:id="442" w:name="_Toc238570996"/>
      <w:bookmarkStart w:id="443" w:name="_Toc238651572"/>
      <w:bookmarkStart w:id="444" w:name="_Toc240576119"/>
      <w:r w:rsidRPr="00E75455">
        <w:t>Responsabilidades</w:t>
      </w:r>
      <w:bookmarkEnd w:id="442"/>
      <w:bookmarkEnd w:id="443"/>
      <w:bookmarkEnd w:id="44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566"/>
        <w:gridCol w:w="4036"/>
      </w:tblGrid>
      <w:tr w:rsidR="004B0C30" w14:paraId="3D4E3AEA" w14:textId="77777777" w:rsidTr="00AB2F00">
        <w:trPr>
          <w:tblCellSpacing w:w="15" w:type="dxa"/>
        </w:trPr>
        <w:tc>
          <w:tcPr>
            <w:tcW w:w="0" w:type="auto"/>
            <w:vAlign w:val="center"/>
            <w:hideMark/>
          </w:tcPr>
          <w:p w14:paraId="4DEB5AC5" w14:textId="77777777" w:rsidR="00F050EF" w:rsidRPr="009072A0" w:rsidRDefault="009C0B53" w:rsidP="00AB2F00">
            <w:pPr>
              <w:ind w:left="360"/>
              <w:jc w:val="center"/>
              <w:rPr>
                <w:b/>
                <w:bCs/>
                <w:sz w:val="20"/>
                <w:szCs w:val="20"/>
                <w:lang w:val="es-CO"/>
              </w:rPr>
            </w:pPr>
            <w:r w:rsidRPr="009072A0">
              <w:rPr>
                <w:b/>
                <w:bCs/>
                <w:sz w:val="20"/>
                <w:szCs w:val="20"/>
                <w:lang w:val="es-CO"/>
              </w:rPr>
              <w:t>Célula</w:t>
            </w:r>
          </w:p>
        </w:tc>
        <w:tc>
          <w:tcPr>
            <w:tcW w:w="0" w:type="auto"/>
            <w:vAlign w:val="center"/>
            <w:hideMark/>
          </w:tcPr>
          <w:p w14:paraId="5906057E" w14:textId="2FA36A54" w:rsidR="00F050EF" w:rsidRPr="009072A0" w:rsidRDefault="009C0B53" w:rsidP="00AB2F00">
            <w:pPr>
              <w:ind w:left="360"/>
              <w:jc w:val="center"/>
              <w:rPr>
                <w:b/>
                <w:bCs/>
                <w:sz w:val="20"/>
                <w:szCs w:val="20"/>
                <w:lang w:val="es-CO"/>
              </w:rPr>
            </w:pPr>
            <w:r w:rsidRPr="009072A0">
              <w:rPr>
                <w:b/>
                <w:bCs/>
                <w:sz w:val="20"/>
                <w:szCs w:val="20"/>
                <w:lang w:val="es-CO"/>
              </w:rPr>
              <w:t>Responsabilidad principal</w:t>
            </w:r>
          </w:p>
        </w:tc>
        <w:tc>
          <w:tcPr>
            <w:tcW w:w="0" w:type="auto"/>
            <w:vAlign w:val="center"/>
            <w:hideMark/>
          </w:tcPr>
          <w:p w14:paraId="570D8904" w14:textId="77777777" w:rsidR="00F050EF" w:rsidRPr="009072A0" w:rsidRDefault="009C0B53" w:rsidP="00AB2F00">
            <w:pPr>
              <w:ind w:left="360"/>
              <w:jc w:val="center"/>
              <w:rPr>
                <w:b/>
                <w:bCs/>
                <w:sz w:val="20"/>
                <w:szCs w:val="20"/>
                <w:lang w:val="es-CO"/>
              </w:rPr>
            </w:pPr>
            <w:r w:rsidRPr="009072A0">
              <w:rPr>
                <w:b/>
                <w:bCs/>
                <w:sz w:val="20"/>
                <w:szCs w:val="20"/>
                <w:lang w:val="es-CO"/>
              </w:rPr>
              <w:t>Resultado esperado</w:t>
            </w:r>
          </w:p>
        </w:tc>
      </w:tr>
      <w:tr w:rsidR="004B0C30" w:rsidRPr="00266C86" w14:paraId="44B3E2D8" w14:textId="77777777" w:rsidTr="00AB2F00">
        <w:trPr>
          <w:tblCellSpacing w:w="15" w:type="dxa"/>
        </w:trPr>
        <w:tc>
          <w:tcPr>
            <w:tcW w:w="0" w:type="auto"/>
            <w:vAlign w:val="center"/>
            <w:hideMark/>
          </w:tcPr>
          <w:p w14:paraId="7D370263" w14:textId="06DDA155" w:rsidR="00F050EF" w:rsidRPr="009072A0" w:rsidRDefault="00131D31" w:rsidP="00AB2F00">
            <w:pPr>
              <w:ind w:left="360"/>
              <w:jc w:val="both"/>
              <w:rPr>
                <w:b/>
                <w:bCs/>
                <w:sz w:val="20"/>
                <w:szCs w:val="20"/>
                <w:lang w:val="es-CO"/>
              </w:rPr>
            </w:pPr>
            <w:r w:rsidRPr="009072A0">
              <w:rPr>
                <w:b/>
                <w:bCs/>
                <w:sz w:val="20"/>
                <w:szCs w:val="20"/>
                <w:lang w:val="es-CO"/>
              </w:rPr>
              <w:t>Mesas de Factibilidad</w:t>
            </w:r>
          </w:p>
        </w:tc>
        <w:tc>
          <w:tcPr>
            <w:tcW w:w="0" w:type="auto"/>
            <w:vAlign w:val="center"/>
            <w:hideMark/>
          </w:tcPr>
          <w:p w14:paraId="426398EF" w14:textId="77777777" w:rsidR="00F050EF" w:rsidRPr="00F57B3D" w:rsidRDefault="009C0B53" w:rsidP="00AB2F00">
            <w:pPr>
              <w:ind w:left="360"/>
              <w:jc w:val="both"/>
              <w:rPr>
                <w:sz w:val="20"/>
                <w:szCs w:val="20"/>
                <w:lang w:val="es-CO"/>
              </w:rPr>
            </w:pPr>
            <w:r w:rsidRPr="00F57B3D">
              <w:rPr>
                <w:sz w:val="20"/>
                <w:szCs w:val="20"/>
                <w:lang w:val="es-CO"/>
              </w:rPr>
              <w:t>Definir qué casos se deben construir, por qué generan valor y cómo se medirán</w:t>
            </w:r>
          </w:p>
        </w:tc>
        <w:tc>
          <w:tcPr>
            <w:tcW w:w="0" w:type="auto"/>
            <w:vAlign w:val="center"/>
            <w:hideMark/>
          </w:tcPr>
          <w:p w14:paraId="01EEE42A" w14:textId="77777777" w:rsidR="00F050EF" w:rsidRPr="00F57B3D" w:rsidRDefault="009C0B53" w:rsidP="00AB2F00">
            <w:pPr>
              <w:ind w:left="360"/>
              <w:jc w:val="both"/>
              <w:rPr>
                <w:sz w:val="20"/>
                <w:szCs w:val="20"/>
                <w:lang w:val="es-CO"/>
              </w:rPr>
            </w:pPr>
            <w:r w:rsidRPr="00F57B3D">
              <w:rPr>
                <w:sz w:val="20"/>
                <w:szCs w:val="20"/>
                <w:lang w:val="es-CO"/>
              </w:rPr>
              <w:t>Backlog priorizado, KPIs, historias de usuario y criterios de aceptación</w:t>
            </w:r>
          </w:p>
        </w:tc>
      </w:tr>
      <w:tr w:rsidR="004B0C30" w:rsidRPr="00266C86" w14:paraId="35F2DAF3" w14:textId="77777777" w:rsidTr="00AB2F00">
        <w:trPr>
          <w:tblCellSpacing w:w="15" w:type="dxa"/>
        </w:trPr>
        <w:tc>
          <w:tcPr>
            <w:tcW w:w="0" w:type="auto"/>
            <w:vAlign w:val="center"/>
            <w:hideMark/>
          </w:tcPr>
          <w:p w14:paraId="44124C2B" w14:textId="5CCA7BC1" w:rsidR="00F050EF" w:rsidRPr="009072A0" w:rsidRDefault="009C0B53" w:rsidP="00AB2F00">
            <w:pPr>
              <w:ind w:left="360"/>
              <w:jc w:val="both"/>
              <w:rPr>
                <w:b/>
                <w:bCs/>
                <w:sz w:val="20"/>
                <w:szCs w:val="20"/>
                <w:lang w:val="es-CO"/>
              </w:rPr>
            </w:pPr>
            <w:r w:rsidRPr="009072A0">
              <w:rPr>
                <w:b/>
                <w:bCs/>
                <w:sz w:val="20"/>
                <w:szCs w:val="20"/>
                <w:lang w:val="es-CO"/>
              </w:rPr>
              <w:lastRenderedPageBreak/>
              <w:t>Célula de Data Partner / Dominios Salud</w:t>
            </w:r>
          </w:p>
        </w:tc>
        <w:tc>
          <w:tcPr>
            <w:tcW w:w="0" w:type="auto"/>
            <w:vAlign w:val="center"/>
            <w:hideMark/>
          </w:tcPr>
          <w:p w14:paraId="0D00D3FB" w14:textId="5EFA88CF" w:rsidR="00F050EF" w:rsidRPr="00F57B3D" w:rsidRDefault="009C0B53" w:rsidP="00AB2F00">
            <w:pPr>
              <w:ind w:left="360"/>
              <w:jc w:val="both"/>
              <w:rPr>
                <w:sz w:val="20"/>
                <w:szCs w:val="20"/>
                <w:lang w:val="es-CO"/>
              </w:rPr>
            </w:pPr>
            <w:r w:rsidRPr="00F57B3D">
              <w:rPr>
                <w:sz w:val="20"/>
                <w:szCs w:val="20"/>
                <w:lang w:val="es-CO"/>
              </w:rPr>
              <w:t>Habilitar datos confiables, gobernados y reutilizables para PHM y RWE</w:t>
            </w:r>
          </w:p>
        </w:tc>
        <w:tc>
          <w:tcPr>
            <w:tcW w:w="0" w:type="auto"/>
            <w:vAlign w:val="center"/>
            <w:hideMark/>
          </w:tcPr>
          <w:p w14:paraId="73D10D29" w14:textId="1DB31AE7" w:rsidR="00F050EF" w:rsidRPr="00F57B3D" w:rsidRDefault="009C0B53" w:rsidP="00AB2F00">
            <w:pPr>
              <w:ind w:left="360"/>
              <w:jc w:val="both"/>
              <w:rPr>
                <w:sz w:val="20"/>
                <w:szCs w:val="20"/>
                <w:lang w:val="es-CO"/>
              </w:rPr>
            </w:pPr>
            <w:commentRangeStart w:id="445"/>
            <w:commentRangeStart w:id="446"/>
            <w:r w:rsidRPr="00F57B3D">
              <w:rPr>
                <w:sz w:val="20"/>
                <w:szCs w:val="20"/>
                <w:lang w:val="es-CO"/>
              </w:rPr>
              <w:t xml:space="preserve">Fuentes integradas, </w:t>
            </w:r>
            <w:r w:rsidR="00F94BD9">
              <w:rPr>
                <w:sz w:val="20"/>
                <w:szCs w:val="20"/>
                <w:lang w:val="es-CO"/>
              </w:rPr>
              <w:t>transformaciones requeridas, integración MPI y Servidor terminológico, FHIR intermedio</w:t>
            </w:r>
            <w:r w:rsidR="0027156A">
              <w:rPr>
                <w:sz w:val="20"/>
                <w:szCs w:val="20"/>
                <w:lang w:val="es-CO"/>
              </w:rPr>
              <w:t xml:space="preserve"> y </w:t>
            </w:r>
            <w:r w:rsidRPr="00F57B3D">
              <w:rPr>
                <w:sz w:val="20"/>
                <w:szCs w:val="20"/>
                <w:lang w:val="es-CO"/>
              </w:rPr>
              <w:t>modelo OMOP, catálogo, linaje, calidad y productos de datos</w:t>
            </w:r>
            <w:commentRangeEnd w:id="445"/>
            <w:r w:rsidR="00C750C1" w:rsidRPr="00F57B3D">
              <w:rPr>
                <w:rStyle w:val="Refdecomentario"/>
                <w:sz w:val="20"/>
                <w:szCs w:val="20"/>
                <w:lang w:val="es-CO"/>
              </w:rPr>
              <w:commentReference w:id="445"/>
            </w:r>
            <w:commentRangeEnd w:id="446"/>
            <w:r w:rsidRPr="00F57B3D">
              <w:rPr>
                <w:rStyle w:val="Refdecomentario"/>
                <w:sz w:val="20"/>
                <w:szCs w:val="20"/>
                <w:lang w:val="es-CO"/>
              </w:rPr>
              <w:commentReference w:id="446"/>
            </w:r>
          </w:p>
        </w:tc>
      </w:tr>
      <w:tr w:rsidR="004B0C30" w:rsidRPr="00822589" w14:paraId="7780AACF" w14:textId="77777777" w:rsidTr="00AB2F00">
        <w:trPr>
          <w:tblCellSpacing w:w="15" w:type="dxa"/>
        </w:trPr>
        <w:tc>
          <w:tcPr>
            <w:tcW w:w="0" w:type="auto"/>
            <w:vAlign w:val="center"/>
            <w:hideMark/>
          </w:tcPr>
          <w:p w14:paraId="40C67C43" w14:textId="77777777" w:rsidR="00F050EF" w:rsidRPr="009072A0" w:rsidRDefault="009C0B53" w:rsidP="00AB2F00">
            <w:pPr>
              <w:ind w:left="360"/>
              <w:jc w:val="both"/>
              <w:rPr>
                <w:b/>
                <w:bCs/>
                <w:sz w:val="20"/>
                <w:szCs w:val="20"/>
                <w:lang w:val="pt-BR"/>
              </w:rPr>
            </w:pPr>
            <w:r w:rsidRPr="009072A0">
              <w:rPr>
                <w:b/>
                <w:bCs/>
                <w:sz w:val="20"/>
                <w:szCs w:val="20"/>
                <w:lang w:val="pt-BR"/>
              </w:rPr>
              <w:t>Célula de Casos de Uso o Implementadora</w:t>
            </w:r>
          </w:p>
        </w:tc>
        <w:tc>
          <w:tcPr>
            <w:tcW w:w="0" w:type="auto"/>
            <w:vAlign w:val="center"/>
            <w:hideMark/>
          </w:tcPr>
          <w:p w14:paraId="1999E3F8" w14:textId="7DC22179" w:rsidR="00F050EF" w:rsidRPr="00F57B3D" w:rsidRDefault="009C0B53" w:rsidP="00AB2F00">
            <w:pPr>
              <w:ind w:left="360"/>
              <w:jc w:val="both"/>
              <w:rPr>
                <w:sz w:val="20"/>
                <w:szCs w:val="20"/>
                <w:lang w:val="es-CO"/>
              </w:rPr>
            </w:pPr>
            <w:r w:rsidRPr="00F57B3D">
              <w:rPr>
                <w:sz w:val="20"/>
                <w:szCs w:val="20"/>
                <w:lang w:val="es-CO"/>
              </w:rPr>
              <w:t>Construir las soluciones funcionales y analíticas sobre los datos habilitados</w:t>
            </w:r>
          </w:p>
        </w:tc>
        <w:tc>
          <w:tcPr>
            <w:tcW w:w="0" w:type="auto"/>
            <w:vAlign w:val="center"/>
            <w:hideMark/>
          </w:tcPr>
          <w:p w14:paraId="3FCB5B77" w14:textId="1B8B2A1A" w:rsidR="00F050EF" w:rsidRPr="00F57B3D" w:rsidRDefault="009C0B53" w:rsidP="00AB2F00">
            <w:pPr>
              <w:ind w:left="360"/>
              <w:jc w:val="both"/>
              <w:rPr>
                <w:sz w:val="20"/>
                <w:szCs w:val="20"/>
                <w:lang w:val="es-CO"/>
              </w:rPr>
            </w:pPr>
            <w:r w:rsidRPr="00F57B3D">
              <w:rPr>
                <w:sz w:val="20"/>
                <w:szCs w:val="20"/>
                <w:lang w:val="es-CO"/>
              </w:rPr>
              <w:t>Casos PHM/RWE implementados, dashboards, modelos, agentes y componentes listos para adopción</w:t>
            </w:r>
          </w:p>
        </w:tc>
      </w:tr>
    </w:tbl>
    <w:p w14:paraId="1E25CB73" w14:textId="52CC3C22" w:rsidR="00F050EF" w:rsidRPr="00F57B3D" w:rsidRDefault="00F050EF" w:rsidP="00AB2F00">
      <w:pPr>
        <w:ind w:left="720"/>
        <w:jc w:val="both"/>
        <w:rPr>
          <w:sz w:val="20"/>
          <w:szCs w:val="20"/>
          <w:lang w:val="es-CO"/>
        </w:rPr>
      </w:pPr>
    </w:p>
    <w:p w14:paraId="2AFAC52F" w14:textId="73943287" w:rsidR="00F050EF" w:rsidRPr="00E75455" w:rsidRDefault="009C0B53" w:rsidP="00750DCB">
      <w:pPr>
        <w:pStyle w:val="Ttulo2"/>
      </w:pPr>
      <w:bookmarkStart w:id="447" w:name="_Toc238483107"/>
      <w:bookmarkStart w:id="448" w:name="_Toc238570997"/>
      <w:bookmarkStart w:id="449" w:name="_Toc238651573"/>
      <w:bookmarkStart w:id="450" w:name="_Toc240576120"/>
      <w:r w:rsidRPr="00E75455">
        <w:t xml:space="preserve">Aporte de valor integrado para la etapa </w:t>
      </w:r>
      <w:bookmarkEnd w:id="447"/>
      <w:bookmarkEnd w:id="448"/>
      <w:r w:rsidRPr="00E75455">
        <w:t>fundacional</w:t>
      </w:r>
      <w:bookmarkEnd w:id="449"/>
      <w:bookmarkEnd w:id="450"/>
    </w:p>
    <w:p w14:paraId="716B5DB5" w14:textId="587540BB" w:rsidR="00F050EF" w:rsidRPr="00F57B3D" w:rsidRDefault="009C0B53" w:rsidP="001D3E98">
      <w:pPr>
        <w:spacing w:after="120"/>
        <w:ind w:left="567"/>
        <w:jc w:val="both"/>
        <w:rPr>
          <w:sz w:val="20"/>
          <w:szCs w:val="20"/>
          <w:lang w:val="es-CO"/>
        </w:rPr>
      </w:pPr>
      <w:r w:rsidRPr="00F57B3D">
        <w:rPr>
          <w:sz w:val="20"/>
          <w:szCs w:val="20"/>
          <w:lang w:val="es-CO"/>
        </w:rPr>
        <w:t xml:space="preserve">Durante la etapa fundacional, las </w:t>
      </w:r>
      <w:r w:rsidR="001B0D4C">
        <w:rPr>
          <w:sz w:val="20"/>
          <w:szCs w:val="20"/>
          <w:lang w:val="es-CO"/>
        </w:rPr>
        <w:t>2</w:t>
      </w:r>
      <w:r w:rsidRPr="00F57B3D">
        <w:rPr>
          <w:sz w:val="20"/>
          <w:szCs w:val="20"/>
          <w:lang w:val="es-CO"/>
        </w:rPr>
        <w:t xml:space="preserve"> células permiten estructurar una base sólida para AlejandrIA, generando valor en tres niveles:</w:t>
      </w:r>
    </w:p>
    <w:p w14:paraId="743CD53A" w14:textId="77777777" w:rsidR="009B5E6F" w:rsidRPr="00F57B3D" w:rsidRDefault="009C0B53" w:rsidP="001D3E98">
      <w:pPr>
        <w:spacing w:after="120"/>
        <w:ind w:left="567"/>
        <w:jc w:val="both"/>
        <w:rPr>
          <w:b/>
          <w:bCs/>
          <w:sz w:val="20"/>
          <w:szCs w:val="20"/>
          <w:lang w:val="es-CO"/>
        </w:rPr>
      </w:pPr>
      <w:r w:rsidRPr="00F57B3D">
        <w:rPr>
          <w:b/>
          <w:bCs/>
          <w:sz w:val="20"/>
          <w:szCs w:val="20"/>
          <w:lang w:val="es-CO"/>
        </w:rPr>
        <w:t>Valor estratégico</w:t>
      </w:r>
    </w:p>
    <w:p w14:paraId="3EF6ED74" w14:textId="2B459DE7" w:rsidR="00F050EF" w:rsidRPr="00F57B3D" w:rsidRDefault="009C0B53" w:rsidP="001D3E98">
      <w:pPr>
        <w:spacing w:after="120"/>
        <w:ind w:left="567"/>
        <w:jc w:val="both"/>
        <w:rPr>
          <w:sz w:val="20"/>
          <w:szCs w:val="20"/>
          <w:lang w:val="es-CO"/>
        </w:rPr>
      </w:pPr>
      <w:r w:rsidRPr="00F57B3D">
        <w:rPr>
          <w:sz w:val="20"/>
          <w:szCs w:val="20"/>
          <w:lang w:val="es-CO"/>
        </w:rPr>
        <w:br/>
      </w:r>
      <w:r w:rsidR="00C509CF">
        <w:rPr>
          <w:sz w:val="20"/>
          <w:szCs w:val="20"/>
          <w:lang w:val="es-CO"/>
        </w:rPr>
        <w:t>Mesas de factibilidad</w:t>
      </w:r>
      <w:r w:rsidRPr="00F57B3D">
        <w:rPr>
          <w:sz w:val="20"/>
          <w:szCs w:val="20"/>
          <w:lang w:val="es-CO"/>
        </w:rPr>
        <w:t xml:space="preserve"> asegura que el programa esté enfocado en prioridades reales de SURA Salud, con KPIs, casos de uso y backlog alineados al negocio.</w:t>
      </w:r>
    </w:p>
    <w:p w14:paraId="423A397D" w14:textId="77777777" w:rsidR="009B5E6F" w:rsidRPr="00F57B3D" w:rsidRDefault="009C0B53" w:rsidP="001D3E98">
      <w:pPr>
        <w:spacing w:after="120"/>
        <w:ind w:left="567"/>
        <w:jc w:val="both"/>
        <w:rPr>
          <w:b/>
          <w:bCs/>
          <w:sz w:val="20"/>
          <w:szCs w:val="20"/>
          <w:lang w:val="es-CO"/>
        </w:rPr>
      </w:pPr>
      <w:r w:rsidRPr="00F57B3D">
        <w:rPr>
          <w:b/>
          <w:bCs/>
          <w:sz w:val="20"/>
          <w:szCs w:val="20"/>
          <w:lang w:val="es-CO"/>
        </w:rPr>
        <w:t>Valor de datos</w:t>
      </w:r>
    </w:p>
    <w:p w14:paraId="596C352A" w14:textId="5CCD120C" w:rsidR="00F050EF" w:rsidRPr="00F57B3D" w:rsidRDefault="009C0B53" w:rsidP="001D3E98">
      <w:pPr>
        <w:spacing w:after="120"/>
        <w:ind w:left="567"/>
        <w:jc w:val="both"/>
        <w:rPr>
          <w:sz w:val="20"/>
          <w:szCs w:val="20"/>
          <w:lang w:val="es-CO"/>
        </w:rPr>
      </w:pPr>
      <w:r w:rsidRPr="00F57B3D">
        <w:rPr>
          <w:sz w:val="20"/>
          <w:szCs w:val="20"/>
          <w:lang w:val="es-CO"/>
        </w:rPr>
        <w:br/>
        <w:t>La Célula de Data Partner / Dominios Salud habilita la información crítica con calidad, trazabilidad, seguridad y gobierno, reduciendo la dependencia de datos dispersos o no confiables.</w:t>
      </w:r>
    </w:p>
    <w:p w14:paraId="2A42565C" w14:textId="77777777" w:rsidR="009B5E6F" w:rsidRPr="00F57B3D" w:rsidRDefault="009C0B53" w:rsidP="001D3E98">
      <w:pPr>
        <w:spacing w:after="120"/>
        <w:ind w:left="567"/>
        <w:jc w:val="both"/>
        <w:rPr>
          <w:b/>
          <w:bCs/>
          <w:sz w:val="20"/>
          <w:szCs w:val="20"/>
          <w:lang w:val="es-CO"/>
        </w:rPr>
      </w:pPr>
      <w:r w:rsidRPr="00F57B3D">
        <w:rPr>
          <w:b/>
          <w:bCs/>
          <w:sz w:val="20"/>
          <w:szCs w:val="20"/>
          <w:lang w:val="es-CO"/>
        </w:rPr>
        <w:t>Valor funcional y tecnológico</w:t>
      </w:r>
    </w:p>
    <w:p w14:paraId="7FFD078B" w14:textId="4EBC562A" w:rsidR="00F050EF" w:rsidRPr="00F57B3D" w:rsidRDefault="009C0B53" w:rsidP="001D3E98">
      <w:pPr>
        <w:spacing w:after="120"/>
        <w:ind w:left="567"/>
        <w:jc w:val="both"/>
        <w:rPr>
          <w:sz w:val="20"/>
          <w:szCs w:val="20"/>
          <w:lang w:val="es-CO"/>
        </w:rPr>
      </w:pPr>
      <w:r w:rsidRPr="00F57B3D">
        <w:rPr>
          <w:sz w:val="20"/>
          <w:szCs w:val="20"/>
          <w:lang w:val="es-CO"/>
        </w:rPr>
        <w:br/>
        <w:t>La Célula de Casos de Uso o Implementadora convierte las capacidades habilitadas en soluciones concretas para gestión poblacional, evidencia del mundo real, analítica, automatización e inteligencia artificial.</w:t>
      </w:r>
    </w:p>
    <w:p w14:paraId="29176672" w14:textId="6FDAE9D1" w:rsidR="00F050EF" w:rsidRPr="00F57B3D" w:rsidRDefault="009C0B53" w:rsidP="001D3E98">
      <w:pPr>
        <w:spacing w:after="120"/>
        <w:ind w:left="567"/>
        <w:jc w:val="both"/>
        <w:rPr>
          <w:sz w:val="20"/>
          <w:szCs w:val="20"/>
          <w:lang w:val="es-CO"/>
        </w:rPr>
      </w:pPr>
      <w:r w:rsidRPr="00F57B3D">
        <w:rPr>
          <w:sz w:val="20"/>
          <w:szCs w:val="20"/>
          <w:lang w:val="es-CO"/>
        </w:rPr>
        <w:t>En conjunto, este modelo permite que la etapa fundacional de AlejandrIA entregue capacidades reutilizables, resultados tempranos, gobernanza desde el inicio y una base escalable para nuevos casos, nuevos dominios y nuevos data partners.</w:t>
      </w:r>
    </w:p>
    <w:p w14:paraId="1021E1A0" w14:textId="3792BBDE" w:rsidR="00102AB6" w:rsidRPr="00F57B3D" w:rsidRDefault="009C0B53" w:rsidP="001D3E98">
      <w:pPr>
        <w:spacing w:after="120"/>
        <w:ind w:left="567"/>
        <w:jc w:val="both"/>
        <w:rPr>
          <w:sz w:val="20"/>
          <w:szCs w:val="20"/>
          <w:lang w:val="es-CO"/>
        </w:rPr>
      </w:pPr>
      <w:r w:rsidRPr="00F57B3D">
        <w:rPr>
          <w:sz w:val="20"/>
          <w:szCs w:val="20"/>
          <w:lang w:val="es-CO"/>
        </w:rPr>
        <w:t>Este esquema reduce riesgos de ejecución, mejora la coordinación entre negocio y tecnología, acelera la entrega de valor y deja una base operable para la evolución del programa AlejandrIA.</w:t>
      </w:r>
    </w:p>
    <w:p w14:paraId="3AD0F362" w14:textId="5E00F162" w:rsidR="00C36AD9" w:rsidRPr="000867C1" w:rsidRDefault="009C0B53" w:rsidP="000867C1">
      <w:pPr>
        <w:pStyle w:val="Ttulo1"/>
      </w:pPr>
      <w:bookmarkStart w:id="451" w:name="_Toc238483108"/>
      <w:bookmarkStart w:id="452" w:name="_Toc238570998"/>
      <w:bookmarkStart w:id="453" w:name="_Toc238651574"/>
      <w:bookmarkStart w:id="454" w:name="_Toc240576121"/>
      <w:commentRangeStart w:id="455"/>
      <w:commentRangeStart w:id="456"/>
      <w:commentRangeStart w:id="457"/>
      <w:r w:rsidRPr="000867C1">
        <w:t xml:space="preserve">Supuestos y </w:t>
      </w:r>
      <w:r w:rsidR="00315F53" w:rsidRPr="000867C1">
        <w:t>consideraciones</w:t>
      </w:r>
      <w:bookmarkEnd w:id="451"/>
      <w:bookmarkEnd w:id="452"/>
      <w:bookmarkEnd w:id="453"/>
      <w:bookmarkEnd w:id="454"/>
      <w:commentRangeEnd w:id="455"/>
      <w:r w:rsidR="00335707" w:rsidRPr="000867C1">
        <w:rPr>
          <w:rStyle w:val="Refdecomentario"/>
          <w:sz w:val="32"/>
          <w:szCs w:val="28"/>
        </w:rPr>
        <w:commentReference w:id="455"/>
      </w:r>
      <w:commentRangeEnd w:id="456"/>
      <w:r w:rsidRPr="000867C1">
        <w:rPr>
          <w:rStyle w:val="Refdecomentario"/>
          <w:sz w:val="32"/>
          <w:szCs w:val="28"/>
        </w:rPr>
        <w:commentReference w:id="456"/>
      </w:r>
      <w:commentRangeEnd w:id="457"/>
      <w:r w:rsidRPr="000867C1">
        <w:rPr>
          <w:rStyle w:val="Refdecomentario"/>
          <w:sz w:val="32"/>
          <w:szCs w:val="28"/>
        </w:rPr>
        <w:commentReference w:id="457"/>
      </w:r>
    </w:p>
    <w:p w14:paraId="783C2A2D" w14:textId="4CF07545" w:rsidR="0056486A" w:rsidRPr="00032752" w:rsidRDefault="009C0B53" w:rsidP="00750DCB">
      <w:pPr>
        <w:pStyle w:val="Ttulo2"/>
      </w:pPr>
      <w:bookmarkStart w:id="459" w:name="_Toc238483109"/>
      <w:bookmarkStart w:id="460" w:name="_Toc238570999"/>
      <w:bookmarkStart w:id="461" w:name="_Toc238651575"/>
      <w:bookmarkStart w:id="462" w:name="_Toc240576122"/>
      <w:r w:rsidRPr="00032752">
        <w:t>Premisas y supuestos generales</w:t>
      </w:r>
      <w:bookmarkEnd w:id="459"/>
      <w:bookmarkEnd w:id="460"/>
      <w:bookmarkEnd w:id="461"/>
      <w:bookmarkEnd w:id="462"/>
    </w:p>
    <w:p w14:paraId="0632CBDB" w14:textId="77777777" w:rsidR="009A543C" w:rsidRPr="00F57B3D" w:rsidRDefault="009C0B53" w:rsidP="001D3E98">
      <w:pPr>
        <w:ind w:left="567"/>
        <w:jc w:val="both"/>
        <w:rPr>
          <w:b/>
          <w:sz w:val="20"/>
          <w:szCs w:val="20"/>
          <w:lang w:val="es-CO"/>
        </w:rPr>
      </w:pPr>
      <w:r w:rsidRPr="00F57B3D">
        <w:rPr>
          <w:b/>
          <w:sz w:val="20"/>
          <w:szCs w:val="20"/>
          <w:lang w:val="es-CO"/>
        </w:rPr>
        <w:t>Ejecución incremental</w:t>
      </w:r>
    </w:p>
    <w:p w14:paraId="63F4EA57" w14:textId="58CB3165" w:rsidR="00C77542" w:rsidRPr="00F57B3D" w:rsidRDefault="009C0B53" w:rsidP="001D3E98">
      <w:pPr>
        <w:ind w:left="567"/>
        <w:jc w:val="both"/>
        <w:rPr>
          <w:sz w:val="20"/>
          <w:szCs w:val="20"/>
          <w:lang w:val="es-CO"/>
        </w:rPr>
      </w:pPr>
      <w:r w:rsidRPr="00F57B3D">
        <w:rPr>
          <w:sz w:val="20"/>
          <w:szCs w:val="20"/>
          <w:lang w:val="es-CO"/>
        </w:rPr>
        <w:lastRenderedPageBreak/>
        <w:br/>
        <w:t>La ejecución será incremental mediante cortes con entregables y decisiones Go/Next al final de cada iteración o fase.</w:t>
      </w:r>
    </w:p>
    <w:p w14:paraId="117D0345" w14:textId="77777777" w:rsidR="009A543C" w:rsidRPr="00F57B3D" w:rsidRDefault="009C0B53" w:rsidP="001D3E98">
      <w:pPr>
        <w:ind w:left="567"/>
        <w:jc w:val="both"/>
        <w:rPr>
          <w:b/>
          <w:sz w:val="20"/>
          <w:szCs w:val="20"/>
          <w:lang w:val="es-CO"/>
        </w:rPr>
      </w:pPr>
      <w:r w:rsidRPr="00F57B3D">
        <w:rPr>
          <w:b/>
          <w:sz w:val="20"/>
          <w:szCs w:val="20"/>
          <w:lang w:val="es-CO"/>
        </w:rPr>
        <w:t>Gobierno y acceso</w:t>
      </w:r>
    </w:p>
    <w:p w14:paraId="0787758F" w14:textId="65C35411" w:rsidR="006B618F" w:rsidRPr="00F57B3D" w:rsidRDefault="009C0B53" w:rsidP="001D3E98">
      <w:pPr>
        <w:ind w:left="567"/>
        <w:jc w:val="both"/>
        <w:rPr>
          <w:sz w:val="20"/>
          <w:szCs w:val="20"/>
          <w:lang w:val="es-CO"/>
        </w:rPr>
      </w:pPr>
      <w:r w:rsidRPr="00F57B3D">
        <w:rPr>
          <w:sz w:val="20"/>
          <w:szCs w:val="20"/>
          <w:lang w:val="es-CO"/>
        </w:rPr>
        <w:br/>
        <w:t>Se contará con mesa integrada de negocio, tecnología y seguridad, RACI definido, linaje de decisiones, criterios de calidad y gestión de accesos según el principio de mínimo privilegio.</w:t>
      </w:r>
    </w:p>
    <w:p w14:paraId="215AA32C" w14:textId="77777777" w:rsidR="009A543C" w:rsidRPr="00F57B3D" w:rsidRDefault="009C0B53" w:rsidP="001D3E98">
      <w:pPr>
        <w:ind w:left="567"/>
        <w:jc w:val="both"/>
        <w:rPr>
          <w:b/>
          <w:sz w:val="20"/>
          <w:szCs w:val="20"/>
          <w:lang w:val="es-CO"/>
        </w:rPr>
      </w:pPr>
      <w:r w:rsidRPr="00F57B3D">
        <w:rPr>
          <w:b/>
          <w:sz w:val="20"/>
          <w:szCs w:val="20"/>
          <w:lang w:val="es-CO"/>
        </w:rPr>
        <w:t>Responsabilidad</w:t>
      </w:r>
    </w:p>
    <w:p w14:paraId="72B5AEA3" w14:textId="03F3218C" w:rsidR="00F269C4" w:rsidRPr="00F57B3D" w:rsidRDefault="009C0B53" w:rsidP="001D3E98">
      <w:pPr>
        <w:ind w:left="567"/>
        <w:jc w:val="both"/>
        <w:rPr>
          <w:sz w:val="20"/>
          <w:szCs w:val="20"/>
          <w:lang w:val="es-CO"/>
        </w:rPr>
      </w:pPr>
      <w:r w:rsidRPr="00F57B3D">
        <w:rPr>
          <w:sz w:val="20"/>
          <w:szCs w:val="20"/>
          <w:lang w:val="es-CO"/>
        </w:rPr>
        <w:br/>
        <w:t>Las partes negociarán de buena fe. Las exclusiones y límites acordados serán vinculantes para la ejecución del proyecto y la aceptación de resultados.</w:t>
      </w:r>
    </w:p>
    <w:p w14:paraId="05B27B52" w14:textId="77777777" w:rsidR="009A543C" w:rsidRPr="00F57B3D" w:rsidRDefault="009C0B53" w:rsidP="001D3E98">
      <w:pPr>
        <w:ind w:left="567"/>
        <w:jc w:val="both"/>
        <w:rPr>
          <w:b/>
          <w:sz w:val="20"/>
          <w:szCs w:val="20"/>
          <w:lang w:val="es-CO"/>
        </w:rPr>
      </w:pPr>
      <w:r w:rsidRPr="00F57B3D">
        <w:rPr>
          <w:b/>
          <w:sz w:val="20"/>
          <w:szCs w:val="20"/>
          <w:lang w:val="es-CO"/>
        </w:rPr>
        <w:t>Privacidad y datos</w:t>
      </w:r>
    </w:p>
    <w:p w14:paraId="0683F9B6" w14:textId="2D328203" w:rsidR="0056486A" w:rsidRPr="00F57B3D" w:rsidRDefault="009C0B53" w:rsidP="001D3E98">
      <w:pPr>
        <w:ind w:left="567"/>
        <w:jc w:val="both"/>
        <w:rPr>
          <w:sz w:val="20"/>
          <w:szCs w:val="20"/>
          <w:lang w:val="es-CO"/>
        </w:rPr>
      </w:pPr>
      <w:r w:rsidRPr="00F57B3D">
        <w:rPr>
          <w:sz w:val="20"/>
          <w:szCs w:val="20"/>
          <w:lang w:val="es-CO"/>
        </w:rPr>
        <w:br/>
        <w:t>Se cumplirán las políticas de privacidad, anonimización y acuerdos previos sobre el tratamiento y uso de datos, conforme a la normativa aplicable.</w:t>
      </w:r>
    </w:p>
    <w:p w14:paraId="298E16B1" w14:textId="77777777" w:rsidR="009A543C" w:rsidRPr="00F57B3D" w:rsidRDefault="009C0B53" w:rsidP="001D3E98">
      <w:pPr>
        <w:ind w:left="567"/>
        <w:jc w:val="both"/>
        <w:rPr>
          <w:b/>
          <w:sz w:val="20"/>
          <w:szCs w:val="20"/>
          <w:lang w:val="es-CO"/>
        </w:rPr>
      </w:pPr>
      <w:r w:rsidRPr="00F57B3D">
        <w:rPr>
          <w:b/>
          <w:sz w:val="20"/>
          <w:szCs w:val="20"/>
          <w:lang w:val="es-CO"/>
        </w:rPr>
        <w:t>Disponibilidad de participantes</w:t>
      </w:r>
    </w:p>
    <w:p w14:paraId="100F80A7" w14:textId="2B319E2E" w:rsidR="0056486A" w:rsidRPr="00F57B3D" w:rsidRDefault="009C0B53" w:rsidP="001D3E98">
      <w:pPr>
        <w:ind w:left="567"/>
        <w:jc w:val="both"/>
        <w:rPr>
          <w:b/>
          <w:sz w:val="20"/>
          <w:szCs w:val="20"/>
          <w:lang w:val="es-CO"/>
        </w:rPr>
      </w:pPr>
      <w:r w:rsidRPr="00F57B3D">
        <w:rPr>
          <w:sz w:val="20"/>
          <w:szCs w:val="20"/>
          <w:lang w:val="es-CO"/>
        </w:rPr>
        <w:br/>
        <w:t>Los participantes clave estarán disponibles en los tiempos acordados para sesiones, validaciones y toma de decisiones.</w:t>
      </w:r>
    </w:p>
    <w:p w14:paraId="3CBBD2CF" w14:textId="77777777" w:rsidR="009A543C" w:rsidRPr="00F57B3D" w:rsidRDefault="009C0B53" w:rsidP="001D3E98">
      <w:pPr>
        <w:ind w:left="567"/>
        <w:rPr>
          <w:b/>
          <w:sz w:val="20"/>
          <w:szCs w:val="20"/>
          <w:lang w:val="es-CO"/>
        </w:rPr>
      </w:pPr>
      <w:r w:rsidRPr="00F57B3D">
        <w:rPr>
          <w:b/>
          <w:sz w:val="20"/>
          <w:szCs w:val="20"/>
          <w:lang w:val="es-CO"/>
        </w:rPr>
        <w:t>Información y datos</w:t>
      </w:r>
    </w:p>
    <w:p w14:paraId="3DC74FB9" w14:textId="4B093ED2" w:rsidR="0056486A" w:rsidRPr="00F57B3D" w:rsidRDefault="009C0B53" w:rsidP="001D3E98">
      <w:pPr>
        <w:ind w:left="567"/>
        <w:jc w:val="both"/>
        <w:rPr>
          <w:sz w:val="20"/>
          <w:szCs w:val="20"/>
          <w:lang w:val="es-CO"/>
        </w:rPr>
      </w:pPr>
      <w:r w:rsidRPr="00F57B3D">
        <w:rPr>
          <w:sz w:val="20"/>
          <w:szCs w:val="20"/>
          <w:lang w:val="es-CO"/>
        </w:rPr>
        <w:br/>
        <w:t>La información y los datos requeridos serán provistos completos, oportunos y con la calidad necesaria para el análisis y la toma de decisiones.</w:t>
      </w:r>
    </w:p>
    <w:p w14:paraId="03F93D8D" w14:textId="77777777" w:rsidR="009A543C" w:rsidRPr="00F57B3D" w:rsidRDefault="009C0B53" w:rsidP="001D3E98">
      <w:pPr>
        <w:ind w:left="567"/>
        <w:jc w:val="both"/>
        <w:rPr>
          <w:b/>
          <w:sz w:val="20"/>
          <w:szCs w:val="20"/>
          <w:lang w:val="es-CO"/>
        </w:rPr>
      </w:pPr>
      <w:r w:rsidRPr="00F57B3D">
        <w:rPr>
          <w:b/>
          <w:sz w:val="20"/>
          <w:szCs w:val="20"/>
          <w:lang w:val="es-CO"/>
        </w:rPr>
        <w:t>Entorno y herramientas</w:t>
      </w:r>
    </w:p>
    <w:p w14:paraId="224A49DF" w14:textId="0C9324D9" w:rsidR="0056486A" w:rsidRPr="00F57B3D" w:rsidRDefault="009C0B53" w:rsidP="001D3E98">
      <w:pPr>
        <w:ind w:left="567"/>
        <w:jc w:val="both"/>
        <w:rPr>
          <w:sz w:val="20"/>
          <w:szCs w:val="20"/>
          <w:lang w:val="es-CO"/>
        </w:rPr>
      </w:pPr>
      <w:r w:rsidRPr="00F57B3D">
        <w:rPr>
          <w:sz w:val="20"/>
          <w:szCs w:val="20"/>
          <w:lang w:val="es-CO"/>
        </w:rPr>
        <w:br/>
        <w:t>Se contará con los entornos, accesos, licencias y herramientas necesarias para el desarrollo, pruebas e integración en los plazos definidos.</w:t>
      </w:r>
    </w:p>
    <w:p w14:paraId="1FA94D71" w14:textId="77777777" w:rsidR="009A543C" w:rsidRPr="005D4E5B" w:rsidRDefault="009C0B53" w:rsidP="001D3E98">
      <w:pPr>
        <w:ind w:left="567"/>
        <w:rPr>
          <w:b/>
          <w:sz w:val="20"/>
          <w:szCs w:val="20"/>
          <w:lang w:val="es-CO"/>
        </w:rPr>
      </w:pPr>
      <w:r w:rsidRPr="005D4E5B">
        <w:rPr>
          <w:b/>
          <w:sz w:val="20"/>
          <w:szCs w:val="20"/>
          <w:lang w:val="es-CO"/>
        </w:rPr>
        <w:t>Dependencias externas</w:t>
      </w:r>
    </w:p>
    <w:p w14:paraId="1700A570" w14:textId="0BBAFDDA" w:rsidR="000D1543" w:rsidRPr="005D4E5B" w:rsidRDefault="009C0B53" w:rsidP="001D3E98">
      <w:pPr>
        <w:ind w:left="567"/>
        <w:jc w:val="both"/>
        <w:rPr>
          <w:sz w:val="20"/>
          <w:szCs w:val="20"/>
          <w:lang w:val="es-CO"/>
        </w:rPr>
      </w:pPr>
      <w:r w:rsidRPr="005D4E5B">
        <w:rPr>
          <w:sz w:val="20"/>
          <w:szCs w:val="20"/>
          <w:lang w:val="es-CO"/>
        </w:rPr>
        <w:br/>
        <w:t>Se asume la gestión y cumplimiento oportuno de dependencias externas, como terceros, proveedores y aprobaciones regulatorias, que puedan impactar el cronograma.</w:t>
      </w:r>
    </w:p>
    <w:p w14:paraId="65BE918A" w14:textId="7ED75F64" w:rsidR="00493E01" w:rsidRPr="005D4E5B" w:rsidRDefault="009C0B53" w:rsidP="001D3E98">
      <w:pPr>
        <w:ind w:left="567"/>
        <w:jc w:val="both"/>
        <w:rPr>
          <w:sz w:val="20"/>
          <w:szCs w:val="20"/>
          <w:lang w:val="es-CO"/>
        </w:rPr>
      </w:pPr>
      <w:r w:rsidRPr="005D4E5B">
        <w:rPr>
          <w:sz w:val="20"/>
          <w:szCs w:val="20"/>
          <w:lang w:val="es-CO"/>
        </w:rPr>
        <w:t>Este marco responde únicamente por daños directos comprobables y excluye daños indirectos o consecuenciales, en los términos establecidos en la propuesta y contratos aplicables.</w:t>
      </w:r>
    </w:p>
    <w:p w14:paraId="4D33E19E" w14:textId="7D76F9C7" w:rsidR="008F23A0" w:rsidRPr="001D3E98" w:rsidRDefault="009C0B53" w:rsidP="001D3E98">
      <w:pPr>
        <w:pStyle w:val="Ttulo2"/>
      </w:pPr>
      <w:bookmarkStart w:id="463" w:name="_Toc238483110"/>
      <w:bookmarkStart w:id="464" w:name="_Toc238571000"/>
      <w:bookmarkStart w:id="465" w:name="_Toc238651576"/>
      <w:bookmarkStart w:id="466" w:name="_Toc240576123"/>
      <w:r w:rsidRPr="00032752">
        <w:lastRenderedPageBreak/>
        <w:t xml:space="preserve">Premisas operativas y de </w:t>
      </w:r>
      <w:r w:rsidR="008F23A0" w:rsidRPr="00032752">
        <w:t>Gobierno</w:t>
      </w:r>
      <w:bookmarkEnd w:id="463"/>
      <w:bookmarkEnd w:id="464"/>
      <w:bookmarkEnd w:id="465"/>
      <w:bookmarkEnd w:id="466"/>
    </w:p>
    <w:p w14:paraId="00360FA8" w14:textId="77777777" w:rsidR="0055086A" w:rsidRPr="005D4E5B" w:rsidRDefault="009C0B53" w:rsidP="001D3E98">
      <w:pPr>
        <w:ind w:left="567"/>
        <w:jc w:val="both"/>
        <w:rPr>
          <w:b/>
          <w:sz w:val="20"/>
          <w:szCs w:val="20"/>
          <w:lang w:val="es-CO"/>
        </w:rPr>
      </w:pPr>
      <w:r w:rsidRPr="005D4E5B">
        <w:rPr>
          <w:b/>
          <w:sz w:val="20"/>
          <w:szCs w:val="20"/>
          <w:lang w:val="es-CO"/>
        </w:rPr>
        <w:t>Ejecución por cortes</w:t>
      </w:r>
    </w:p>
    <w:p w14:paraId="3C16F27E" w14:textId="37C0F2F9" w:rsidR="0056486A" w:rsidRPr="005D4E5B" w:rsidRDefault="009C0B53" w:rsidP="001D3E98">
      <w:pPr>
        <w:ind w:left="567"/>
        <w:jc w:val="both"/>
        <w:rPr>
          <w:sz w:val="20"/>
          <w:szCs w:val="20"/>
          <w:lang w:val="es-CO"/>
        </w:rPr>
      </w:pPr>
      <w:r w:rsidRPr="005D4E5B">
        <w:rPr>
          <w:sz w:val="20"/>
          <w:szCs w:val="20"/>
          <w:lang w:val="es-CO"/>
        </w:rPr>
        <w:br/>
        <w:t>El proyecto se ejecutará en fases o iteraciones con entregables visibles y medibles. Las decisiones Go/Next se tomarán al final de cada iteración en función de criterios acordados.</w:t>
      </w:r>
    </w:p>
    <w:p w14:paraId="58ECF353" w14:textId="77777777" w:rsidR="0055086A" w:rsidRPr="005D4E5B" w:rsidRDefault="009C0B53" w:rsidP="001D3E98">
      <w:pPr>
        <w:ind w:left="567"/>
        <w:jc w:val="both"/>
        <w:rPr>
          <w:b/>
          <w:sz w:val="20"/>
          <w:szCs w:val="20"/>
          <w:lang w:val="es-CO"/>
        </w:rPr>
      </w:pPr>
      <w:r w:rsidRPr="005D4E5B">
        <w:rPr>
          <w:b/>
          <w:sz w:val="20"/>
          <w:szCs w:val="20"/>
          <w:lang w:val="es-CO"/>
        </w:rPr>
        <w:t>Foco fundacional</w:t>
      </w:r>
    </w:p>
    <w:p w14:paraId="5761A709" w14:textId="12DC99CE" w:rsidR="0056486A" w:rsidRPr="005D4E5B" w:rsidRDefault="009C0B53" w:rsidP="001D3E98">
      <w:pPr>
        <w:ind w:left="567"/>
        <w:jc w:val="both"/>
        <w:rPr>
          <w:sz w:val="20"/>
          <w:szCs w:val="20"/>
          <w:lang w:val="es-CO"/>
        </w:rPr>
      </w:pPr>
      <w:r w:rsidRPr="005D4E5B">
        <w:rPr>
          <w:sz w:val="20"/>
          <w:szCs w:val="20"/>
          <w:lang w:val="es-CO"/>
        </w:rPr>
        <w:br/>
        <w:t xml:space="preserve">Se contará con bases técnicas sólidas, datos clínicos y de operación validados y gobierno definido antes de escalar. Se </w:t>
      </w:r>
      <w:r w:rsidR="002218E8">
        <w:rPr>
          <w:sz w:val="20"/>
          <w:szCs w:val="20"/>
          <w:lang w:val="es-CO"/>
        </w:rPr>
        <w:t>asegurará</w:t>
      </w:r>
      <w:r w:rsidRPr="005D4E5B">
        <w:rPr>
          <w:sz w:val="20"/>
          <w:szCs w:val="20"/>
          <w:lang w:val="es-CO"/>
        </w:rPr>
        <w:t xml:space="preserve"> la calidad, consistencia e integridad de la información en todas las etapas.</w:t>
      </w:r>
    </w:p>
    <w:p w14:paraId="45593309" w14:textId="77777777" w:rsidR="0055086A" w:rsidRPr="005D4E5B" w:rsidRDefault="009C0B53" w:rsidP="001D3E98">
      <w:pPr>
        <w:ind w:left="567"/>
        <w:jc w:val="both"/>
        <w:rPr>
          <w:b/>
          <w:sz w:val="20"/>
          <w:szCs w:val="20"/>
          <w:lang w:val="es-CO"/>
        </w:rPr>
      </w:pPr>
      <w:r w:rsidRPr="005D4E5B">
        <w:rPr>
          <w:b/>
          <w:sz w:val="20"/>
          <w:szCs w:val="20"/>
          <w:lang w:val="es-CO"/>
        </w:rPr>
        <w:t>Trabajo conjunto</w:t>
      </w:r>
    </w:p>
    <w:p w14:paraId="5851E740" w14:textId="153FA2E7" w:rsidR="0056486A" w:rsidRPr="005D4E5B" w:rsidRDefault="009C0B53" w:rsidP="001D3E98">
      <w:pPr>
        <w:ind w:left="567"/>
        <w:jc w:val="both"/>
        <w:rPr>
          <w:sz w:val="20"/>
          <w:szCs w:val="20"/>
          <w:lang w:val="es-CO"/>
        </w:rPr>
      </w:pPr>
      <w:r w:rsidRPr="005D4E5B">
        <w:rPr>
          <w:sz w:val="20"/>
          <w:szCs w:val="20"/>
          <w:lang w:val="es-CO"/>
        </w:rPr>
        <w:br/>
        <w:t>Se establecerá una mesa de trabajo integrada con representantes de SURA, NTT DATA y Google. Los roles, responsabilidades y cadencias de reuniones serán definidos y cumplidos durante todo el proyecto.</w:t>
      </w:r>
    </w:p>
    <w:p w14:paraId="674A6105" w14:textId="77777777" w:rsidR="0055086A" w:rsidRPr="005D4E5B" w:rsidRDefault="009C0B53" w:rsidP="001D3E98">
      <w:pPr>
        <w:ind w:left="567"/>
        <w:jc w:val="both"/>
        <w:rPr>
          <w:b/>
          <w:sz w:val="20"/>
          <w:szCs w:val="20"/>
          <w:lang w:val="es-CO"/>
        </w:rPr>
      </w:pPr>
      <w:r w:rsidRPr="005D4E5B">
        <w:rPr>
          <w:b/>
          <w:sz w:val="20"/>
          <w:szCs w:val="20"/>
          <w:lang w:val="es-CO"/>
        </w:rPr>
        <w:t>Gobierno desde el inicio</w:t>
      </w:r>
    </w:p>
    <w:p w14:paraId="59215A11" w14:textId="0A07C62D" w:rsidR="0056486A" w:rsidRPr="005D4E5B" w:rsidRDefault="009C0B53" w:rsidP="001D3E98">
      <w:pPr>
        <w:ind w:left="567"/>
        <w:jc w:val="both"/>
        <w:rPr>
          <w:sz w:val="20"/>
          <w:szCs w:val="20"/>
          <w:lang w:val="es-CO"/>
        </w:rPr>
      </w:pPr>
      <w:r w:rsidRPr="005D4E5B">
        <w:rPr>
          <w:sz w:val="20"/>
          <w:szCs w:val="20"/>
          <w:lang w:val="es-CO"/>
        </w:rPr>
        <w:br/>
        <w:t>El gobierno será establecido desde el inicio, con definición de estructura, comités y mecanismos de decisión. Se definirán y aplicarán estándares de gestión como MAGI/AlejandrIA, RACI, calidad, linaje, seguridad y contratos de datos.</w:t>
      </w:r>
    </w:p>
    <w:p w14:paraId="59CC2ECB" w14:textId="77777777" w:rsidR="0055086A" w:rsidRPr="005D4E5B" w:rsidRDefault="009C0B53" w:rsidP="001D3E98">
      <w:pPr>
        <w:ind w:left="567"/>
        <w:jc w:val="both"/>
        <w:rPr>
          <w:b/>
          <w:sz w:val="20"/>
          <w:szCs w:val="20"/>
          <w:lang w:val="es-CO"/>
        </w:rPr>
      </w:pPr>
      <w:r w:rsidRPr="005D4E5B">
        <w:rPr>
          <w:b/>
          <w:sz w:val="20"/>
          <w:szCs w:val="20"/>
          <w:lang w:val="es-CO"/>
        </w:rPr>
        <w:t>Acceso a información</w:t>
      </w:r>
    </w:p>
    <w:p w14:paraId="6F891384" w14:textId="2B78F142" w:rsidR="0056486A" w:rsidRPr="005D4E5B" w:rsidRDefault="009C0B53" w:rsidP="001D3E98">
      <w:pPr>
        <w:ind w:left="567"/>
        <w:jc w:val="both"/>
        <w:rPr>
          <w:sz w:val="20"/>
          <w:szCs w:val="20"/>
          <w:lang w:val="es-CO"/>
        </w:rPr>
      </w:pPr>
      <w:r w:rsidRPr="005D4E5B">
        <w:rPr>
          <w:sz w:val="20"/>
          <w:szCs w:val="20"/>
          <w:lang w:val="es-CO"/>
        </w:rPr>
        <w:br/>
        <w:t>Se requiere disponibilidad oportuna de arquitectura, fuentes, APIs, dominios, diccionarios de datos y accesos habilitados. La información será completa, actualizada y entregada en los formatos acordados.</w:t>
      </w:r>
    </w:p>
    <w:p w14:paraId="7687E4DC" w14:textId="77777777" w:rsidR="0055086A" w:rsidRPr="005D4E5B" w:rsidRDefault="009C0B53" w:rsidP="001D3E98">
      <w:pPr>
        <w:ind w:left="567"/>
        <w:jc w:val="both"/>
        <w:rPr>
          <w:b/>
          <w:sz w:val="20"/>
          <w:szCs w:val="20"/>
          <w:lang w:val="es-CO"/>
        </w:rPr>
      </w:pPr>
      <w:r w:rsidRPr="005D4E5B">
        <w:rPr>
          <w:b/>
          <w:sz w:val="20"/>
          <w:szCs w:val="20"/>
          <w:lang w:val="es-CO"/>
        </w:rPr>
        <w:t>Seguridad y privacidad</w:t>
      </w:r>
    </w:p>
    <w:p w14:paraId="78BEAAE2" w14:textId="092BF5F8" w:rsidR="0056486A" w:rsidRDefault="009C0B53" w:rsidP="001D3E98">
      <w:pPr>
        <w:ind w:left="567"/>
        <w:jc w:val="both"/>
        <w:rPr>
          <w:lang w:val="es-CO"/>
        </w:rPr>
      </w:pPr>
      <w:r w:rsidRPr="0056486A">
        <w:rPr>
          <w:lang w:val="es-CO"/>
        </w:rPr>
        <w:br/>
      </w:r>
      <w:r w:rsidRPr="00CE54D9">
        <w:rPr>
          <w:lang w:val="es-CO"/>
        </w:rPr>
        <w:t>La clasificación de información y los niveles de acceso deberán estar definidos antes del consumo. Se dará cumplimiento a las políticas de seguridad, privacidad, anonimización y tratamiento de datos conforme a la normativa aplicable</w:t>
      </w:r>
      <w:r w:rsidRPr="0056486A">
        <w:rPr>
          <w:lang w:val="es-CO"/>
        </w:rPr>
        <w:t>.</w:t>
      </w:r>
    </w:p>
    <w:p w14:paraId="7850A979" w14:textId="77777777" w:rsidR="00B83B68" w:rsidRDefault="00B83B68" w:rsidP="00AB2F00">
      <w:pPr>
        <w:ind w:left="720"/>
        <w:jc w:val="both"/>
        <w:rPr>
          <w:lang w:val="es-CO"/>
        </w:rPr>
      </w:pPr>
    </w:p>
    <w:p w14:paraId="2A79D5AD" w14:textId="77777777" w:rsidR="00C26DB9" w:rsidRDefault="00C26DB9" w:rsidP="00AB2F00">
      <w:pPr>
        <w:ind w:left="720"/>
        <w:jc w:val="both"/>
        <w:rPr>
          <w:lang w:val="es-CO"/>
        </w:rPr>
      </w:pPr>
    </w:p>
    <w:p w14:paraId="6FCF8503" w14:textId="77777777" w:rsidR="00C26DB9" w:rsidRPr="00B83B68" w:rsidRDefault="00C26DB9" w:rsidP="00AB2F00">
      <w:pPr>
        <w:ind w:left="720"/>
        <w:jc w:val="both"/>
        <w:rPr>
          <w:lang w:val="es-CO"/>
        </w:rPr>
      </w:pPr>
    </w:p>
    <w:p w14:paraId="45AE8AB9" w14:textId="60B3A432" w:rsidR="0056486A" w:rsidRDefault="009C0B53" w:rsidP="00750DCB">
      <w:pPr>
        <w:pStyle w:val="Ttulo2"/>
      </w:pPr>
      <w:bookmarkStart w:id="467" w:name="_Toc238483111"/>
      <w:bookmarkStart w:id="468" w:name="_Toc238571001"/>
      <w:bookmarkStart w:id="469" w:name="_Toc238651577"/>
      <w:bookmarkStart w:id="470" w:name="_Toc240576124"/>
      <w:r w:rsidRPr="00032752">
        <w:lastRenderedPageBreak/>
        <w:t>Supuestos operativos</w:t>
      </w:r>
      <w:bookmarkEnd w:id="467"/>
      <w:bookmarkEnd w:id="468"/>
      <w:bookmarkEnd w:id="469"/>
      <w:bookmarkEnd w:id="470"/>
    </w:p>
    <w:p w14:paraId="74F8DACB" w14:textId="77777777" w:rsidR="001D3E98" w:rsidRPr="001D3E98" w:rsidRDefault="001D3E98" w:rsidP="001D3E98">
      <w:pPr>
        <w:rPr>
          <w:lang w:val="es-CO"/>
        </w:rPr>
      </w:pPr>
    </w:p>
    <w:p w14:paraId="56BD2265" w14:textId="77777777" w:rsidR="009B5B7C" w:rsidRPr="005D4E5B" w:rsidRDefault="009C0B53" w:rsidP="001D3E98">
      <w:pPr>
        <w:ind w:left="567"/>
        <w:jc w:val="both"/>
        <w:rPr>
          <w:b/>
          <w:sz w:val="20"/>
          <w:szCs w:val="20"/>
          <w:lang w:val="es-CO"/>
        </w:rPr>
      </w:pPr>
      <w:r w:rsidRPr="005D4E5B">
        <w:rPr>
          <w:b/>
          <w:sz w:val="20"/>
          <w:szCs w:val="20"/>
          <w:lang w:val="es-CO"/>
        </w:rPr>
        <w:t>Disponibilidad de participantes</w:t>
      </w:r>
    </w:p>
    <w:p w14:paraId="540CC754" w14:textId="175C9B43" w:rsidR="0056486A" w:rsidRPr="005D4E5B" w:rsidRDefault="009C0B53" w:rsidP="001D3E98">
      <w:pPr>
        <w:ind w:left="567"/>
        <w:jc w:val="both"/>
        <w:rPr>
          <w:sz w:val="20"/>
          <w:szCs w:val="20"/>
          <w:lang w:val="es-CO"/>
        </w:rPr>
      </w:pPr>
      <w:r w:rsidRPr="005D4E5B">
        <w:rPr>
          <w:sz w:val="20"/>
          <w:szCs w:val="20"/>
          <w:lang w:val="es-CO"/>
        </w:rPr>
        <w:br/>
        <w:t>Los participantes clave estarán disponibles en los tiempos acordados para sesiones, validaciones y toma de decisiones. Cualquier cambio de participantes será comunicado con anticipación para asegurar la continuidad.</w:t>
      </w:r>
    </w:p>
    <w:p w14:paraId="36E00A7C" w14:textId="77777777" w:rsidR="009B5B7C" w:rsidRPr="005D4E5B" w:rsidRDefault="009C0B53" w:rsidP="001D3E98">
      <w:pPr>
        <w:ind w:left="567"/>
        <w:jc w:val="both"/>
        <w:rPr>
          <w:b/>
          <w:sz w:val="20"/>
          <w:szCs w:val="20"/>
          <w:lang w:val="es-CO"/>
        </w:rPr>
      </w:pPr>
      <w:r w:rsidRPr="005D4E5B">
        <w:rPr>
          <w:b/>
          <w:sz w:val="20"/>
          <w:szCs w:val="20"/>
          <w:lang w:val="es-CO"/>
        </w:rPr>
        <w:t>Información y datos</w:t>
      </w:r>
    </w:p>
    <w:p w14:paraId="0947BF7B" w14:textId="30DD5A5A" w:rsidR="0056486A" w:rsidRPr="005D4E5B" w:rsidRDefault="009C0B53" w:rsidP="001D3E98">
      <w:pPr>
        <w:ind w:left="567"/>
        <w:jc w:val="both"/>
        <w:rPr>
          <w:sz w:val="20"/>
          <w:szCs w:val="20"/>
          <w:lang w:val="es-CO"/>
        </w:rPr>
      </w:pPr>
      <w:r w:rsidRPr="005D4E5B">
        <w:rPr>
          <w:sz w:val="20"/>
          <w:szCs w:val="20"/>
          <w:lang w:val="es-CO"/>
        </w:rPr>
        <w:br/>
        <w:t>La información y los datos requeridos serán provistos completos, oportunos y con la calidad necesaria para el análisis y la toma de decisiones. Se asume la veracidad de los datos entregados por las fuentes responsables.</w:t>
      </w:r>
    </w:p>
    <w:p w14:paraId="1066269A" w14:textId="77777777" w:rsidR="009B5B7C" w:rsidRPr="005D4E5B" w:rsidRDefault="009C0B53" w:rsidP="001D3E98">
      <w:pPr>
        <w:ind w:left="567"/>
        <w:jc w:val="both"/>
        <w:rPr>
          <w:b/>
          <w:sz w:val="20"/>
          <w:szCs w:val="20"/>
          <w:lang w:val="es-CO"/>
        </w:rPr>
      </w:pPr>
      <w:r w:rsidRPr="005D4E5B">
        <w:rPr>
          <w:b/>
          <w:sz w:val="20"/>
          <w:szCs w:val="20"/>
          <w:lang w:val="es-CO"/>
        </w:rPr>
        <w:t>Entorno y herramientas</w:t>
      </w:r>
    </w:p>
    <w:p w14:paraId="20897C9F" w14:textId="4BFEFE14" w:rsidR="0056486A" w:rsidRPr="005D4E5B" w:rsidRDefault="009C0B53" w:rsidP="001D3E98">
      <w:pPr>
        <w:ind w:left="567"/>
        <w:jc w:val="both"/>
        <w:rPr>
          <w:sz w:val="20"/>
          <w:szCs w:val="20"/>
          <w:lang w:val="es-CO"/>
        </w:rPr>
      </w:pPr>
      <w:r w:rsidRPr="005D4E5B">
        <w:rPr>
          <w:sz w:val="20"/>
          <w:szCs w:val="20"/>
          <w:lang w:val="es-CO"/>
        </w:rPr>
        <w:br/>
        <w:t>Se contará con entornos, accesos, licencias y herramientas necesarias para el desarrollo, pruebas e integración. Los entornos estarán disponibles y estables en los plazos definidos.</w:t>
      </w:r>
    </w:p>
    <w:p w14:paraId="6AA04523" w14:textId="77777777" w:rsidR="009B5B7C" w:rsidRPr="005D4E5B" w:rsidRDefault="009C0B53" w:rsidP="001D3E98">
      <w:pPr>
        <w:ind w:left="567"/>
        <w:jc w:val="both"/>
        <w:rPr>
          <w:b/>
          <w:sz w:val="20"/>
          <w:szCs w:val="20"/>
          <w:lang w:val="es-CO"/>
        </w:rPr>
      </w:pPr>
      <w:r w:rsidRPr="005D4E5B">
        <w:rPr>
          <w:b/>
          <w:sz w:val="20"/>
          <w:szCs w:val="20"/>
          <w:lang w:val="es-CO"/>
        </w:rPr>
        <w:t>Dependencias externas</w:t>
      </w:r>
    </w:p>
    <w:p w14:paraId="557E964F" w14:textId="39E3938C" w:rsidR="0056486A" w:rsidRPr="005D4E5B" w:rsidRDefault="009C0B53" w:rsidP="001D3E98">
      <w:pPr>
        <w:ind w:left="567"/>
        <w:jc w:val="both"/>
        <w:rPr>
          <w:sz w:val="20"/>
          <w:szCs w:val="20"/>
          <w:lang w:val="es-CO"/>
        </w:rPr>
      </w:pPr>
      <w:r w:rsidRPr="0056486A">
        <w:rPr>
          <w:lang w:val="es-CO"/>
        </w:rPr>
        <w:br/>
      </w:r>
      <w:r w:rsidRPr="005D4E5B">
        <w:rPr>
          <w:sz w:val="20"/>
          <w:szCs w:val="20"/>
          <w:lang w:val="es-CO"/>
        </w:rPr>
        <w:t>Se asume la gestión y cumplimiento oportuno de dependencias externas, como terceros, proveedores y aprobaciones regulatorias. Cualquier impacto en cronograma o alcance será comunicado de manera oportuna.</w:t>
      </w:r>
    </w:p>
    <w:p w14:paraId="29EBB1A4" w14:textId="77777777" w:rsidR="009B5B7C" w:rsidRPr="005D4E5B" w:rsidRDefault="009C0B53" w:rsidP="001D3E98">
      <w:pPr>
        <w:ind w:left="567"/>
        <w:jc w:val="both"/>
        <w:rPr>
          <w:b/>
          <w:sz w:val="20"/>
          <w:szCs w:val="20"/>
          <w:lang w:val="es-CO"/>
        </w:rPr>
      </w:pPr>
      <w:r w:rsidRPr="005D4E5B">
        <w:rPr>
          <w:b/>
          <w:sz w:val="20"/>
          <w:szCs w:val="20"/>
          <w:lang w:val="es-CO"/>
        </w:rPr>
        <w:t>Cambios controlados</w:t>
      </w:r>
    </w:p>
    <w:p w14:paraId="74593787" w14:textId="21894368" w:rsidR="0056486A" w:rsidRPr="005D4E5B" w:rsidRDefault="009C0B53" w:rsidP="001D3E98">
      <w:pPr>
        <w:ind w:left="567"/>
        <w:jc w:val="both"/>
        <w:rPr>
          <w:sz w:val="20"/>
          <w:szCs w:val="20"/>
          <w:lang w:val="es-CO"/>
        </w:rPr>
      </w:pPr>
      <w:r w:rsidRPr="005D4E5B">
        <w:rPr>
          <w:sz w:val="20"/>
          <w:szCs w:val="20"/>
          <w:lang w:val="es-CO"/>
        </w:rPr>
        <w:br/>
        <w:t>Los cambios en alcance, requerimientos o prioridades serán gestionados mediante el proceso de control de cambios acordado. Los cambios aprobados podrán impactar el cronograma, presupuesto y entregables.</w:t>
      </w:r>
    </w:p>
    <w:p w14:paraId="00341155" w14:textId="77777777" w:rsidR="009B5B7C" w:rsidRPr="005D4E5B" w:rsidRDefault="009C0B53" w:rsidP="001D3E98">
      <w:pPr>
        <w:ind w:left="567"/>
        <w:jc w:val="both"/>
        <w:rPr>
          <w:b/>
          <w:sz w:val="20"/>
          <w:szCs w:val="20"/>
          <w:lang w:val="es-CO"/>
        </w:rPr>
      </w:pPr>
      <w:r w:rsidRPr="005D4E5B">
        <w:rPr>
          <w:b/>
          <w:sz w:val="20"/>
          <w:szCs w:val="20"/>
          <w:lang w:val="es-CO"/>
        </w:rPr>
        <w:t>Aceptación de entregables</w:t>
      </w:r>
    </w:p>
    <w:p w14:paraId="232D9C42" w14:textId="520AB7A5" w:rsidR="0056486A" w:rsidRDefault="009C0B53" w:rsidP="001D3E98">
      <w:pPr>
        <w:ind w:left="567"/>
        <w:jc w:val="both"/>
        <w:rPr>
          <w:sz w:val="20"/>
          <w:szCs w:val="20"/>
          <w:lang w:val="es-CO"/>
        </w:rPr>
      </w:pPr>
      <w:r w:rsidRPr="005D4E5B">
        <w:rPr>
          <w:sz w:val="20"/>
          <w:szCs w:val="20"/>
          <w:lang w:val="es-CO"/>
        </w:rPr>
        <w:br/>
        <w:t>Los entregables serán revisados y validados por los responsables definidos en los tiempos acordados. La aceptación o rechazo será formalizada por los canales definidos.</w:t>
      </w:r>
    </w:p>
    <w:p w14:paraId="7D7EFD12" w14:textId="77777777" w:rsidR="00C26DB9" w:rsidRDefault="00C26DB9" w:rsidP="001D3E98">
      <w:pPr>
        <w:ind w:left="567"/>
        <w:jc w:val="both"/>
        <w:rPr>
          <w:sz w:val="20"/>
          <w:szCs w:val="20"/>
          <w:lang w:val="es-CO"/>
        </w:rPr>
      </w:pPr>
    </w:p>
    <w:p w14:paraId="4E398642" w14:textId="77777777" w:rsidR="00C26DB9" w:rsidRDefault="00C26DB9" w:rsidP="001D3E98">
      <w:pPr>
        <w:ind w:left="567"/>
        <w:jc w:val="both"/>
        <w:rPr>
          <w:sz w:val="20"/>
          <w:szCs w:val="20"/>
          <w:lang w:val="es-CO"/>
        </w:rPr>
      </w:pPr>
    </w:p>
    <w:p w14:paraId="1526599F" w14:textId="77777777" w:rsidR="00C26DB9" w:rsidRPr="005D4E5B" w:rsidRDefault="00C26DB9" w:rsidP="001D3E98">
      <w:pPr>
        <w:ind w:left="567"/>
        <w:jc w:val="both"/>
        <w:rPr>
          <w:sz w:val="20"/>
          <w:szCs w:val="20"/>
          <w:lang w:val="es-CO"/>
        </w:rPr>
      </w:pPr>
    </w:p>
    <w:p w14:paraId="27D04C5F" w14:textId="25D9432A" w:rsidR="0056486A" w:rsidRPr="00032752" w:rsidRDefault="009C0B53" w:rsidP="00750DCB">
      <w:pPr>
        <w:pStyle w:val="Ttulo2"/>
      </w:pPr>
      <w:bookmarkStart w:id="471" w:name="_Toc238483112"/>
      <w:bookmarkStart w:id="472" w:name="_Toc238560510"/>
      <w:bookmarkStart w:id="473" w:name="_Toc238571002"/>
      <w:bookmarkStart w:id="474" w:name="_Toc238651578"/>
      <w:bookmarkStart w:id="475" w:name="_Toc240576125"/>
      <w:r w:rsidRPr="00032752">
        <w:lastRenderedPageBreak/>
        <w:t xml:space="preserve">Premisas contractuales y </w:t>
      </w:r>
      <w:bookmarkEnd w:id="471"/>
      <w:bookmarkEnd w:id="472"/>
      <w:bookmarkEnd w:id="473"/>
      <w:bookmarkEnd w:id="474"/>
      <w:r w:rsidR="00822589">
        <w:t>responsabilidades</w:t>
      </w:r>
      <w:bookmarkEnd w:id="475"/>
    </w:p>
    <w:p w14:paraId="04F358F9" w14:textId="77777777" w:rsidR="009B5B7C" w:rsidRPr="00961A86" w:rsidRDefault="009B5B7C" w:rsidP="001D3E98">
      <w:pPr>
        <w:rPr>
          <w:sz w:val="20"/>
          <w:szCs w:val="20"/>
          <w:lang w:val="es-CO"/>
        </w:rPr>
      </w:pPr>
    </w:p>
    <w:p w14:paraId="6B16661C" w14:textId="77777777" w:rsidR="00DC716B" w:rsidRPr="00961A86" w:rsidRDefault="009C0B53" w:rsidP="001D3E98">
      <w:pPr>
        <w:ind w:left="576"/>
        <w:jc w:val="both"/>
        <w:rPr>
          <w:b/>
          <w:bCs/>
          <w:sz w:val="20"/>
          <w:szCs w:val="20"/>
          <w:lang w:val="es-CO"/>
        </w:rPr>
      </w:pPr>
      <w:r w:rsidRPr="00961A86">
        <w:rPr>
          <w:b/>
          <w:sz w:val="20"/>
          <w:szCs w:val="20"/>
          <w:lang w:val="es-CO"/>
        </w:rPr>
        <w:t>Condiciones comerci</w:t>
      </w:r>
      <w:r w:rsidRPr="00961A86">
        <w:rPr>
          <w:b/>
          <w:bCs/>
          <w:sz w:val="20"/>
          <w:szCs w:val="20"/>
          <w:lang w:val="es-CO"/>
        </w:rPr>
        <w:t>ales</w:t>
      </w:r>
    </w:p>
    <w:p w14:paraId="7D0E9B6B" w14:textId="79166465" w:rsidR="0056486A" w:rsidRPr="00961A86" w:rsidRDefault="009C0B53" w:rsidP="001D3E98">
      <w:pPr>
        <w:ind w:left="576"/>
        <w:jc w:val="both"/>
        <w:rPr>
          <w:sz w:val="20"/>
          <w:szCs w:val="20"/>
          <w:lang w:val="es-CO"/>
        </w:rPr>
      </w:pPr>
      <w:r w:rsidRPr="00961A86">
        <w:rPr>
          <w:sz w:val="20"/>
          <w:szCs w:val="20"/>
          <w:lang w:val="es-CO"/>
        </w:rPr>
        <w:br/>
        <w:t>La negociación final del contrato deberá equilibrar riesgos, obligaciones y responsabilidades. Incluye alcance, precios, términos de pago, impuestos y condiciones específicas.</w:t>
      </w:r>
    </w:p>
    <w:p w14:paraId="3080301D" w14:textId="77777777" w:rsidR="00DC716B" w:rsidRPr="00961A86" w:rsidRDefault="009C0B53" w:rsidP="001D3E98">
      <w:pPr>
        <w:ind w:left="576"/>
        <w:jc w:val="both"/>
        <w:rPr>
          <w:b/>
          <w:sz w:val="20"/>
          <w:szCs w:val="20"/>
          <w:lang w:val="es-CO"/>
        </w:rPr>
      </w:pPr>
      <w:r w:rsidRPr="00961A86">
        <w:rPr>
          <w:b/>
          <w:sz w:val="20"/>
          <w:szCs w:val="20"/>
          <w:lang w:val="es-CO"/>
        </w:rPr>
        <w:t>Responsabilidad ajustada</w:t>
      </w:r>
    </w:p>
    <w:p w14:paraId="346D5FF1" w14:textId="55581DE8" w:rsidR="0056486A" w:rsidRPr="00961A86" w:rsidRDefault="009C0B53" w:rsidP="001D3E98">
      <w:pPr>
        <w:ind w:left="576"/>
        <w:jc w:val="both"/>
        <w:rPr>
          <w:sz w:val="20"/>
          <w:szCs w:val="20"/>
          <w:lang w:val="es-CO"/>
        </w:rPr>
      </w:pPr>
      <w:r w:rsidRPr="00961A86">
        <w:rPr>
          <w:sz w:val="20"/>
          <w:szCs w:val="20"/>
          <w:lang w:val="es-CO"/>
        </w:rPr>
        <w:br/>
        <w:t>Las partes responden por daños directos, ciertos, comprobados e imputables, causados por incumplimiento de sus obligaciones según el contrato.</w:t>
      </w:r>
    </w:p>
    <w:p w14:paraId="0377CA19" w14:textId="77777777" w:rsidR="00DC716B" w:rsidRPr="00961A86" w:rsidRDefault="009C0B53" w:rsidP="001D3E98">
      <w:pPr>
        <w:ind w:left="576"/>
        <w:jc w:val="both"/>
        <w:rPr>
          <w:b/>
          <w:sz w:val="20"/>
          <w:szCs w:val="20"/>
          <w:lang w:val="es-CO"/>
        </w:rPr>
      </w:pPr>
      <w:r w:rsidRPr="00961A86">
        <w:rPr>
          <w:b/>
          <w:sz w:val="20"/>
          <w:szCs w:val="20"/>
          <w:lang w:val="es-CO"/>
        </w:rPr>
        <w:t>Exclusiones y límite</w:t>
      </w:r>
    </w:p>
    <w:p w14:paraId="630674FE" w14:textId="40C2926A" w:rsidR="0056486A" w:rsidRPr="00961A86" w:rsidRDefault="009C0B53" w:rsidP="001D3E98">
      <w:pPr>
        <w:ind w:left="576"/>
        <w:jc w:val="both"/>
        <w:rPr>
          <w:sz w:val="20"/>
          <w:szCs w:val="20"/>
          <w:lang w:val="es-CO"/>
        </w:rPr>
      </w:pPr>
      <w:r w:rsidRPr="00961A86">
        <w:rPr>
          <w:b/>
          <w:sz w:val="20"/>
          <w:szCs w:val="20"/>
          <w:lang w:val="es-CO"/>
        </w:rPr>
        <w:br/>
      </w:r>
      <w:r w:rsidRPr="00961A86">
        <w:rPr>
          <w:sz w:val="20"/>
          <w:szCs w:val="20"/>
          <w:lang w:val="es-CO"/>
        </w:rPr>
        <w:t>Se excluyen lucro cesante, daños indirectos o consecuenciales, reputación y oportunidades. Quedan excluidos daños especiales, punitivos o por pérdida de oportunidad. El límite de responsabilidad será hasta el 100% del valor pagado.</w:t>
      </w:r>
    </w:p>
    <w:p w14:paraId="3F76AC49" w14:textId="77777777" w:rsidR="00DC716B" w:rsidRPr="00961A86" w:rsidRDefault="009C0B53" w:rsidP="001D3E98">
      <w:pPr>
        <w:ind w:left="576"/>
        <w:jc w:val="both"/>
        <w:rPr>
          <w:b/>
          <w:sz w:val="20"/>
          <w:szCs w:val="20"/>
          <w:lang w:val="es-CO"/>
        </w:rPr>
      </w:pPr>
      <w:r w:rsidRPr="00961A86">
        <w:rPr>
          <w:b/>
          <w:sz w:val="20"/>
          <w:szCs w:val="20"/>
          <w:lang w:val="es-CO"/>
        </w:rPr>
        <w:t>Excepciones al límite</w:t>
      </w:r>
    </w:p>
    <w:p w14:paraId="09C32951" w14:textId="2590CF8A" w:rsidR="0056486A" w:rsidRPr="00961A86" w:rsidRDefault="009C0B53" w:rsidP="001D3E98">
      <w:pPr>
        <w:ind w:left="576"/>
        <w:jc w:val="both"/>
        <w:rPr>
          <w:sz w:val="20"/>
          <w:szCs w:val="20"/>
          <w:lang w:val="es-CO"/>
        </w:rPr>
      </w:pPr>
      <w:r w:rsidRPr="00961A86">
        <w:rPr>
          <w:sz w:val="20"/>
          <w:szCs w:val="20"/>
          <w:lang w:val="es-CO"/>
        </w:rPr>
        <w:br/>
        <w:t>El límite no aplica en dolo, negligencia grave o daños comprobados a terceros cuando corresponda responsabilidad plena.</w:t>
      </w:r>
    </w:p>
    <w:p w14:paraId="40F51CCF" w14:textId="77777777" w:rsidR="00DC716B" w:rsidRPr="00961A86" w:rsidRDefault="009C0B53" w:rsidP="001D3E98">
      <w:pPr>
        <w:ind w:left="576"/>
        <w:jc w:val="both"/>
        <w:rPr>
          <w:b/>
          <w:sz w:val="20"/>
          <w:szCs w:val="20"/>
          <w:lang w:val="es-CO"/>
        </w:rPr>
      </w:pPr>
      <w:r w:rsidRPr="00961A86">
        <w:rPr>
          <w:b/>
          <w:sz w:val="20"/>
          <w:szCs w:val="20"/>
          <w:lang w:val="es-CO"/>
        </w:rPr>
        <w:t>Datos identificables</w:t>
      </w:r>
    </w:p>
    <w:p w14:paraId="1F14B144" w14:textId="46BC4D7A" w:rsidR="0056486A" w:rsidRPr="00961A86" w:rsidRDefault="009C0B53" w:rsidP="001D3E98">
      <w:pPr>
        <w:ind w:left="576"/>
        <w:jc w:val="both"/>
        <w:rPr>
          <w:sz w:val="20"/>
          <w:szCs w:val="20"/>
          <w:lang w:val="es-CO"/>
        </w:rPr>
      </w:pPr>
      <w:r w:rsidRPr="00961A86">
        <w:rPr>
          <w:sz w:val="20"/>
          <w:szCs w:val="20"/>
          <w:lang w:val="es-CO"/>
        </w:rPr>
        <w:br/>
        <w:t>El acceso a datos personales identificables o sensibles exige acuerdos previos de tratamiento, confidencialidad y seguridad, conforme a la normativa aplicable.</w:t>
      </w:r>
    </w:p>
    <w:p w14:paraId="55F83EA9" w14:textId="77777777" w:rsidR="00DC716B" w:rsidRPr="00961A86" w:rsidRDefault="009C0B53" w:rsidP="001D3E98">
      <w:pPr>
        <w:ind w:left="576"/>
        <w:jc w:val="both"/>
        <w:rPr>
          <w:b/>
          <w:sz w:val="20"/>
          <w:szCs w:val="20"/>
          <w:lang w:val="es-CO"/>
        </w:rPr>
      </w:pPr>
      <w:r w:rsidRPr="00961A86">
        <w:rPr>
          <w:b/>
          <w:sz w:val="20"/>
          <w:szCs w:val="20"/>
          <w:lang w:val="es-CO"/>
        </w:rPr>
        <w:t>Cambios y suspensión</w:t>
      </w:r>
    </w:p>
    <w:p w14:paraId="0371E266" w14:textId="165F02B9" w:rsidR="0056486A" w:rsidRPr="00961A86" w:rsidRDefault="009C0B53" w:rsidP="001D3E98">
      <w:pPr>
        <w:ind w:left="576"/>
        <w:jc w:val="both"/>
        <w:rPr>
          <w:sz w:val="20"/>
          <w:szCs w:val="20"/>
          <w:lang w:val="es-CO"/>
        </w:rPr>
      </w:pPr>
      <w:r w:rsidRPr="00961A86">
        <w:rPr>
          <w:sz w:val="20"/>
          <w:szCs w:val="20"/>
          <w:lang w:val="es-CO"/>
        </w:rPr>
        <w:br/>
        <w:t>Controles adicionales o tratamiento identificable serán considerados cambio de alcance. NTT DATA podrá pausar actividades si faltan requisitos legales o de seguridad.</w:t>
      </w:r>
    </w:p>
    <w:p w14:paraId="430710C3" w14:textId="38546E76" w:rsidR="0056486A" w:rsidRPr="00032752" w:rsidRDefault="009C0B53" w:rsidP="00750DCB">
      <w:pPr>
        <w:pStyle w:val="Ttulo2"/>
      </w:pPr>
      <w:bookmarkStart w:id="476" w:name="_Toc238483113"/>
      <w:bookmarkStart w:id="477" w:name="_Toc238560511"/>
      <w:bookmarkStart w:id="478" w:name="_Toc238571003"/>
      <w:bookmarkStart w:id="479" w:name="_Toc238651579"/>
      <w:bookmarkStart w:id="480" w:name="_Toc240576126"/>
      <w:r w:rsidRPr="00032752">
        <w:t>Responsabilidades y condiciones de ejecución</w:t>
      </w:r>
      <w:bookmarkEnd w:id="476"/>
      <w:bookmarkEnd w:id="477"/>
      <w:bookmarkEnd w:id="478"/>
      <w:bookmarkEnd w:id="479"/>
      <w:bookmarkEnd w:id="480"/>
    </w:p>
    <w:p w14:paraId="5ACA6815" w14:textId="77777777" w:rsidR="00C523E2" w:rsidRPr="00961A86" w:rsidRDefault="009C0B53" w:rsidP="001D3E98">
      <w:pPr>
        <w:ind w:left="567"/>
        <w:jc w:val="both"/>
        <w:rPr>
          <w:rFonts w:eastAsiaTheme="majorEastAsia"/>
          <w:b/>
          <w:sz w:val="20"/>
          <w:szCs w:val="20"/>
          <w:lang w:val="es-CO"/>
        </w:rPr>
      </w:pPr>
      <w:r w:rsidRPr="00961A86">
        <w:rPr>
          <w:rFonts w:eastAsiaTheme="majorEastAsia"/>
          <w:b/>
          <w:sz w:val="20"/>
          <w:szCs w:val="20"/>
          <w:lang w:val="es-CO"/>
        </w:rPr>
        <w:t>Accesos y permisos</w:t>
      </w:r>
    </w:p>
    <w:p w14:paraId="011ADB0A" w14:textId="4933943B" w:rsidR="0056486A" w:rsidRDefault="009C0B53" w:rsidP="001D3E98">
      <w:pPr>
        <w:ind w:left="567"/>
        <w:jc w:val="both"/>
        <w:rPr>
          <w:rFonts w:eastAsiaTheme="majorEastAsia"/>
          <w:sz w:val="20"/>
          <w:szCs w:val="20"/>
          <w:lang w:val="es-CO"/>
        </w:rPr>
      </w:pPr>
      <w:r w:rsidRPr="00961A86">
        <w:rPr>
          <w:rFonts w:eastAsiaTheme="majorEastAsia"/>
          <w:sz w:val="20"/>
          <w:szCs w:val="20"/>
          <w:lang w:val="es-CO"/>
        </w:rPr>
        <w:br/>
        <w:t>La ejecución del proyecto requiere la disponibilidad oportuna de accesos, ambientes, credenciales, herramientas y permisos necesarios para el desarrollo de las actividades contempladas en el alcance.</w:t>
      </w:r>
    </w:p>
    <w:p w14:paraId="77623B07" w14:textId="77777777" w:rsidR="00C26DB9" w:rsidRPr="00961A86" w:rsidRDefault="00C26DB9" w:rsidP="001D3E98">
      <w:pPr>
        <w:ind w:left="567"/>
        <w:jc w:val="both"/>
        <w:rPr>
          <w:rFonts w:eastAsiaTheme="majorEastAsia"/>
          <w:sz w:val="20"/>
          <w:szCs w:val="20"/>
          <w:lang w:val="es-CO"/>
        </w:rPr>
      </w:pPr>
    </w:p>
    <w:p w14:paraId="24308214" w14:textId="77777777" w:rsidR="00C523E2" w:rsidRPr="00961A86" w:rsidRDefault="009C0B53" w:rsidP="001D3E98">
      <w:pPr>
        <w:ind w:left="567"/>
        <w:jc w:val="both"/>
        <w:rPr>
          <w:rFonts w:eastAsiaTheme="majorEastAsia"/>
          <w:b/>
          <w:sz w:val="20"/>
          <w:szCs w:val="20"/>
          <w:lang w:val="es-CO"/>
        </w:rPr>
      </w:pPr>
      <w:r w:rsidRPr="00961A86">
        <w:rPr>
          <w:rFonts w:eastAsiaTheme="majorEastAsia"/>
          <w:b/>
          <w:sz w:val="20"/>
          <w:szCs w:val="20"/>
          <w:lang w:val="es-CO"/>
        </w:rPr>
        <w:lastRenderedPageBreak/>
        <w:t>Responsables de SURA</w:t>
      </w:r>
    </w:p>
    <w:p w14:paraId="7E51CC12" w14:textId="2207E6DD" w:rsidR="0056486A" w:rsidRPr="00961A86" w:rsidRDefault="009C0B53" w:rsidP="001D3E98">
      <w:pPr>
        <w:ind w:left="567"/>
        <w:jc w:val="both"/>
        <w:rPr>
          <w:rFonts w:eastAsiaTheme="majorEastAsia"/>
          <w:sz w:val="20"/>
          <w:szCs w:val="20"/>
          <w:lang w:val="es-CO"/>
        </w:rPr>
      </w:pPr>
      <w:r w:rsidRPr="00961A86">
        <w:rPr>
          <w:rFonts w:eastAsiaTheme="majorEastAsia"/>
          <w:sz w:val="20"/>
          <w:szCs w:val="20"/>
          <w:lang w:val="es-CO"/>
        </w:rPr>
        <w:br/>
        <w:t>SURA designará los responsables de negocio, tecnología y datos necesarios para participar en sesiones de levantamiento, validación, pruebas y aprobación de entregables dentro de los tiempos acordados.</w:t>
      </w:r>
    </w:p>
    <w:p w14:paraId="01F925E8" w14:textId="77777777" w:rsidR="00C523E2" w:rsidRPr="00961A86" w:rsidRDefault="009C0B53" w:rsidP="001D3E98">
      <w:pPr>
        <w:ind w:left="567"/>
        <w:jc w:val="both"/>
        <w:rPr>
          <w:rFonts w:eastAsiaTheme="majorEastAsia"/>
          <w:b/>
          <w:sz w:val="20"/>
          <w:szCs w:val="20"/>
          <w:lang w:val="es-CO"/>
        </w:rPr>
      </w:pPr>
      <w:r w:rsidRPr="00961A86">
        <w:rPr>
          <w:rFonts w:eastAsiaTheme="majorEastAsia"/>
          <w:b/>
          <w:sz w:val="20"/>
          <w:szCs w:val="20"/>
          <w:lang w:val="es-CO"/>
        </w:rPr>
        <w:t>Fuentes de información</w:t>
      </w:r>
    </w:p>
    <w:p w14:paraId="230ECCA6" w14:textId="73FB1247" w:rsidR="0056486A" w:rsidRPr="00961A86" w:rsidRDefault="009C0B53" w:rsidP="001D3E98">
      <w:pPr>
        <w:ind w:left="567"/>
        <w:jc w:val="both"/>
        <w:rPr>
          <w:rFonts w:eastAsiaTheme="majorEastAsia"/>
          <w:sz w:val="20"/>
          <w:szCs w:val="20"/>
          <w:lang w:val="es-CO"/>
        </w:rPr>
      </w:pPr>
      <w:r w:rsidRPr="00961A86">
        <w:rPr>
          <w:rFonts w:eastAsiaTheme="majorEastAsia"/>
          <w:sz w:val="20"/>
          <w:szCs w:val="20"/>
          <w:lang w:val="es-CO"/>
        </w:rPr>
        <w:br/>
        <w:t>El alcance considera la utilización de las fuentes de información identificadas durante la fase de definición. La incorporación de nuevas fuentes o requerimientos de integración no contemplados inicialmente podrá requerir ajustes de alcance, esfuerzo o cronograma.</w:t>
      </w:r>
    </w:p>
    <w:p w14:paraId="1FFE20C6" w14:textId="77777777" w:rsidR="00C523E2" w:rsidRPr="00961A86" w:rsidRDefault="009C0B53" w:rsidP="001D3E98">
      <w:pPr>
        <w:ind w:left="567"/>
        <w:jc w:val="both"/>
        <w:rPr>
          <w:rFonts w:eastAsiaTheme="majorEastAsia"/>
          <w:b/>
          <w:sz w:val="20"/>
          <w:szCs w:val="20"/>
          <w:lang w:val="es-CO"/>
        </w:rPr>
      </w:pPr>
      <w:r w:rsidRPr="00961A86">
        <w:rPr>
          <w:rFonts w:eastAsiaTheme="majorEastAsia"/>
          <w:b/>
          <w:sz w:val="20"/>
          <w:szCs w:val="20"/>
          <w:lang w:val="es-CO"/>
        </w:rPr>
        <w:t>Calidad e integridad de la información</w:t>
      </w:r>
    </w:p>
    <w:p w14:paraId="09CDAFEF" w14:textId="4E2FEF5A" w:rsidR="0056486A" w:rsidRPr="00961A86" w:rsidRDefault="009C0B53" w:rsidP="001D3E98">
      <w:pPr>
        <w:ind w:left="567"/>
        <w:jc w:val="both"/>
        <w:rPr>
          <w:rFonts w:eastAsiaTheme="majorEastAsia"/>
          <w:sz w:val="20"/>
          <w:szCs w:val="20"/>
          <w:lang w:val="es-CO"/>
        </w:rPr>
      </w:pPr>
      <w:r w:rsidRPr="00F813C4">
        <w:rPr>
          <w:lang w:val="es-CO"/>
        </w:rPr>
        <w:br/>
      </w:r>
      <w:r w:rsidRPr="00961A86">
        <w:rPr>
          <w:rFonts w:eastAsiaTheme="majorEastAsia"/>
          <w:sz w:val="20"/>
          <w:szCs w:val="20"/>
          <w:lang w:val="es-CO"/>
        </w:rPr>
        <w:t xml:space="preserve">La calidad, integridad y disponibilidad de la información suministrada por SURA serán un factor determinante para el cumplimiento de los objetivos planteados. </w:t>
      </w:r>
      <w:commentRangeStart w:id="481"/>
      <w:commentRangeStart w:id="482"/>
      <w:r w:rsidRPr="00961A86">
        <w:rPr>
          <w:rFonts w:eastAsiaTheme="majorEastAsia"/>
          <w:sz w:val="20"/>
          <w:szCs w:val="20"/>
          <w:lang w:val="es-CO"/>
        </w:rPr>
        <w:t>Las actividades de saneamiento masivo de datos históricos no hacen parte del alcance salvo que sean definidas expresamente</w:t>
      </w:r>
      <w:commentRangeEnd w:id="481"/>
      <w:r w:rsidR="00FD49D5" w:rsidRPr="00961A86">
        <w:rPr>
          <w:rStyle w:val="Refdecomentario"/>
          <w:rFonts w:eastAsiaTheme="majorEastAsia"/>
          <w:sz w:val="20"/>
          <w:szCs w:val="20"/>
          <w:lang w:val="es-CO"/>
        </w:rPr>
        <w:commentReference w:id="481"/>
      </w:r>
      <w:commentRangeEnd w:id="482"/>
      <w:r w:rsidRPr="00961A86">
        <w:rPr>
          <w:rStyle w:val="Refdecomentario"/>
          <w:rFonts w:eastAsiaTheme="majorEastAsia"/>
          <w:sz w:val="20"/>
          <w:szCs w:val="20"/>
          <w:lang w:val="es-CO"/>
        </w:rPr>
        <w:commentReference w:id="482"/>
      </w:r>
      <w:r w:rsidRPr="00961A86">
        <w:rPr>
          <w:rFonts w:eastAsiaTheme="majorEastAsia"/>
          <w:sz w:val="20"/>
          <w:szCs w:val="20"/>
          <w:lang w:val="es-CO"/>
        </w:rPr>
        <w:t>.</w:t>
      </w:r>
    </w:p>
    <w:p w14:paraId="60886187" w14:textId="77777777" w:rsidR="00C523E2" w:rsidRPr="00961A86" w:rsidRDefault="009C0B53" w:rsidP="001D3E98">
      <w:pPr>
        <w:ind w:left="567"/>
        <w:jc w:val="both"/>
        <w:rPr>
          <w:rFonts w:eastAsiaTheme="majorEastAsia"/>
          <w:b/>
          <w:sz w:val="20"/>
          <w:szCs w:val="20"/>
          <w:lang w:val="es-CO"/>
        </w:rPr>
      </w:pPr>
      <w:r w:rsidRPr="00961A86">
        <w:rPr>
          <w:rFonts w:eastAsiaTheme="majorEastAsia"/>
          <w:b/>
          <w:sz w:val="20"/>
          <w:szCs w:val="20"/>
          <w:lang w:val="es-CO"/>
        </w:rPr>
        <w:t>Lineamientos de arquitectura y seguridad</w:t>
      </w:r>
    </w:p>
    <w:p w14:paraId="32E31D12" w14:textId="733C0493" w:rsidR="0056486A" w:rsidRPr="00961A86" w:rsidRDefault="009C0B53" w:rsidP="001D3E98">
      <w:pPr>
        <w:ind w:left="567"/>
        <w:jc w:val="both"/>
        <w:rPr>
          <w:rFonts w:eastAsiaTheme="majorEastAsia"/>
          <w:sz w:val="20"/>
          <w:szCs w:val="20"/>
          <w:lang w:val="es-CO"/>
        </w:rPr>
      </w:pPr>
      <w:r w:rsidRPr="00961A86">
        <w:rPr>
          <w:rFonts w:eastAsiaTheme="majorEastAsia"/>
          <w:sz w:val="20"/>
          <w:szCs w:val="20"/>
          <w:lang w:val="es-CO"/>
        </w:rPr>
        <w:br/>
        <w:t>La solución se construirá sobre los lineamientos de arquitectura, seguridad y cumplimiento de estándares vigentes en SURA, los cuales deberán ser suministrados en la etapa de planificación y validados oportunamente.</w:t>
      </w:r>
    </w:p>
    <w:p w14:paraId="3C2EF67E" w14:textId="77777777" w:rsidR="00C523E2" w:rsidRPr="00961A86" w:rsidRDefault="009C0B53" w:rsidP="001D3E98">
      <w:pPr>
        <w:ind w:left="567"/>
        <w:jc w:val="both"/>
        <w:rPr>
          <w:rFonts w:eastAsiaTheme="majorEastAsia"/>
          <w:b/>
          <w:sz w:val="20"/>
          <w:szCs w:val="20"/>
          <w:lang w:val="es-CO"/>
        </w:rPr>
      </w:pPr>
      <w:r w:rsidRPr="00961A86">
        <w:rPr>
          <w:rFonts w:eastAsiaTheme="majorEastAsia"/>
          <w:b/>
          <w:sz w:val="20"/>
          <w:szCs w:val="20"/>
          <w:lang w:val="es-CO"/>
        </w:rPr>
        <w:t>Casos de uso y habilitadores</w:t>
      </w:r>
    </w:p>
    <w:p w14:paraId="4DDF0CB0" w14:textId="781BDAFA" w:rsidR="0056486A" w:rsidRPr="00961A86" w:rsidRDefault="009C0B53" w:rsidP="001D3E98">
      <w:pPr>
        <w:ind w:left="567"/>
        <w:jc w:val="both"/>
        <w:rPr>
          <w:rFonts w:eastAsiaTheme="majorEastAsia"/>
          <w:sz w:val="20"/>
          <w:szCs w:val="20"/>
          <w:lang w:val="es-CO"/>
        </w:rPr>
      </w:pPr>
      <w:r w:rsidRPr="00F813C4">
        <w:rPr>
          <w:lang w:val="es-CO"/>
        </w:rPr>
        <w:br/>
      </w:r>
      <w:r w:rsidRPr="00961A86">
        <w:rPr>
          <w:rFonts w:eastAsiaTheme="majorEastAsia"/>
          <w:sz w:val="20"/>
          <w:szCs w:val="20"/>
          <w:lang w:val="es-CO"/>
        </w:rPr>
        <w:t xml:space="preserve">La propuesta contempla la implementación de </w:t>
      </w:r>
      <w:r w:rsidR="008A6074">
        <w:rPr>
          <w:rFonts w:eastAsiaTheme="majorEastAsia"/>
          <w:sz w:val="20"/>
          <w:szCs w:val="20"/>
          <w:lang w:val="es-CO"/>
        </w:rPr>
        <w:t>los casos de usos PHM y RWE con alcance definido anteriormente,</w:t>
      </w:r>
      <w:r w:rsidRPr="00961A86">
        <w:rPr>
          <w:rFonts w:eastAsiaTheme="majorEastAsia"/>
          <w:sz w:val="20"/>
          <w:szCs w:val="20"/>
          <w:lang w:val="es-CO"/>
        </w:rPr>
        <w:t xml:space="preserve"> los componentes de habilitación de datos y gobierno priorizados en el alcance aprobado.</w:t>
      </w:r>
    </w:p>
    <w:p w14:paraId="2309E0C7" w14:textId="77777777" w:rsidR="00C523E2" w:rsidRPr="00961A86" w:rsidRDefault="009C0B53" w:rsidP="001D3E98">
      <w:pPr>
        <w:ind w:left="567"/>
        <w:jc w:val="both"/>
        <w:rPr>
          <w:rFonts w:eastAsiaTheme="majorEastAsia"/>
          <w:b/>
          <w:sz w:val="20"/>
          <w:szCs w:val="20"/>
          <w:lang w:val="es-CO"/>
        </w:rPr>
      </w:pPr>
      <w:r w:rsidRPr="00961A86">
        <w:rPr>
          <w:rFonts w:eastAsiaTheme="majorEastAsia"/>
          <w:b/>
          <w:sz w:val="20"/>
          <w:szCs w:val="20"/>
          <w:lang w:val="es-CO"/>
        </w:rPr>
        <w:t>Tiempos de ejecución</w:t>
      </w:r>
    </w:p>
    <w:p w14:paraId="00F68AEB" w14:textId="70B3211A" w:rsidR="0056486A" w:rsidRPr="00961A86" w:rsidRDefault="009C0B53" w:rsidP="001D3E98">
      <w:pPr>
        <w:ind w:left="567"/>
        <w:jc w:val="both"/>
        <w:rPr>
          <w:rFonts w:eastAsiaTheme="majorEastAsia"/>
          <w:sz w:val="20"/>
          <w:szCs w:val="20"/>
          <w:lang w:val="es-CO"/>
        </w:rPr>
      </w:pPr>
      <w:r w:rsidRPr="00961A86">
        <w:rPr>
          <w:rFonts w:eastAsiaTheme="majorEastAsia"/>
          <w:sz w:val="20"/>
          <w:szCs w:val="20"/>
          <w:lang w:val="es-CO"/>
        </w:rPr>
        <w:br/>
        <w:t>Los tiempos de ejecución estimados consideran la disponibilidad continua de los recursos clave del proyecto, así como la atención oportuna de requerimientos, validaciones y aprobaciones por parte del cliente.</w:t>
      </w:r>
    </w:p>
    <w:p w14:paraId="37EB77AF" w14:textId="77777777" w:rsidR="00C523E2" w:rsidRPr="00961A86" w:rsidRDefault="009C0B53" w:rsidP="001D3E98">
      <w:pPr>
        <w:ind w:left="567"/>
        <w:jc w:val="both"/>
        <w:rPr>
          <w:rFonts w:eastAsiaTheme="majorEastAsia"/>
          <w:b/>
          <w:sz w:val="20"/>
          <w:szCs w:val="20"/>
          <w:lang w:val="es-CO"/>
        </w:rPr>
      </w:pPr>
      <w:r w:rsidRPr="00961A86">
        <w:rPr>
          <w:rFonts w:eastAsiaTheme="majorEastAsia"/>
          <w:b/>
          <w:sz w:val="20"/>
          <w:szCs w:val="20"/>
          <w:lang w:val="es-CO"/>
        </w:rPr>
        <w:t>Dependencias tecnológicas</w:t>
      </w:r>
    </w:p>
    <w:p w14:paraId="0D3BF7B8" w14:textId="4D00EF5C" w:rsidR="0056486A" w:rsidRDefault="009C0B53" w:rsidP="001D3E98">
      <w:pPr>
        <w:ind w:left="567"/>
        <w:jc w:val="both"/>
        <w:rPr>
          <w:rFonts w:eastAsiaTheme="majorEastAsia"/>
          <w:sz w:val="20"/>
          <w:szCs w:val="20"/>
          <w:lang w:val="es-CO"/>
        </w:rPr>
      </w:pPr>
      <w:r w:rsidRPr="00961A86">
        <w:rPr>
          <w:rFonts w:eastAsiaTheme="majorEastAsia"/>
          <w:sz w:val="20"/>
          <w:szCs w:val="20"/>
          <w:lang w:val="es-CO"/>
        </w:rPr>
        <w:br/>
        <w:t>La disponibilidad, estabilidad y desempeño de sistemas corporativos, APIs, aplicaciones de terceros y plataformas externas se consideran dependencias del proyecto y están fuera del control operativo de NTT DATA.</w:t>
      </w:r>
    </w:p>
    <w:p w14:paraId="46B4E84D" w14:textId="77777777" w:rsidR="00EE2DAB" w:rsidRPr="00961A86" w:rsidRDefault="00EE2DAB" w:rsidP="001D3E98">
      <w:pPr>
        <w:ind w:left="567"/>
        <w:jc w:val="both"/>
        <w:rPr>
          <w:rFonts w:eastAsiaTheme="majorEastAsia"/>
          <w:sz w:val="20"/>
          <w:szCs w:val="20"/>
          <w:lang w:val="es-CO"/>
        </w:rPr>
      </w:pPr>
    </w:p>
    <w:p w14:paraId="3F01B27E" w14:textId="77777777" w:rsidR="00011C90" w:rsidRPr="00961A86" w:rsidRDefault="009C0B53" w:rsidP="001D3E98">
      <w:pPr>
        <w:ind w:left="567"/>
        <w:jc w:val="both"/>
        <w:rPr>
          <w:rFonts w:eastAsiaTheme="majorEastAsia"/>
          <w:b/>
          <w:sz w:val="20"/>
          <w:szCs w:val="20"/>
          <w:lang w:val="es-CO"/>
        </w:rPr>
      </w:pPr>
      <w:r w:rsidRPr="00961A86">
        <w:rPr>
          <w:rFonts w:eastAsiaTheme="majorEastAsia"/>
          <w:b/>
          <w:sz w:val="20"/>
          <w:szCs w:val="20"/>
          <w:lang w:val="es-CO"/>
        </w:rPr>
        <w:lastRenderedPageBreak/>
        <w:t>Modificaciones de alcance</w:t>
      </w:r>
    </w:p>
    <w:p w14:paraId="509B16F9" w14:textId="7B7B29DB" w:rsidR="0056486A" w:rsidRPr="00961A86" w:rsidRDefault="009C0B53" w:rsidP="001D3E98">
      <w:pPr>
        <w:ind w:left="567"/>
        <w:jc w:val="both"/>
        <w:rPr>
          <w:rFonts w:eastAsiaTheme="majorEastAsia"/>
          <w:sz w:val="20"/>
          <w:szCs w:val="20"/>
          <w:lang w:val="es-CO"/>
        </w:rPr>
      </w:pPr>
      <w:r w:rsidRPr="00650F26">
        <w:rPr>
          <w:rFonts w:eastAsiaTheme="majorEastAsia"/>
          <w:lang w:val="es-CO"/>
        </w:rPr>
        <w:br/>
      </w:r>
      <w:r w:rsidRPr="00961A86">
        <w:rPr>
          <w:rFonts w:eastAsiaTheme="majorEastAsia"/>
          <w:sz w:val="20"/>
          <w:szCs w:val="20"/>
          <w:lang w:val="es-CO"/>
        </w:rPr>
        <w:t>Cualquier modificación funcional, técnica o de negocio que implique variaciones sobre el alcance acordado será gestionada mediante el proceso formal de control de cambios y podrá generar impactos en costo y cronograma.</w:t>
      </w:r>
    </w:p>
    <w:p w14:paraId="2EF02EF4" w14:textId="77777777" w:rsidR="00011C90" w:rsidRPr="00961A86" w:rsidRDefault="009C0B53" w:rsidP="001D3E98">
      <w:pPr>
        <w:ind w:left="567"/>
        <w:jc w:val="both"/>
        <w:rPr>
          <w:rFonts w:eastAsiaTheme="majorEastAsia"/>
          <w:b/>
          <w:sz w:val="20"/>
          <w:szCs w:val="20"/>
          <w:lang w:val="es-CO"/>
        </w:rPr>
      </w:pPr>
      <w:r w:rsidRPr="00961A86">
        <w:rPr>
          <w:rFonts w:eastAsiaTheme="majorEastAsia"/>
          <w:b/>
          <w:sz w:val="20"/>
          <w:szCs w:val="20"/>
          <w:lang w:val="es-CO"/>
        </w:rPr>
        <w:t>Aceptación de entregables</w:t>
      </w:r>
    </w:p>
    <w:p w14:paraId="68CD3E96" w14:textId="3F295009" w:rsidR="0056486A" w:rsidRPr="00961A86" w:rsidRDefault="009C0B53" w:rsidP="001D3E98">
      <w:pPr>
        <w:ind w:left="567"/>
        <w:jc w:val="both"/>
        <w:rPr>
          <w:rFonts w:eastAsiaTheme="majorEastAsia"/>
          <w:sz w:val="20"/>
          <w:szCs w:val="20"/>
          <w:lang w:val="es-CO"/>
        </w:rPr>
      </w:pPr>
      <w:r w:rsidRPr="00961A86">
        <w:rPr>
          <w:rFonts w:eastAsiaTheme="majorEastAsia"/>
          <w:sz w:val="20"/>
          <w:szCs w:val="20"/>
          <w:lang w:val="es-CO"/>
        </w:rPr>
        <w:br/>
        <w:t>Los entregables serán considerados aceptados una vez aprobados formalmente por SURA o transcurrido el periodo de revisión acordado sin observaciones sustanciales.</w:t>
      </w:r>
    </w:p>
    <w:p w14:paraId="4932CAF4" w14:textId="654CA898" w:rsidR="0056486A" w:rsidRPr="00961A86" w:rsidRDefault="009C0B53" w:rsidP="001D3E98">
      <w:pPr>
        <w:ind w:left="567"/>
        <w:jc w:val="both"/>
        <w:rPr>
          <w:rFonts w:eastAsiaTheme="majorEastAsia"/>
          <w:sz w:val="20"/>
          <w:szCs w:val="20"/>
          <w:lang w:val="es-CO"/>
        </w:rPr>
      </w:pPr>
      <w:r w:rsidRPr="00961A86">
        <w:rPr>
          <w:rFonts w:eastAsiaTheme="majorEastAsia"/>
          <w:sz w:val="20"/>
          <w:szCs w:val="20"/>
          <w:lang w:val="es-CO"/>
        </w:rPr>
        <w:t>.</w:t>
      </w:r>
    </w:p>
    <w:p w14:paraId="3CA0CE5A" w14:textId="75E5CD5A" w:rsidR="0056486A" w:rsidRPr="00961A86" w:rsidRDefault="009C0B53" w:rsidP="001D3E98">
      <w:pPr>
        <w:ind w:left="567"/>
        <w:jc w:val="both"/>
        <w:rPr>
          <w:rFonts w:eastAsiaTheme="majorEastAsia"/>
          <w:sz w:val="20"/>
          <w:szCs w:val="20"/>
          <w:lang w:val="es-CO"/>
        </w:rPr>
      </w:pPr>
      <w:r w:rsidRPr="00961A86">
        <w:rPr>
          <w:rFonts w:eastAsiaTheme="majorEastAsia"/>
          <w:b/>
          <w:sz w:val="20"/>
          <w:szCs w:val="20"/>
          <w:lang w:val="es-CO"/>
        </w:rPr>
        <w:t>Impuestos</w:t>
      </w:r>
      <w:r w:rsidRPr="00961A86">
        <w:rPr>
          <w:rFonts w:eastAsiaTheme="majorEastAsia"/>
          <w:sz w:val="20"/>
          <w:szCs w:val="20"/>
          <w:lang w:val="es-CO"/>
        </w:rPr>
        <w:br/>
        <w:t>Los impuestos, tasas, contribuciones o gravámenes que resulten aplicables serán asumidos por el cliente conforme a la normatividad vigente.</w:t>
      </w:r>
    </w:p>
    <w:p w14:paraId="508E6C6E" w14:textId="77777777" w:rsidR="00011C90" w:rsidRPr="00961A86" w:rsidRDefault="009C0B53" w:rsidP="001D3E98">
      <w:pPr>
        <w:ind w:left="567"/>
        <w:jc w:val="both"/>
        <w:rPr>
          <w:rFonts w:eastAsiaTheme="majorEastAsia"/>
          <w:b/>
          <w:sz w:val="20"/>
          <w:szCs w:val="20"/>
          <w:lang w:val="es-CO"/>
        </w:rPr>
      </w:pPr>
      <w:r w:rsidRPr="00961A86">
        <w:rPr>
          <w:rFonts w:eastAsiaTheme="majorEastAsia"/>
          <w:b/>
          <w:sz w:val="20"/>
          <w:szCs w:val="20"/>
          <w:lang w:val="es-CO"/>
        </w:rPr>
        <w:t>Inicio de actividades</w:t>
      </w:r>
    </w:p>
    <w:p w14:paraId="00193920" w14:textId="68A65817" w:rsidR="0056486A" w:rsidRPr="00961A86" w:rsidRDefault="009C0B53" w:rsidP="001D3E98">
      <w:pPr>
        <w:ind w:left="567"/>
        <w:jc w:val="both"/>
        <w:rPr>
          <w:rFonts w:eastAsiaTheme="majorEastAsia"/>
          <w:sz w:val="20"/>
          <w:szCs w:val="20"/>
          <w:lang w:val="es-CO"/>
        </w:rPr>
      </w:pPr>
      <w:r w:rsidRPr="00961A86">
        <w:rPr>
          <w:rFonts w:eastAsiaTheme="majorEastAsia"/>
          <w:sz w:val="20"/>
          <w:szCs w:val="20"/>
          <w:lang w:val="es-CO"/>
        </w:rPr>
        <w:br/>
        <w:t>El inicio de las actividades estará sujeto a la formalización contractual, definición del modelo operativo y cumplimiento de las condiciones habilitantes requeridas para la ejecución del proyecto.</w:t>
      </w:r>
    </w:p>
    <w:p w14:paraId="4AE3216B" w14:textId="77777777" w:rsidR="00011C90" w:rsidRPr="00961A86" w:rsidRDefault="009C0B53" w:rsidP="001D3E98">
      <w:pPr>
        <w:ind w:left="567"/>
        <w:jc w:val="both"/>
        <w:rPr>
          <w:rFonts w:eastAsiaTheme="majorEastAsia"/>
          <w:b/>
          <w:sz w:val="20"/>
          <w:szCs w:val="20"/>
          <w:lang w:val="es-CO"/>
        </w:rPr>
      </w:pPr>
      <w:r w:rsidRPr="00961A86">
        <w:rPr>
          <w:rFonts w:eastAsiaTheme="majorEastAsia"/>
          <w:b/>
          <w:sz w:val="20"/>
          <w:szCs w:val="20"/>
          <w:lang w:val="es-CO"/>
        </w:rPr>
        <w:t>Criterios de aceptación</w:t>
      </w:r>
    </w:p>
    <w:p w14:paraId="44E62713" w14:textId="02E29E64" w:rsidR="0056486A" w:rsidRPr="00961A86" w:rsidRDefault="009C0B53" w:rsidP="001D3E98">
      <w:pPr>
        <w:ind w:left="567"/>
        <w:jc w:val="both"/>
        <w:rPr>
          <w:rFonts w:eastAsiaTheme="majorEastAsia"/>
          <w:sz w:val="20"/>
          <w:szCs w:val="20"/>
          <w:lang w:val="es-CO"/>
        </w:rPr>
      </w:pPr>
      <w:r w:rsidRPr="00961A86">
        <w:rPr>
          <w:rFonts w:eastAsiaTheme="majorEastAsia"/>
          <w:sz w:val="20"/>
          <w:szCs w:val="20"/>
          <w:lang w:val="es-CO"/>
        </w:rPr>
        <w:br/>
        <w:t>El criterio de aceptación de esta iniciativa estará determinado por los criterios de aceptación definidos en cada historia de usuario, los cuales contemplarán aspectos funcionales y técnicos. En consecuencia, la aceptación final dependerá del cumplimiento íntegro de los criterios específicos establecidos para cada historia de usuario.</w:t>
      </w:r>
    </w:p>
    <w:p w14:paraId="74B28A8C" w14:textId="20EF5392" w:rsidR="00B03AC8" w:rsidRPr="00961A86" w:rsidRDefault="009C0B53" w:rsidP="001D3E98">
      <w:pPr>
        <w:ind w:left="567"/>
        <w:jc w:val="both"/>
        <w:rPr>
          <w:rFonts w:eastAsiaTheme="majorEastAsia"/>
          <w:b/>
          <w:sz w:val="20"/>
          <w:szCs w:val="20"/>
          <w:lang w:val="es-CO"/>
        </w:rPr>
      </w:pPr>
      <w:r w:rsidRPr="00961A86">
        <w:rPr>
          <w:rFonts w:eastAsiaTheme="majorEastAsia"/>
          <w:b/>
          <w:sz w:val="20"/>
          <w:szCs w:val="20"/>
          <w:lang w:val="es-CO"/>
        </w:rPr>
        <w:t xml:space="preserve">Estabilizaciones </w:t>
      </w:r>
      <w:r w:rsidR="009866A9" w:rsidRPr="00961A86">
        <w:rPr>
          <w:rFonts w:eastAsiaTheme="majorEastAsia"/>
          <w:b/>
          <w:sz w:val="20"/>
          <w:szCs w:val="20"/>
          <w:lang w:val="es-CO"/>
        </w:rPr>
        <w:t>por entrega de productos</w:t>
      </w:r>
    </w:p>
    <w:p w14:paraId="433A47F2" w14:textId="4AEADDE1" w:rsidR="00011C90" w:rsidRPr="00961A86" w:rsidRDefault="009C0B53" w:rsidP="001D3E98">
      <w:pPr>
        <w:ind w:left="567"/>
        <w:jc w:val="both"/>
        <w:rPr>
          <w:sz w:val="20"/>
          <w:szCs w:val="20"/>
          <w:lang w:val="es-CO"/>
        </w:rPr>
      </w:pPr>
      <w:r w:rsidRPr="00F813C4">
        <w:rPr>
          <w:lang w:val="es-CO"/>
        </w:rPr>
        <w:br/>
      </w:r>
      <w:r w:rsidR="009866A9" w:rsidRPr="00961A86">
        <w:rPr>
          <w:rFonts w:eastAsiaTheme="majorEastAsia"/>
          <w:sz w:val="20"/>
          <w:szCs w:val="20"/>
          <w:lang w:val="es-CO"/>
        </w:rPr>
        <w:t xml:space="preserve">Se corre </w:t>
      </w:r>
      <w:commentRangeStart w:id="483"/>
      <w:commentRangeStart w:id="484"/>
      <w:r w:rsidR="009866A9" w:rsidRPr="00961A86">
        <w:rPr>
          <w:rFonts w:eastAsiaTheme="majorEastAsia"/>
          <w:sz w:val="20"/>
          <w:szCs w:val="20"/>
          <w:lang w:val="es-CO"/>
        </w:rPr>
        <w:t xml:space="preserve">estabilización </w:t>
      </w:r>
      <w:commentRangeEnd w:id="483"/>
      <w:r w:rsidR="005B5499" w:rsidRPr="00961A86">
        <w:rPr>
          <w:rStyle w:val="Refdecomentario"/>
          <w:rFonts w:eastAsiaTheme="majorEastAsia"/>
          <w:sz w:val="20"/>
          <w:szCs w:val="20"/>
          <w:lang w:val="es-CO"/>
        </w:rPr>
        <w:commentReference w:id="483"/>
      </w:r>
      <w:commentRangeEnd w:id="484"/>
      <w:r w:rsidRPr="00961A86">
        <w:rPr>
          <w:rStyle w:val="Refdecomentario"/>
          <w:rFonts w:eastAsiaTheme="majorEastAsia"/>
          <w:sz w:val="20"/>
          <w:szCs w:val="20"/>
          <w:lang w:val="es-CO"/>
        </w:rPr>
        <w:commentReference w:id="484"/>
      </w:r>
      <w:r w:rsidR="009866A9" w:rsidRPr="00961A86">
        <w:rPr>
          <w:rFonts w:eastAsiaTheme="majorEastAsia"/>
          <w:sz w:val="20"/>
          <w:szCs w:val="20"/>
          <w:lang w:val="es-CO"/>
        </w:rPr>
        <w:t>de dos semanas</w:t>
      </w:r>
      <w:r w:rsidR="00712F06" w:rsidRPr="00961A86">
        <w:rPr>
          <w:rFonts w:eastAsiaTheme="majorEastAsia"/>
          <w:sz w:val="20"/>
          <w:szCs w:val="20"/>
          <w:lang w:val="es-CO"/>
        </w:rPr>
        <w:t xml:space="preserve"> y empieza a correr después de la Review</w:t>
      </w:r>
      <w:r w:rsidR="00ED6584" w:rsidRPr="00961A86">
        <w:rPr>
          <w:rFonts w:eastAsiaTheme="majorEastAsia"/>
          <w:sz w:val="20"/>
          <w:szCs w:val="20"/>
          <w:lang w:val="es-CO"/>
        </w:rPr>
        <w:t xml:space="preserve"> por sprint</w:t>
      </w:r>
      <w:r w:rsidR="00C55E5D">
        <w:rPr>
          <w:rFonts w:eastAsiaTheme="majorEastAsia"/>
          <w:sz w:val="20"/>
          <w:szCs w:val="20"/>
          <w:lang w:val="es-CO"/>
        </w:rPr>
        <w:t xml:space="preserve"> y de su paso a PDN</w:t>
      </w:r>
      <w:r w:rsidR="00ED6584" w:rsidRPr="00961A86">
        <w:rPr>
          <w:rFonts w:eastAsiaTheme="majorEastAsia"/>
          <w:sz w:val="20"/>
          <w:szCs w:val="20"/>
          <w:lang w:val="es-CO"/>
        </w:rPr>
        <w:t>.</w:t>
      </w:r>
    </w:p>
    <w:p w14:paraId="4C75D1FA" w14:textId="56455C37" w:rsidR="0056486A" w:rsidRPr="00032752" w:rsidRDefault="009C0B53" w:rsidP="00750DCB">
      <w:pPr>
        <w:pStyle w:val="Ttulo2"/>
      </w:pPr>
      <w:bookmarkStart w:id="485" w:name="_Toc238483114"/>
      <w:bookmarkStart w:id="486" w:name="_Toc238560512"/>
      <w:bookmarkStart w:id="487" w:name="_Toc238571004"/>
      <w:bookmarkStart w:id="488" w:name="_Toc238651580"/>
      <w:bookmarkStart w:id="489" w:name="_Toc240576127"/>
      <w:r w:rsidRPr="00032752">
        <w:t>Supuestos base de la propuesta</w:t>
      </w:r>
      <w:bookmarkEnd w:id="485"/>
      <w:bookmarkEnd w:id="486"/>
      <w:bookmarkEnd w:id="487"/>
      <w:bookmarkEnd w:id="488"/>
      <w:bookmarkEnd w:id="489"/>
    </w:p>
    <w:p w14:paraId="0797E3DF" w14:textId="77777777" w:rsidR="00E26909" w:rsidRPr="00961A86" w:rsidRDefault="009C0B53" w:rsidP="001D3E98">
      <w:pPr>
        <w:ind w:left="567"/>
        <w:jc w:val="both"/>
        <w:rPr>
          <w:rFonts w:eastAsiaTheme="majorEastAsia"/>
          <w:b/>
          <w:sz w:val="20"/>
          <w:szCs w:val="20"/>
          <w:lang w:val="es-CO"/>
        </w:rPr>
      </w:pPr>
      <w:r w:rsidRPr="00961A86">
        <w:rPr>
          <w:rFonts w:eastAsiaTheme="majorEastAsia"/>
          <w:b/>
          <w:sz w:val="20"/>
          <w:szCs w:val="20"/>
          <w:lang w:val="es-CO"/>
        </w:rPr>
        <w:t>Cumplimiento y legitimación</w:t>
      </w:r>
    </w:p>
    <w:p w14:paraId="5F0547FF" w14:textId="54EC4820" w:rsidR="0056486A" w:rsidRDefault="009C0B53" w:rsidP="001D3E98">
      <w:pPr>
        <w:ind w:left="567"/>
        <w:jc w:val="both"/>
        <w:rPr>
          <w:rFonts w:eastAsiaTheme="majorEastAsia"/>
          <w:sz w:val="20"/>
          <w:szCs w:val="20"/>
          <w:lang w:val="es-CO"/>
        </w:rPr>
      </w:pPr>
      <w:r w:rsidRPr="00961A86">
        <w:rPr>
          <w:rFonts w:eastAsiaTheme="majorEastAsia"/>
          <w:b/>
          <w:sz w:val="20"/>
          <w:szCs w:val="20"/>
          <w:lang w:val="es-CO"/>
        </w:rPr>
        <w:br/>
      </w:r>
      <w:r w:rsidRPr="00961A86">
        <w:rPr>
          <w:rFonts w:eastAsiaTheme="majorEastAsia"/>
          <w:sz w:val="20"/>
          <w:szCs w:val="20"/>
          <w:lang w:val="es-CO"/>
        </w:rPr>
        <w:t>Se considera el cumplimiento de la Ley 1581, Decreto 1074, SIC y demás normas aplicables. SURA cuenta con legitimación suficiente y existen autorizaciones o base jurídica válida para el tratamiento de datos.</w:t>
      </w:r>
    </w:p>
    <w:p w14:paraId="3D3FD9E8" w14:textId="77777777" w:rsidR="00EE2DAB" w:rsidRPr="00961A86" w:rsidRDefault="00EE2DAB" w:rsidP="001D3E98">
      <w:pPr>
        <w:ind w:left="567"/>
        <w:jc w:val="both"/>
        <w:rPr>
          <w:rFonts w:eastAsiaTheme="majorEastAsia"/>
          <w:b/>
          <w:sz w:val="20"/>
          <w:szCs w:val="20"/>
          <w:lang w:val="es-CO"/>
        </w:rPr>
      </w:pPr>
    </w:p>
    <w:p w14:paraId="49BC679E" w14:textId="77777777" w:rsidR="00E26909" w:rsidRPr="00961A86" w:rsidRDefault="009C0B53" w:rsidP="001D3E98">
      <w:pPr>
        <w:ind w:left="567"/>
        <w:jc w:val="both"/>
        <w:rPr>
          <w:rFonts w:eastAsiaTheme="majorEastAsia"/>
          <w:b/>
          <w:sz w:val="20"/>
          <w:szCs w:val="20"/>
          <w:lang w:val="es-CO"/>
        </w:rPr>
      </w:pPr>
      <w:commentRangeStart w:id="490"/>
      <w:commentRangeStart w:id="491"/>
      <w:r w:rsidRPr="00961A86">
        <w:rPr>
          <w:rFonts w:eastAsiaTheme="majorEastAsia"/>
          <w:b/>
          <w:sz w:val="20"/>
          <w:szCs w:val="20"/>
          <w:lang w:val="es-CO"/>
        </w:rPr>
        <w:lastRenderedPageBreak/>
        <w:t>Principios y anonimización</w:t>
      </w:r>
      <w:commentRangeEnd w:id="490"/>
      <w:r w:rsidR="00B17D52" w:rsidRPr="00961A86">
        <w:rPr>
          <w:rStyle w:val="Refdecomentario"/>
          <w:rFonts w:eastAsiaTheme="majorEastAsia"/>
          <w:b/>
          <w:sz w:val="20"/>
          <w:szCs w:val="20"/>
          <w:lang w:val="es-CO"/>
        </w:rPr>
        <w:commentReference w:id="490"/>
      </w:r>
      <w:commentRangeEnd w:id="491"/>
      <w:r w:rsidRPr="00961A86">
        <w:rPr>
          <w:rStyle w:val="Refdecomentario"/>
          <w:rFonts w:eastAsiaTheme="majorEastAsia"/>
          <w:b/>
          <w:sz w:val="20"/>
          <w:szCs w:val="20"/>
          <w:lang w:val="es-CO"/>
        </w:rPr>
        <w:commentReference w:id="491"/>
      </w:r>
    </w:p>
    <w:p w14:paraId="68A7FC38" w14:textId="6ADC1360" w:rsidR="0056486A" w:rsidRPr="00961A86" w:rsidRDefault="009C0B53" w:rsidP="001D3E98">
      <w:pPr>
        <w:ind w:left="567"/>
        <w:jc w:val="both"/>
        <w:rPr>
          <w:rFonts w:eastAsiaTheme="majorEastAsia"/>
          <w:b/>
          <w:sz w:val="20"/>
          <w:szCs w:val="20"/>
          <w:lang w:val="es-CO"/>
        </w:rPr>
      </w:pPr>
      <w:r w:rsidRPr="00961A86">
        <w:rPr>
          <w:rFonts w:eastAsiaTheme="majorEastAsia"/>
          <w:b/>
          <w:sz w:val="20"/>
          <w:szCs w:val="20"/>
          <w:lang w:val="es-CO"/>
        </w:rPr>
        <w:br/>
      </w:r>
      <w:r w:rsidRPr="00961A86">
        <w:rPr>
          <w:rFonts w:eastAsiaTheme="majorEastAsia"/>
          <w:sz w:val="20"/>
          <w:szCs w:val="20"/>
          <w:lang w:val="es-CO"/>
        </w:rPr>
        <w:t xml:space="preserve">El tratamiento se realizará </w:t>
      </w:r>
      <w:r w:rsidR="00304B3F">
        <w:rPr>
          <w:rFonts w:eastAsiaTheme="majorEastAsia"/>
          <w:sz w:val="20"/>
          <w:szCs w:val="20"/>
          <w:lang w:val="es-CO"/>
        </w:rPr>
        <w:t>según propósito</w:t>
      </w:r>
      <w:r w:rsidR="006479C7">
        <w:rPr>
          <w:rFonts w:eastAsiaTheme="majorEastAsia"/>
          <w:sz w:val="20"/>
          <w:szCs w:val="20"/>
          <w:lang w:val="es-CO"/>
        </w:rPr>
        <w:t xml:space="preserve"> del caso de uso,</w:t>
      </w:r>
      <w:r w:rsidR="00304B3F">
        <w:rPr>
          <w:rFonts w:eastAsiaTheme="majorEastAsia"/>
          <w:sz w:val="20"/>
          <w:szCs w:val="20"/>
          <w:lang w:val="es-CO"/>
        </w:rPr>
        <w:t xml:space="preserve"> </w:t>
      </w:r>
      <w:r w:rsidRPr="00961A86">
        <w:rPr>
          <w:rFonts w:eastAsiaTheme="majorEastAsia"/>
          <w:sz w:val="20"/>
          <w:szCs w:val="20"/>
          <w:lang w:val="es-CO"/>
        </w:rPr>
        <w:t xml:space="preserve">bajo principios legales y responsabilidad demostrada. Se dará uso preferente a datos anonimizados, seudonimizados o </w:t>
      </w:r>
      <w:r w:rsidR="005A0D87" w:rsidRPr="00961A86">
        <w:rPr>
          <w:rFonts w:eastAsiaTheme="majorEastAsia"/>
          <w:sz w:val="20"/>
          <w:szCs w:val="20"/>
          <w:lang w:val="es-CO"/>
        </w:rPr>
        <w:t>des identificados</w:t>
      </w:r>
      <w:r w:rsidRPr="00961A86">
        <w:rPr>
          <w:rFonts w:eastAsiaTheme="majorEastAsia"/>
          <w:sz w:val="20"/>
          <w:szCs w:val="20"/>
          <w:lang w:val="es-CO"/>
        </w:rPr>
        <w:t>, sin identificación directa o indirecta salvo acuerdo expreso.</w:t>
      </w:r>
    </w:p>
    <w:p w14:paraId="3729792E" w14:textId="77777777" w:rsidR="00E26909" w:rsidRPr="00961A86" w:rsidRDefault="009C0B53" w:rsidP="001D3E98">
      <w:pPr>
        <w:ind w:left="567"/>
        <w:jc w:val="both"/>
        <w:rPr>
          <w:rFonts w:eastAsiaTheme="majorEastAsia"/>
          <w:b/>
          <w:sz w:val="20"/>
          <w:szCs w:val="20"/>
          <w:lang w:val="es-CO"/>
        </w:rPr>
      </w:pPr>
      <w:r w:rsidRPr="00961A86">
        <w:rPr>
          <w:rFonts w:eastAsiaTheme="majorEastAsia"/>
          <w:b/>
          <w:sz w:val="20"/>
          <w:szCs w:val="20"/>
          <w:lang w:val="es-CO"/>
        </w:rPr>
        <w:t>Acceso excepcional a datos sensibles</w:t>
      </w:r>
    </w:p>
    <w:p w14:paraId="0F83D07B" w14:textId="5BDFE38D" w:rsidR="0056486A" w:rsidRPr="00961A86" w:rsidRDefault="009C0B53" w:rsidP="001D3E98">
      <w:pPr>
        <w:ind w:left="567"/>
        <w:jc w:val="both"/>
        <w:rPr>
          <w:rFonts w:eastAsiaTheme="majorEastAsia"/>
          <w:b/>
          <w:sz w:val="20"/>
          <w:szCs w:val="20"/>
          <w:lang w:val="es-CO"/>
        </w:rPr>
      </w:pPr>
      <w:r w:rsidRPr="00961A86">
        <w:rPr>
          <w:rFonts w:eastAsiaTheme="majorEastAsia"/>
          <w:b/>
          <w:sz w:val="20"/>
          <w:szCs w:val="20"/>
          <w:lang w:val="es-CO"/>
        </w:rPr>
        <w:br/>
      </w:r>
      <w:r w:rsidRPr="00961A86">
        <w:rPr>
          <w:rFonts w:eastAsiaTheme="majorEastAsia"/>
          <w:sz w:val="20"/>
          <w:szCs w:val="20"/>
          <w:lang w:val="es-CO"/>
        </w:rPr>
        <w:t>El acceso a datos sensibles solo se realizará si es indispensable para el servicio y ha sido acordado por las partes. Los roles, finalidades, alcance, seguridad y responsabilidades deberán estar definidos antes del acceso.</w:t>
      </w:r>
    </w:p>
    <w:p w14:paraId="14A6370D" w14:textId="77777777" w:rsidR="00E26909" w:rsidRPr="00961A86" w:rsidRDefault="009C0B53" w:rsidP="001D3E98">
      <w:pPr>
        <w:ind w:left="567"/>
        <w:jc w:val="both"/>
        <w:rPr>
          <w:rFonts w:eastAsiaTheme="majorEastAsia"/>
          <w:b/>
          <w:sz w:val="20"/>
          <w:szCs w:val="20"/>
          <w:lang w:val="es-CO"/>
        </w:rPr>
      </w:pPr>
      <w:r w:rsidRPr="00961A86">
        <w:rPr>
          <w:rFonts w:eastAsiaTheme="majorEastAsia"/>
          <w:b/>
          <w:sz w:val="20"/>
          <w:szCs w:val="20"/>
          <w:lang w:val="es-CO"/>
        </w:rPr>
        <w:t>Ejecución y dependencias</w:t>
      </w:r>
    </w:p>
    <w:p w14:paraId="4EE1B3E2" w14:textId="4D1AB533" w:rsidR="0056486A" w:rsidRPr="00961A86" w:rsidRDefault="009C0B53" w:rsidP="001D3E98">
      <w:pPr>
        <w:ind w:left="567"/>
        <w:jc w:val="both"/>
        <w:rPr>
          <w:rFonts w:eastAsiaTheme="majorEastAsia"/>
          <w:b/>
          <w:sz w:val="20"/>
          <w:szCs w:val="20"/>
          <w:lang w:val="es-CO"/>
        </w:rPr>
      </w:pPr>
      <w:r w:rsidRPr="00961A86">
        <w:rPr>
          <w:rFonts w:eastAsiaTheme="majorEastAsia"/>
          <w:b/>
          <w:sz w:val="20"/>
          <w:szCs w:val="20"/>
          <w:lang w:val="es-CO"/>
        </w:rPr>
        <w:br/>
      </w:r>
      <w:r w:rsidRPr="00961A86">
        <w:rPr>
          <w:rFonts w:eastAsiaTheme="majorEastAsia"/>
          <w:sz w:val="20"/>
          <w:szCs w:val="20"/>
          <w:lang w:val="es-CO"/>
        </w:rPr>
        <w:t>Se requiere disponibilidad oportuna de información, fuentes, APIs, dominios, datos y accesos. También se asume calidad, completitud, consistencia, trazabilidad y disponibilidad adecuadas, así como equipos, RACI y autoridad de decisión disponibles. El alcance, fuentes, controles y prioridades deberán mantenerse razonablemente estables.</w:t>
      </w:r>
    </w:p>
    <w:p w14:paraId="15BEC9D1" w14:textId="77777777" w:rsidR="00E26909" w:rsidRPr="00961A86" w:rsidRDefault="009C0B53" w:rsidP="001D3E98">
      <w:pPr>
        <w:ind w:left="567"/>
        <w:jc w:val="both"/>
        <w:rPr>
          <w:rFonts w:eastAsiaTheme="majorEastAsia"/>
          <w:b/>
          <w:sz w:val="20"/>
          <w:szCs w:val="20"/>
          <w:lang w:val="es-CO"/>
        </w:rPr>
      </w:pPr>
      <w:r w:rsidRPr="00961A86">
        <w:rPr>
          <w:rFonts w:eastAsiaTheme="majorEastAsia"/>
          <w:b/>
          <w:sz w:val="20"/>
          <w:szCs w:val="20"/>
          <w:lang w:val="es-CO"/>
        </w:rPr>
        <w:t>Indemnidad de SURA frente a NTT DATA</w:t>
      </w:r>
    </w:p>
    <w:p w14:paraId="43BEBD98" w14:textId="479AB92D" w:rsidR="0056486A" w:rsidRPr="00961A86" w:rsidRDefault="009C0B53" w:rsidP="001D3E98">
      <w:pPr>
        <w:ind w:left="567"/>
        <w:jc w:val="both"/>
        <w:rPr>
          <w:rFonts w:eastAsiaTheme="majorEastAsia"/>
          <w:b/>
          <w:sz w:val="20"/>
          <w:szCs w:val="20"/>
          <w:lang w:val="es-CO"/>
        </w:rPr>
      </w:pPr>
      <w:r w:rsidRPr="00961A86">
        <w:rPr>
          <w:rFonts w:eastAsiaTheme="majorEastAsia"/>
          <w:b/>
          <w:sz w:val="20"/>
          <w:szCs w:val="20"/>
          <w:lang w:val="es-CO"/>
        </w:rPr>
        <w:br/>
      </w:r>
      <w:r w:rsidRPr="00961A86">
        <w:rPr>
          <w:rFonts w:eastAsiaTheme="majorEastAsia"/>
          <w:sz w:val="20"/>
          <w:szCs w:val="20"/>
          <w:lang w:val="es-CO"/>
        </w:rPr>
        <w:t>SURA responde por licitud, base legal y autorizaciones; mantiene indemne a NTT DATA ante reclamos atribuibles a SURA o terceros bajo su responsabilidad.</w:t>
      </w:r>
    </w:p>
    <w:p w14:paraId="6A8F7A7B" w14:textId="77777777" w:rsidR="00E26909" w:rsidRPr="00961A86" w:rsidRDefault="009C0B53" w:rsidP="001D3E98">
      <w:pPr>
        <w:ind w:left="567"/>
        <w:jc w:val="both"/>
        <w:rPr>
          <w:rFonts w:eastAsiaTheme="majorEastAsia"/>
          <w:b/>
          <w:sz w:val="20"/>
          <w:szCs w:val="20"/>
          <w:lang w:val="es-CO"/>
        </w:rPr>
      </w:pPr>
      <w:r w:rsidRPr="00961A86">
        <w:rPr>
          <w:rFonts w:eastAsiaTheme="majorEastAsia"/>
          <w:b/>
          <w:sz w:val="20"/>
          <w:szCs w:val="20"/>
          <w:lang w:val="es-CO"/>
        </w:rPr>
        <w:t>Ajuste de consistencia</w:t>
      </w:r>
    </w:p>
    <w:p w14:paraId="436BF311" w14:textId="535121EE" w:rsidR="0056486A" w:rsidRPr="00961A86" w:rsidRDefault="009C0B53" w:rsidP="001D3E98">
      <w:pPr>
        <w:ind w:left="567"/>
        <w:jc w:val="both"/>
        <w:rPr>
          <w:rFonts w:eastAsiaTheme="majorEastAsia"/>
          <w:b/>
          <w:sz w:val="20"/>
          <w:szCs w:val="20"/>
          <w:lang w:val="es-CO"/>
        </w:rPr>
      </w:pPr>
      <w:r w:rsidRPr="00961A86">
        <w:rPr>
          <w:rFonts w:eastAsiaTheme="majorEastAsia"/>
          <w:b/>
          <w:sz w:val="20"/>
          <w:szCs w:val="20"/>
          <w:lang w:val="es-CO"/>
        </w:rPr>
        <w:br/>
      </w:r>
      <w:r w:rsidRPr="00961A86">
        <w:rPr>
          <w:rFonts w:eastAsiaTheme="majorEastAsia"/>
          <w:sz w:val="20"/>
          <w:szCs w:val="20"/>
          <w:lang w:val="es-CO"/>
        </w:rPr>
        <w:t>Las actividades extraordinarias, nuevos controles o cambios relevantes se gestionarán por control de cambios.</w:t>
      </w:r>
    </w:p>
    <w:p w14:paraId="1F589AA9" w14:textId="03597E08" w:rsidR="0056486A" w:rsidRPr="00032752" w:rsidRDefault="009C0B53" w:rsidP="00750DCB">
      <w:pPr>
        <w:pStyle w:val="Ttulo2"/>
      </w:pPr>
      <w:bookmarkStart w:id="492" w:name="_Toc238483115"/>
      <w:bookmarkStart w:id="493" w:name="_Toc238560513"/>
      <w:bookmarkStart w:id="494" w:name="_Toc238571005"/>
      <w:bookmarkStart w:id="495" w:name="_Toc238651581"/>
      <w:bookmarkStart w:id="496" w:name="_Toc240576128"/>
      <w:r w:rsidRPr="00032752">
        <w:t>Supuestos y premisas de alcance técnico</w:t>
      </w:r>
      <w:bookmarkEnd w:id="492"/>
      <w:r w:rsidR="00E2762C" w:rsidRPr="00032752">
        <w:t xml:space="preserve"> </w:t>
      </w:r>
      <w:r w:rsidR="001D277F" w:rsidRPr="00032752">
        <w:t xml:space="preserve">- </w:t>
      </w:r>
      <w:r w:rsidR="00EC15B6" w:rsidRPr="00032752">
        <w:t>Fundación del Dominio de datos Salud</w:t>
      </w:r>
      <w:bookmarkEnd w:id="493"/>
      <w:bookmarkEnd w:id="494"/>
      <w:bookmarkEnd w:id="495"/>
      <w:bookmarkEnd w:id="496"/>
    </w:p>
    <w:p w14:paraId="49F16F8A" w14:textId="77777777" w:rsidR="00E26909" w:rsidRPr="00961A86" w:rsidRDefault="009C0B53" w:rsidP="001D3E98">
      <w:pPr>
        <w:ind w:left="567"/>
        <w:jc w:val="both"/>
        <w:rPr>
          <w:rFonts w:eastAsiaTheme="majorEastAsia" w:cstheme="majorBidi"/>
          <w:b/>
          <w:bCs/>
          <w:color w:val="373737"/>
          <w:sz w:val="20"/>
          <w:szCs w:val="20"/>
          <w:lang w:val="es-CO"/>
        </w:rPr>
      </w:pPr>
      <w:r w:rsidRPr="00961A86">
        <w:rPr>
          <w:rFonts w:eastAsiaTheme="majorEastAsia" w:cstheme="majorBidi"/>
          <w:b/>
          <w:bCs/>
          <w:color w:val="373737"/>
          <w:sz w:val="20"/>
          <w:szCs w:val="20"/>
          <w:lang w:val="es-CO"/>
        </w:rPr>
        <w:t>Alcance incremental</w:t>
      </w:r>
    </w:p>
    <w:p w14:paraId="253203D0" w14:textId="2D1C548D" w:rsidR="0056486A" w:rsidRPr="00961A86" w:rsidRDefault="009C0B53" w:rsidP="001D3E98">
      <w:pPr>
        <w:ind w:left="567"/>
        <w:jc w:val="both"/>
        <w:rPr>
          <w:rFonts w:eastAsiaTheme="majorEastAsia" w:cstheme="majorBidi"/>
          <w:color w:val="373737"/>
          <w:sz w:val="20"/>
          <w:szCs w:val="20"/>
          <w:lang w:val="es-CO"/>
        </w:rPr>
      </w:pPr>
      <w:r w:rsidRPr="00F813C4">
        <w:rPr>
          <w:lang w:val="es-CO"/>
        </w:rPr>
        <w:br/>
      </w:r>
      <w:commentRangeStart w:id="497"/>
      <w:commentRangeStart w:id="498"/>
      <w:r w:rsidRPr="00961A86">
        <w:rPr>
          <w:rFonts w:eastAsiaTheme="majorEastAsia" w:cstheme="majorBidi"/>
          <w:color w:val="373737"/>
          <w:sz w:val="20"/>
          <w:szCs w:val="20"/>
          <w:lang w:val="es-CO"/>
        </w:rPr>
        <w:t>La primera versión del Dominio Salud y OMOP no busca cubrir la totalidad de fuentes, tablas ni dominios clínicos disponibles</w:t>
      </w:r>
      <w:commentRangeEnd w:id="497"/>
      <w:r w:rsidR="005B5499">
        <w:rPr>
          <w:rStyle w:val="Refdecomentario"/>
          <w:rFonts w:eastAsiaTheme="majorEastAsia" w:cstheme="majorBidi"/>
          <w:color w:val="373737"/>
          <w:sz w:val="20"/>
          <w:szCs w:val="20"/>
          <w:lang w:val="es-CO"/>
        </w:rPr>
        <w:commentReference w:id="497"/>
      </w:r>
      <w:commentRangeEnd w:id="498"/>
      <w:r>
        <w:rPr>
          <w:rStyle w:val="Refdecomentario"/>
          <w:rFonts w:eastAsiaTheme="majorEastAsia" w:cstheme="majorBidi"/>
          <w:color w:val="373737"/>
          <w:sz w:val="20"/>
          <w:szCs w:val="20"/>
          <w:lang w:val="es-CO"/>
        </w:rPr>
        <w:commentReference w:id="498"/>
      </w:r>
      <w:r w:rsidR="001E6C91">
        <w:rPr>
          <w:rFonts w:eastAsiaTheme="majorEastAsia" w:cstheme="majorBidi"/>
          <w:color w:val="373737"/>
          <w:sz w:val="20"/>
          <w:szCs w:val="20"/>
          <w:lang w:val="es-CO"/>
        </w:rPr>
        <w:t>, busca cubrir las necesidades de lo</w:t>
      </w:r>
      <w:r w:rsidR="009C147E">
        <w:rPr>
          <w:rFonts w:eastAsiaTheme="majorEastAsia" w:cstheme="majorBidi"/>
          <w:color w:val="373737"/>
          <w:sz w:val="20"/>
          <w:szCs w:val="20"/>
          <w:lang w:val="es-CO"/>
        </w:rPr>
        <w:t>s casos de uso descritos anteriormente</w:t>
      </w:r>
      <w:r w:rsidR="00577C25">
        <w:rPr>
          <w:rFonts w:eastAsiaTheme="majorEastAsia" w:cstheme="majorBidi"/>
          <w:color w:val="373737"/>
          <w:sz w:val="20"/>
          <w:szCs w:val="20"/>
          <w:lang w:val="es-CO"/>
        </w:rPr>
        <w:t xml:space="preserve"> </w:t>
      </w:r>
      <w:r w:rsidR="006565DF">
        <w:rPr>
          <w:rFonts w:eastAsiaTheme="majorEastAsia" w:cstheme="majorBidi"/>
          <w:color w:val="373737"/>
          <w:sz w:val="20"/>
          <w:szCs w:val="20"/>
          <w:lang w:val="es-CO"/>
        </w:rPr>
        <w:t xml:space="preserve">y que se priorizarían en la </w:t>
      </w:r>
      <w:r w:rsidR="00CF3559">
        <w:rPr>
          <w:rFonts w:eastAsiaTheme="majorEastAsia" w:cstheme="majorBidi"/>
          <w:color w:val="373737"/>
          <w:sz w:val="20"/>
          <w:szCs w:val="20"/>
          <w:lang w:val="es-CO"/>
        </w:rPr>
        <w:t xml:space="preserve">primera </w:t>
      </w:r>
      <w:r w:rsidR="006565DF">
        <w:rPr>
          <w:rFonts w:eastAsiaTheme="majorEastAsia" w:cstheme="majorBidi"/>
          <w:color w:val="373737"/>
          <w:sz w:val="20"/>
          <w:szCs w:val="20"/>
          <w:lang w:val="es-CO"/>
        </w:rPr>
        <w:t>etapa de descubrimiento</w:t>
      </w:r>
      <w:r w:rsidR="00CF3559">
        <w:rPr>
          <w:rFonts w:eastAsiaTheme="majorEastAsia" w:cstheme="majorBidi"/>
          <w:color w:val="373737"/>
          <w:sz w:val="20"/>
          <w:szCs w:val="20"/>
          <w:lang w:val="es-CO"/>
        </w:rPr>
        <w:t>.</w:t>
      </w:r>
    </w:p>
    <w:p w14:paraId="3F1C6F2B" w14:textId="77777777" w:rsidR="0065326D" w:rsidRPr="00961A86" w:rsidRDefault="009C0B53" w:rsidP="001D3E98">
      <w:pPr>
        <w:ind w:left="567"/>
        <w:jc w:val="both"/>
        <w:rPr>
          <w:rFonts w:eastAsiaTheme="majorEastAsia" w:cstheme="majorBidi"/>
          <w:b/>
          <w:bCs/>
          <w:color w:val="373737"/>
          <w:sz w:val="20"/>
          <w:szCs w:val="20"/>
          <w:lang w:val="es-CO"/>
        </w:rPr>
      </w:pPr>
      <w:r w:rsidRPr="00961A86">
        <w:rPr>
          <w:rFonts w:eastAsiaTheme="majorEastAsia" w:cstheme="majorBidi"/>
          <w:b/>
          <w:bCs/>
          <w:color w:val="373737"/>
          <w:sz w:val="20"/>
          <w:szCs w:val="20"/>
          <w:lang w:val="es-CO"/>
        </w:rPr>
        <w:t>Priorización por casos de uso</w:t>
      </w:r>
    </w:p>
    <w:p w14:paraId="0AC901CE" w14:textId="2E78BA50" w:rsidR="0056486A" w:rsidRDefault="009C0B53" w:rsidP="001D3E98">
      <w:pPr>
        <w:ind w:left="567"/>
        <w:jc w:val="both"/>
        <w:rPr>
          <w:rFonts w:eastAsiaTheme="majorEastAsia" w:cstheme="majorBidi"/>
          <w:color w:val="373737"/>
          <w:sz w:val="20"/>
          <w:szCs w:val="20"/>
          <w:lang w:val="es-CO"/>
        </w:rPr>
      </w:pPr>
      <w:r w:rsidRPr="00961A86">
        <w:rPr>
          <w:rFonts w:eastAsiaTheme="majorEastAsia" w:cstheme="majorBidi"/>
          <w:color w:val="373737"/>
          <w:sz w:val="20"/>
          <w:szCs w:val="20"/>
          <w:lang w:val="es-CO"/>
        </w:rPr>
        <w:br/>
        <w:t>La selección de entidades estará determinada por el diseño detallado de los casos PHM y RWE.</w:t>
      </w:r>
    </w:p>
    <w:p w14:paraId="06F878E3" w14:textId="77777777" w:rsidR="00EE2DAB" w:rsidRDefault="00EE2DAB" w:rsidP="001D3E98">
      <w:pPr>
        <w:ind w:left="567"/>
        <w:jc w:val="both"/>
        <w:rPr>
          <w:rFonts w:eastAsiaTheme="majorEastAsia" w:cstheme="majorBidi"/>
          <w:color w:val="373737"/>
          <w:sz w:val="20"/>
          <w:szCs w:val="20"/>
          <w:lang w:val="es-CO"/>
        </w:rPr>
      </w:pPr>
    </w:p>
    <w:p w14:paraId="5C5D9E15" w14:textId="77777777" w:rsidR="00EE2DAB" w:rsidRPr="00961A86" w:rsidRDefault="00EE2DAB" w:rsidP="001D3E98">
      <w:pPr>
        <w:ind w:left="567"/>
        <w:jc w:val="both"/>
        <w:rPr>
          <w:rFonts w:eastAsiaTheme="majorEastAsia" w:cstheme="majorBidi"/>
          <w:color w:val="373737"/>
          <w:sz w:val="20"/>
          <w:szCs w:val="20"/>
          <w:lang w:val="es-CO"/>
        </w:rPr>
      </w:pPr>
    </w:p>
    <w:p w14:paraId="29C84F35" w14:textId="77777777" w:rsidR="0065326D" w:rsidRPr="00961A86" w:rsidRDefault="009C0B53" w:rsidP="001D3E98">
      <w:pPr>
        <w:ind w:left="567"/>
        <w:jc w:val="both"/>
        <w:rPr>
          <w:rFonts w:eastAsiaTheme="majorEastAsia" w:cstheme="majorBidi"/>
          <w:b/>
          <w:bCs/>
          <w:color w:val="373737"/>
          <w:sz w:val="20"/>
          <w:szCs w:val="20"/>
          <w:lang w:val="es-CO"/>
        </w:rPr>
      </w:pPr>
      <w:r w:rsidRPr="00961A86">
        <w:rPr>
          <w:rFonts w:eastAsiaTheme="majorEastAsia" w:cstheme="majorBidi"/>
          <w:b/>
          <w:bCs/>
          <w:color w:val="373737"/>
          <w:sz w:val="20"/>
          <w:szCs w:val="20"/>
          <w:lang w:val="es-CO"/>
        </w:rPr>
        <w:lastRenderedPageBreak/>
        <w:t>Cobertura de fuentes</w:t>
      </w:r>
    </w:p>
    <w:p w14:paraId="5C56FB00" w14:textId="6F1D40FF" w:rsidR="0056486A" w:rsidRPr="00961A86" w:rsidRDefault="009C0B53" w:rsidP="001D3E98">
      <w:pPr>
        <w:ind w:left="567"/>
        <w:jc w:val="both"/>
        <w:rPr>
          <w:rFonts w:eastAsiaTheme="majorEastAsia" w:cstheme="majorBidi"/>
          <w:color w:val="373737"/>
          <w:sz w:val="20"/>
          <w:szCs w:val="20"/>
          <w:lang w:val="es-CO"/>
        </w:rPr>
      </w:pPr>
      <w:r w:rsidRPr="00F813C4">
        <w:rPr>
          <w:lang w:val="es-CO"/>
        </w:rPr>
        <w:br/>
      </w:r>
      <w:commentRangeStart w:id="499"/>
      <w:commentRangeStart w:id="500"/>
      <w:commentRangeStart w:id="501"/>
      <w:commentRangeStart w:id="502"/>
      <w:r w:rsidRPr="00961A86">
        <w:rPr>
          <w:rFonts w:eastAsiaTheme="majorEastAsia" w:cstheme="majorBidi"/>
          <w:color w:val="373737"/>
          <w:sz w:val="20"/>
          <w:szCs w:val="20"/>
          <w:lang w:val="es-CO"/>
        </w:rPr>
        <w:t>Existen 390 tablas o entidades disponibles</w:t>
      </w:r>
      <w:commentRangeEnd w:id="501"/>
      <w:r w:rsidR="003C2DD3" w:rsidRPr="00961A86">
        <w:rPr>
          <w:rStyle w:val="Refdecomentario"/>
          <w:rFonts w:eastAsiaTheme="majorEastAsia" w:cstheme="majorBidi"/>
          <w:color w:val="373737"/>
          <w:sz w:val="20"/>
          <w:szCs w:val="20"/>
          <w:lang w:val="es-CO"/>
        </w:rPr>
        <w:commentReference w:id="501"/>
      </w:r>
      <w:commentRangeEnd w:id="502"/>
      <w:r w:rsidRPr="00961A86">
        <w:rPr>
          <w:rStyle w:val="Refdecomentario"/>
          <w:rFonts w:eastAsiaTheme="majorEastAsia" w:cstheme="majorBidi"/>
          <w:color w:val="373737"/>
          <w:sz w:val="20"/>
          <w:szCs w:val="20"/>
          <w:lang w:val="es-CO"/>
        </w:rPr>
        <w:commentReference w:id="502"/>
      </w:r>
      <w:r w:rsidRPr="00961A86">
        <w:rPr>
          <w:rFonts w:eastAsiaTheme="majorEastAsia" w:cstheme="majorBidi"/>
          <w:color w:val="373737"/>
          <w:sz w:val="20"/>
          <w:szCs w:val="20"/>
          <w:lang w:val="es-CO"/>
        </w:rPr>
        <w:t>; la recomendación inicial es trabajar entre 50 y 60</w:t>
      </w:r>
      <w:commentRangeEnd w:id="499"/>
      <w:r w:rsidR="005B5499">
        <w:rPr>
          <w:rStyle w:val="Refdecomentario"/>
          <w:rFonts w:eastAsiaTheme="majorEastAsia" w:cstheme="majorBidi"/>
          <w:color w:val="373737"/>
          <w:sz w:val="20"/>
          <w:szCs w:val="20"/>
          <w:lang w:val="es-CO"/>
        </w:rPr>
        <w:commentReference w:id="499"/>
      </w:r>
      <w:commentRangeEnd w:id="500"/>
      <w:r>
        <w:rPr>
          <w:rStyle w:val="Refdecomentario"/>
          <w:rFonts w:eastAsiaTheme="majorEastAsia" w:cstheme="majorBidi"/>
          <w:color w:val="373737"/>
          <w:sz w:val="20"/>
          <w:szCs w:val="20"/>
          <w:lang w:val="es-CO"/>
        </w:rPr>
        <w:commentReference w:id="500"/>
      </w:r>
      <w:r w:rsidR="009C23A9">
        <w:rPr>
          <w:rFonts w:eastAsiaTheme="majorEastAsia" w:cstheme="majorBidi"/>
          <w:color w:val="373737"/>
          <w:sz w:val="20"/>
          <w:szCs w:val="20"/>
          <w:lang w:val="es-CO"/>
        </w:rPr>
        <w:t xml:space="preserve"> según se priorice en la primera etapa</w:t>
      </w:r>
      <w:r w:rsidR="002E4282">
        <w:rPr>
          <w:rFonts w:eastAsiaTheme="majorEastAsia" w:cstheme="majorBidi"/>
          <w:color w:val="373737"/>
          <w:sz w:val="20"/>
          <w:szCs w:val="20"/>
          <w:lang w:val="es-CO"/>
        </w:rPr>
        <w:t xml:space="preserve"> y buscando cubrir los casos de uso descritos anteriormente en el presente alcance.</w:t>
      </w:r>
    </w:p>
    <w:p w14:paraId="24AA8652" w14:textId="77777777" w:rsidR="0065326D" w:rsidRPr="00961A86" w:rsidRDefault="009C0B53" w:rsidP="001D3E98">
      <w:pPr>
        <w:ind w:left="567"/>
        <w:jc w:val="both"/>
        <w:rPr>
          <w:rFonts w:eastAsiaTheme="majorEastAsia" w:cstheme="majorBidi"/>
          <w:b/>
          <w:bCs/>
          <w:color w:val="373737"/>
          <w:sz w:val="20"/>
          <w:szCs w:val="20"/>
          <w:lang w:val="es-CO"/>
        </w:rPr>
      </w:pPr>
      <w:r w:rsidRPr="00961A86">
        <w:rPr>
          <w:rFonts w:eastAsiaTheme="majorEastAsia" w:cstheme="majorBidi"/>
          <w:b/>
          <w:bCs/>
          <w:color w:val="373737"/>
          <w:sz w:val="20"/>
          <w:szCs w:val="20"/>
          <w:lang w:val="es-CO"/>
        </w:rPr>
        <w:t>Fuentes incluidas</w:t>
      </w:r>
    </w:p>
    <w:p w14:paraId="0FE80D90" w14:textId="44BE4322" w:rsidR="0056486A" w:rsidRDefault="009C0B53" w:rsidP="001D3E98">
      <w:pPr>
        <w:ind w:left="567"/>
        <w:jc w:val="both"/>
        <w:rPr>
          <w:rFonts w:eastAsiaTheme="majorEastAsia" w:cstheme="majorBidi"/>
          <w:color w:val="373737"/>
          <w:sz w:val="20"/>
          <w:szCs w:val="20"/>
          <w:lang w:val="es-CO"/>
        </w:rPr>
      </w:pPr>
      <w:r w:rsidRPr="00961A86">
        <w:rPr>
          <w:rFonts w:eastAsiaTheme="majorEastAsia" w:cstheme="majorBidi"/>
          <w:color w:val="373737"/>
          <w:sz w:val="20"/>
          <w:szCs w:val="20"/>
          <w:lang w:val="es-CO"/>
        </w:rPr>
        <w:br/>
        <w:t xml:space="preserve">El alcance considera IPSA, BH, </w:t>
      </w:r>
      <w:commentRangeStart w:id="503"/>
      <w:commentRangeStart w:id="504"/>
      <w:r w:rsidRPr="00961A86">
        <w:rPr>
          <w:rFonts w:eastAsiaTheme="majorEastAsia" w:cstheme="majorBidi"/>
          <w:color w:val="373737"/>
          <w:sz w:val="20"/>
          <w:szCs w:val="20"/>
          <w:lang w:val="es-CO"/>
        </w:rPr>
        <w:t>SAL</w:t>
      </w:r>
      <w:r w:rsidR="00150427">
        <w:rPr>
          <w:rFonts w:eastAsiaTheme="majorEastAsia" w:cstheme="majorBidi"/>
          <w:color w:val="373737"/>
          <w:sz w:val="20"/>
          <w:szCs w:val="20"/>
          <w:lang w:val="es-CO"/>
        </w:rPr>
        <w:t>UD</w:t>
      </w:r>
      <w:r w:rsidRPr="00961A86">
        <w:rPr>
          <w:rFonts w:eastAsiaTheme="majorEastAsia" w:cstheme="majorBidi"/>
          <w:color w:val="373737"/>
          <w:sz w:val="20"/>
          <w:szCs w:val="20"/>
          <w:lang w:val="es-CO"/>
        </w:rPr>
        <w:t>WEB</w:t>
      </w:r>
      <w:commentRangeEnd w:id="503"/>
      <w:r w:rsidR="0098228A" w:rsidRPr="00961A86">
        <w:rPr>
          <w:rStyle w:val="Refdecomentario"/>
          <w:rFonts w:eastAsiaTheme="majorEastAsia" w:cstheme="majorBidi"/>
          <w:color w:val="373737"/>
          <w:sz w:val="20"/>
          <w:szCs w:val="20"/>
          <w:lang w:val="es-CO"/>
        </w:rPr>
        <w:commentReference w:id="503"/>
      </w:r>
      <w:commentRangeEnd w:id="504"/>
      <w:r w:rsidRPr="00961A86">
        <w:rPr>
          <w:rStyle w:val="Refdecomentario"/>
          <w:rFonts w:eastAsiaTheme="majorEastAsia" w:cstheme="majorBidi"/>
          <w:color w:val="373737"/>
          <w:sz w:val="20"/>
          <w:szCs w:val="20"/>
          <w:lang w:val="es-CO"/>
        </w:rPr>
        <w:commentReference w:id="504"/>
      </w:r>
      <w:r w:rsidRPr="00961A86">
        <w:rPr>
          <w:rFonts w:eastAsiaTheme="majorEastAsia" w:cstheme="majorBidi"/>
          <w:color w:val="373737"/>
          <w:sz w:val="20"/>
          <w:szCs w:val="20"/>
          <w:lang w:val="es-CO"/>
        </w:rPr>
        <w:t>, ARL, HEALTHCARE, PHC, GLOBAL WEB y Mensajería Dinámica.</w:t>
      </w:r>
    </w:p>
    <w:p w14:paraId="7E15FD97" w14:textId="77777777" w:rsidR="00316ABB" w:rsidRPr="00961A86" w:rsidRDefault="00316ABB" w:rsidP="001D3E98">
      <w:pPr>
        <w:ind w:left="567"/>
        <w:jc w:val="both"/>
        <w:rPr>
          <w:rFonts w:eastAsiaTheme="majorEastAsia" w:cstheme="majorBidi"/>
          <w:color w:val="373737"/>
          <w:sz w:val="20"/>
          <w:szCs w:val="20"/>
          <w:lang w:val="es-CO"/>
        </w:rPr>
      </w:pPr>
    </w:p>
    <w:p w14:paraId="483E553D" w14:textId="77777777" w:rsidR="0065326D" w:rsidRPr="00961A86" w:rsidRDefault="009C0B53" w:rsidP="001D3E98">
      <w:pPr>
        <w:ind w:left="567"/>
        <w:jc w:val="both"/>
        <w:rPr>
          <w:rFonts w:eastAsiaTheme="majorEastAsia" w:cstheme="majorBidi"/>
          <w:b/>
          <w:bCs/>
          <w:color w:val="373737"/>
          <w:sz w:val="20"/>
          <w:szCs w:val="20"/>
          <w:lang w:val="es-CO"/>
        </w:rPr>
      </w:pPr>
      <w:r w:rsidRPr="00961A86">
        <w:rPr>
          <w:rFonts w:eastAsiaTheme="majorEastAsia" w:cstheme="majorBidi"/>
          <w:b/>
          <w:bCs/>
          <w:color w:val="373737"/>
          <w:sz w:val="20"/>
          <w:szCs w:val="20"/>
          <w:lang w:val="es-CO"/>
        </w:rPr>
        <w:t>Dominio Salud v1</w:t>
      </w:r>
    </w:p>
    <w:p w14:paraId="104747CC" w14:textId="777B176B" w:rsidR="0056486A" w:rsidRDefault="009C0B53" w:rsidP="001D3E98">
      <w:pPr>
        <w:ind w:left="567"/>
        <w:jc w:val="both"/>
        <w:rPr>
          <w:rFonts w:eastAsiaTheme="majorEastAsia" w:cstheme="majorBidi"/>
          <w:color w:val="373737"/>
          <w:sz w:val="20"/>
          <w:szCs w:val="20"/>
          <w:lang w:val="es-CO"/>
        </w:rPr>
      </w:pPr>
      <w:r w:rsidRPr="00961A86">
        <w:rPr>
          <w:rFonts w:eastAsiaTheme="majorEastAsia" w:cstheme="majorBidi"/>
          <w:color w:val="373737"/>
          <w:sz w:val="20"/>
          <w:szCs w:val="20"/>
          <w:lang w:val="es-CO"/>
        </w:rPr>
        <w:br/>
        <w:t>El Dominio Salud v1 será un modelo curado mínimo viable, no un dominio corporativo completo de salud.</w:t>
      </w:r>
    </w:p>
    <w:p w14:paraId="345B0EC3" w14:textId="77777777" w:rsidR="008A3AFA" w:rsidRPr="00961A86" w:rsidRDefault="008A3AFA" w:rsidP="001D3E98">
      <w:pPr>
        <w:ind w:left="567"/>
        <w:jc w:val="both"/>
        <w:rPr>
          <w:rFonts w:eastAsiaTheme="majorEastAsia" w:cstheme="majorBidi"/>
          <w:color w:val="373737"/>
          <w:sz w:val="20"/>
          <w:szCs w:val="20"/>
          <w:lang w:val="es-CO"/>
        </w:rPr>
      </w:pPr>
    </w:p>
    <w:p w14:paraId="5D6D204F" w14:textId="77777777" w:rsidR="0065326D" w:rsidRPr="00961A86" w:rsidRDefault="009C0B53" w:rsidP="001D3E98">
      <w:pPr>
        <w:ind w:left="567"/>
        <w:jc w:val="both"/>
        <w:rPr>
          <w:rFonts w:eastAsiaTheme="majorEastAsia" w:cstheme="majorBidi"/>
          <w:b/>
          <w:bCs/>
          <w:color w:val="373737"/>
          <w:sz w:val="20"/>
          <w:szCs w:val="20"/>
          <w:lang w:val="es-CO"/>
        </w:rPr>
      </w:pPr>
      <w:r w:rsidRPr="00961A86">
        <w:rPr>
          <w:rFonts w:eastAsiaTheme="majorEastAsia" w:cstheme="majorBidi"/>
          <w:b/>
          <w:bCs/>
          <w:color w:val="373737"/>
          <w:sz w:val="20"/>
          <w:szCs w:val="20"/>
          <w:lang w:val="es-CO"/>
        </w:rPr>
        <w:t>OMOP v1</w:t>
      </w:r>
    </w:p>
    <w:p w14:paraId="12CE832A" w14:textId="1B77781A" w:rsidR="00EB4600" w:rsidRDefault="009C0B53" w:rsidP="001D3E98">
      <w:pPr>
        <w:ind w:left="567"/>
        <w:jc w:val="both"/>
        <w:rPr>
          <w:rFonts w:eastAsiaTheme="majorEastAsia" w:cstheme="majorBidi"/>
          <w:color w:val="373737"/>
          <w:sz w:val="20"/>
          <w:szCs w:val="20"/>
          <w:lang w:val="es-CO"/>
        </w:rPr>
      </w:pPr>
      <w:r w:rsidRPr="00961A86">
        <w:rPr>
          <w:rFonts w:eastAsiaTheme="majorEastAsia" w:cstheme="majorBidi"/>
          <w:color w:val="373737"/>
          <w:sz w:val="20"/>
          <w:szCs w:val="20"/>
          <w:lang w:val="es-CO"/>
        </w:rPr>
        <w:br/>
      </w:r>
      <w:commentRangeStart w:id="505"/>
      <w:commentRangeStart w:id="506"/>
      <w:r w:rsidRPr="00961A86">
        <w:rPr>
          <w:rFonts w:eastAsiaTheme="majorEastAsia" w:cstheme="majorBidi"/>
          <w:color w:val="373737"/>
          <w:sz w:val="20"/>
          <w:szCs w:val="20"/>
          <w:lang w:val="es-CO"/>
        </w:rPr>
        <w:t>OMOP v1 será una implementación mínima viable orientada a PHM/RWE, no una implementación completa</w:t>
      </w:r>
      <w:r w:rsidR="00AE4208">
        <w:rPr>
          <w:rFonts w:eastAsiaTheme="majorEastAsia" w:cstheme="majorBidi"/>
          <w:color w:val="373737"/>
          <w:sz w:val="20"/>
          <w:szCs w:val="20"/>
          <w:lang w:val="es-CO"/>
        </w:rPr>
        <w:t xml:space="preserve"> </w:t>
      </w:r>
      <w:r w:rsidRPr="00961A86">
        <w:rPr>
          <w:rFonts w:eastAsiaTheme="majorEastAsia" w:cstheme="majorBidi"/>
          <w:color w:val="373737"/>
          <w:sz w:val="20"/>
          <w:szCs w:val="20"/>
          <w:lang w:val="es-CO"/>
        </w:rPr>
        <w:t>del CDM</w:t>
      </w:r>
      <w:commentRangeEnd w:id="505"/>
      <w:r w:rsidR="00DD0A59" w:rsidRPr="00961A86">
        <w:rPr>
          <w:rStyle w:val="Refdecomentario"/>
          <w:rFonts w:eastAsiaTheme="majorEastAsia" w:cstheme="majorBidi"/>
          <w:color w:val="373737"/>
          <w:sz w:val="20"/>
          <w:szCs w:val="20"/>
          <w:lang w:val="es-CO"/>
        </w:rPr>
        <w:commentReference w:id="505"/>
      </w:r>
      <w:commentRangeEnd w:id="506"/>
      <w:r w:rsidRPr="00961A86">
        <w:rPr>
          <w:rStyle w:val="Refdecomentario"/>
          <w:rFonts w:eastAsiaTheme="majorEastAsia" w:cstheme="majorBidi"/>
          <w:color w:val="373737"/>
          <w:sz w:val="20"/>
          <w:szCs w:val="20"/>
          <w:lang w:val="es-CO"/>
        </w:rPr>
        <w:commentReference w:id="506"/>
      </w:r>
      <w:r w:rsidRPr="00961A86">
        <w:rPr>
          <w:rFonts w:eastAsiaTheme="majorEastAsia" w:cstheme="majorBidi"/>
          <w:color w:val="373737"/>
          <w:sz w:val="20"/>
          <w:szCs w:val="20"/>
          <w:lang w:val="es-CO"/>
        </w:rPr>
        <w:t>.</w:t>
      </w:r>
    </w:p>
    <w:p w14:paraId="199A1C94" w14:textId="10AE891B" w:rsidR="0056486A" w:rsidRPr="00961A86" w:rsidRDefault="00855DF4" w:rsidP="001D3E98">
      <w:pPr>
        <w:ind w:left="567"/>
        <w:jc w:val="both"/>
        <w:rPr>
          <w:rFonts w:eastAsiaTheme="majorEastAsia" w:cstheme="majorBidi"/>
          <w:color w:val="373737"/>
          <w:sz w:val="20"/>
          <w:szCs w:val="20"/>
          <w:lang w:val="es-CO"/>
        </w:rPr>
      </w:pPr>
      <w:r>
        <w:rPr>
          <w:rFonts w:eastAsiaTheme="majorEastAsia" w:cstheme="majorBidi"/>
          <w:color w:val="373737"/>
          <w:sz w:val="20"/>
          <w:szCs w:val="20"/>
          <w:lang w:val="es-CO"/>
        </w:rPr>
        <w:t xml:space="preserve"> </w:t>
      </w:r>
      <w:r>
        <w:rPr>
          <w:rFonts w:eastAsiaTheme="majorEastAsia" w:cstheme="majorBidi"/>
          <w:color w:val="373737"/>
          <w:sz w:val="20"/>
          <w:szCs w:val="20"/>
          <w:lang w:val="es-CO"/>
        </w:rPr>
        <w:br/>
      </w:r>
      <w:r w:rsidRPr="00855DF4">
        <w:rPr>
          <w:rFonts w:eastAsiaTheme="majorEastAsia" w:cstheme="majorBidi"/>
          <w:color w:val="373737"/>
          <w:sz w:val="20"/>
          <w:szCs w:val="20"/>
          <w:lang w:val="es-CO"/>
        </w:rPr>
        <w:t>Como alcance inicial se priorizarán las estructuras correspondientes a PERSON, OBSERVATION_PERIOD, VISIT_OCCURRENCE, CONDITION_OCCURRENCE, PROCEDURE_OCCURRENCE, DRUG_EXPOSURE, MEASUREMENT y OBSERVATION, junto con las tablas auxiliares, vocabularios y estructuras requeridas para su correcta operación. El conjunto definitivo de tablas y campos aplicables será confirmado durante el perfilamiento y diseño detallado.</w:t>
      </w:r>
    </w:p>
    <w:p w14:paraId="6C4D6459" w14:textId="77777777" w:rsidR="0065326D" w:rsidRPr="00961A86" w:rsidRDefault="009C0B53" w:rsidP="001D3E98">
      <w:pPr>
        <w:ind w:left="567"/>
        <w:jc w:val="both"/>
        <w:rPr>
          <w:rFonts w:eastAsiaTheme="majorEastAsia" w:cstheme="majorBidi"/>
          <w:b/>
          <w:bCs/>
          <w:color w:val="373737"/>
          <w:sz w:val="20"/>
          <w:szCs w:val="20"/>
          <w:lang w:val="es-CO"/>
        </w:rPr>
      </w:pPr>
      <w:r w:rsidRPr="00961A86">
        <w:rPr>
          <w:rFonts w:eastAsiaTheme="majorEastAsia" w:cstheme="majorBidi"/>
          <w:b/>
          <w:bCs/>
          <w:color w:val="373737"/>
          <w:sz w:val="20"/>
          <w:szCs w:val="20"/>
          <w:lang w:val="es-CO"/>
        </w:rPr>
        <w:t>Tablas OMOP condicionales</w:t>
      </w:r>
    </w:p>
    <w:p w14:paraId="48470779" w14:textId="3E7D69B7" w:rsidR="0056486A" w:rsidRPr="00961A86" w:rsidRDefault="009C0B53" w:rsidP="001D3E98">
      <w:pPr>
        <w:ind w:left="567"/>
        <w:jc w:val="both"/>
        <w:rPr>
          <w:rFonts w:eastAsiaTheme="majorEastAsia" w:cstheme="majorBidi"/>
          <w:color w:val="373737"/>
          <w:sz w:val="20"/>
          <w:szCs w:val="20"/>
          <w:lang w:val="es-CO"/>
        </w:rPr>
      </w:pPr>
      <w:r w:rsidRPr="00961A86">
        <w:rPr>
          <w:rFonts w:eastAsiaTheme="majorEastAsia" w:cstheme="majorBidi"/>
          <w:color w:val="373737"/>
          <w:sz w:val="20"/>
          <w:szCs w:val="20"/>
          <w:lang w:val="es-CO"/>
        </w:rPr>
        <w:br/>
        <w:t>DEVICE_EXPOSURE, DEATH u otras tablas solo se incorporarán si el caso de uso lo requiere y existe fuente confiable.</w:t>
      </w:r>
    </w:p>
    <w:p w14:paraId="2372E281" w14:textId="77777777" w:rsidR="0065326D" w:rsidRPr="00961A86" w:rsidRDefault="009C0B53" w:rsidP="001D3E98">
      <w:pPr>
        <w:ind w:left="567"/>
        <w:jc w:val="both"/>
        <w:rPr>
          <w:rFonts w:eastAsiaTheme="majorEastAsia" w:cstheme="majorBidi"/>
          <w:b/>
          <w:bCs/>
          <w:color w:val="373737"/>
          <w:sz w:val="20"/>
          <w:szCs w:val="20"/>
          <w:lang w:val="es-CO"/>
        </w:rPr>
      </w:pPr>
      <w:r w:rsidRPr="00961A86">
        <w:rPr>
          <w:rFonts w:eastAsiaTheme="majorEastAsia" w:cstheme="majorBidi"/>
          <w:b/>
          <w:bCs/>
          <w:color w:val="373737"/>
          <w:sz w:val="20"/>
          <w:szCs w:val="20"/>
          <w:lang w:val="es-CO"/>
        </w:rPr>
        <w:t>Calidad de datos</w:t>
      </w:r>
    </w:p>
    <w:p w14:paraId="67F67F27" w14:textId="700FA67C" w:rsidR="0056486A" w:rsidRPr="00961A86" w:rsidRDefault="009C0B53" w:rsidP="001D3E98">
      <w:pPr>
        <w:ind w:left="567"/>
        <w:jc w:val="both"/>
        <w:rPr>
          <w:rFonts w:eastAsiaTheme="majorEastAsia" w:cstheme="majorBidi"/>
          <w:color w:val="373737"/>
          <w:sz w:val="20"/>
          <w:szCs w:val="20"/>
          <w:lang w:val="es-CO"/>
        </w:rPr>
      </w:pPr>
      <w:r w:rsidRPr="00961A86">
        <w:rPr>
          <w:rFonts w:eastAsiaTheme="majorEastAsia" w:cstheme="majorBidi"/>
          <w:color w:val="373737"/>
          <w:sz w:val="20"/>
          <w:szCs w:val="20"/>
          <w:lang w:val="es-CO"/>
        </w:rPr>
        <w:br/>
        <w:t>La integración depende de completitud, consistencia, vigencia, duplicidad, trazabilidad y calidad de las fuentes.</w:t>
      </w:r>
    </w:p>
    <w:p w14:paraId="7AD1F716" w14:textId="77777777" w:rsidR="0065326D" w:rsidRPr="00961A86" w:rsidRDefault="009C0B53" w:rsidP="001D3E98">
      <w:pPr>
        <w:ind w:left="567"/>
        <w:jc w:val="both"/>
        <w:rPr>
          <w:rFonts w:eastAsiaTheme="majorEastAsia" w:cstheme="majorBidi"/>
          <w:b/>
          <w:bCs/>
          <w:color w:val="373737"/>
          <w:sz w:val="20"/>
          <w:szCs w:val="20"/>
          <w:lang w:val="es-CO"/>
        </w:rPr>
      </w:pPr>
      <w:r w:rsidRPr="00961A86">
        <w:rPr>
          <w:rFonts w:eastAsiaTheme="majorEastAsia" w:cstheme="majorBidi"/>
          <w:b/>
          <w:bCs/>
          <w:color w:val="373737"/>
          <w:sz w:val="20"/>
          <w:szCs w:val="20"/>
          <w:lang w:val="es-CO"/>
        </w:rPr>
        <w:t>Homologación terminológica</w:t>
      </w:r>
    </w:p>
    <w:p w14:paraId="7678DEF8" w14:textId="0968214B" w:rsidR="0056486A" w:rsidRPr="00961A86" w:rsidRDefault="009C0B53" w:rsidP="001D3E98">
      <w:pPr>
        <w:ind w:left="567"/>
        <w:jc w:val="both"/>
        <w:rPr>
          <w:rFonts w:eastAsiaTheme="majorEastAsia" w:cstheme="majorBidi"/>
          <w:color w:val="373737"/>
          <w:sz w:val="20"/>
          <w:szCs w:val="20"/>
          <w:lang w:val="es-CO"/>
        </w:rPr>
      </w:pPr>
      <w:r w:rsidRPr="00961A86">
        <w:rPr>
          <w:rFonts w:eastAsiaTheme="majorEastAsia" w:cstheme="majorBidi"/>
          <w:color w:val="373737"/>
          <w:sz w:val="20"/>
          <w:szCs w:val="20"/>
          <w:lang w:val="es-CO"/>
        </w:rPr>
        <w:lastRenderedPageBreak/>
        <w:br/>
        <w:t>El mapeo a OMOP depende del servidor terminológico, vocabularios disponibles, homologaciones y reglas aprobadas.</w:t>
      </w:r>
    </w:p>
    <w:p w14:paraId="13927C8A" w14:textId="77777777" w:rsidR="0065326D" w:rsidRPr="00961A86" w:rsidRDefault="009C0B53" w:rsidP="001D3E98">
      <w:pPr>
        <w:ind w:left="567"/>
        <w:jc w:val="both"/>
        <w:rPr>
          <w:rFonts w:eastAsiaTheme="majorEastAsia" w:cstheme="majorBidi"/>
          <w:b/>
          <w:bCs/>
          <w:color w:val="373737"/>
          <w:sz w:val="20"/>
          <w:szCs w:val="20"/>
          <w:lang w:val="es-CO"/>
        </w:rPr>
      </w:pPr>
      <w:r w:rsidRPr="00961A86">
        <w:rPr>
          <w:rFonts w:eastAsiaTheme="majorEastAsia" w:cstheme="majorBidi"/>
          <w:b/>
          <w:bCs/>
          <w:color w:val="373737"/>
          <w:sz w:val="20"/>
          <w:szCs w:val="20"/>
          <w:lang w:val="es-CO"/>
        </w:rPr>
        <w:t>MPI / token analítico</w:t>
      </w:r>
    </w:p>
    <w:p w14:paraId="160ECE33" w14:textId="6400F3B6" w:rsidR="0056486A" w:rsidRPr="00961A86" w:rsidRDefault="009C0B53" w:rsidP="001D3E98">
      <w:pPr>
        <w:ind w:left="567"/>
        <w:jc w:val="both"/>
        <w:rPr>
          <w:rFonts w:eastAsiaTheme="majorEastAsia" w:cstheme="majorBidi"/>
          <w:color w:val="373737"/>
          <w:sz w:val="20"/>
          <w:szCs w:val="20"/>
          <w:lang w:val="es-CO"/>
        </w:rPr>
      </w:pPr>
      <w:r w:rsidRPr="00961A86">
        <w:rPr>
          <w:rFonts w:eastAsiaTheme="majorEastAsia" w:cstheme="majorBidi"/>
          <w:color w:val="373737"/>
          <w:sz w:val="20"/>
          <w:szCs w:val="20"/>
          <w:lang w:val="es-CO"/>
        </w:rPr>
        <w:br/>
        <w:t>La vista longitudinal requiere un identificador analítico consistente.</w:t>
      </w:r>
    </w:p>
    <w:p w14:paraId="72CC64BF" w14:textId="77777777" w:rsidR="0065326D" w:rsidRPr="00961A86" w:rsidRDefault="009C0B53" w:rsidP="001D3E98">
      <w:pPr>
        <w:ind w:left="567"/>
        <w:jc w:val="both"/>
        <w:rPr>
          <w:rFonts w:eastAsiaTheme="majorEastAsia" w:cstheme="majorBidi"/>
          <w:b/>
          <w:bCs/>
          <w:color w:val="373737"/>
          <w:sz w:val="20"/>
          <w:szCs w:val="20"/>
          <w:lang w:val="es-CO"/>
        </w:rPr>
      </w:pPr>
      <w:r w:rsidRPr="00961A86">
        <w:rPr>
          <w:rFonts w:eastAsiaTheme="majorEastAsia" w:cstheme="majorBidi"/>
          <w:b/>
          <w:bCs/>
          <w:color w:val="373737"/>
          <w:sz w:val="20"/>
          <w:szCs w:val="20"/>
          <w:lang w:val="es-CO"/>
        </w:rPr>
        <w:t>Datos sensibles</w:t>
      </w:r>
    </w:p>
    <w:p w14:paraId="510948FA" w14:textId="75C0716D" w:rsidR="0056486A" w:rsidRPr="00961A86" w:rsidRDefault="009C0B53" w:rsidP="001D3E98">
      <w:pPr>
        <w:ind w:left="567"/>
        <w:jc w:val="both"/>
        <w:rPr>
          <w:rFonts w:eastAsiaTheme="majorEastAsia" w:cstheme="majorBidi"/>
          <w:color w:val="373737"/>
          <w:sz w:val="20"/>
          <w:szCs w:val="20"/>
          <w:lang w:val="es-CO"/>
        </w:rPr>
      </w:pPr>
      <w:r w:rsidRPr="00961A86">
        <w:rPr>
          <w:rFonts w:eastAsiaTheme="majorEastAsia" w:cstheme="majorBidi"/>
          <w:color w:val="373737"/>
          <w:sz w:val="20"/>
          <w:szCs w:val="20"/>
          <w:lang w:val="es-CO"/>
        </w:rPr>
        <w:br/>
        <w:t>Los datos de salud deberán tratarse bajo controles de privacidad, minimización, pseudonimización, acceso, auditoría y finalidad.</w:t>
      </w:r>
    </w:p>
    <w:p w14:paraId="485C19EF" w14:textId="77777777" w:rsidR="0065326D" w:rsidRPr="00961A86" w:rsidRDefault="009C0B53" w:rsidP="001D3E98">
      <w:pPr>
        <w:ind w:left="567"/>
        <w:jc w:val="both"/>
        <w:rPr>
          <w:rFonts w:eastAsiaTheme="majorEastAsia" w:cstheme="majorBidi"/>
          <w:b/>
          <w:bCs/>
          <w:color w:val="373737"/>
          <w:sz w:val="20"/>
          <w:szCs w:val="20"/>
          <w:lang w:val="es-CO"/>
        </w:rPr>
      </w:pPr>
      <w:r w:rsidRPr="00961A86">
        <w:rPr>
          <w:rFonts w:eastAsiaTheme="majorEastAsia" w:cstheme="majorBidi"/>
          <w:b/>
          <w:bCs/>
          <w:color w:val="373737"/>
          <w:sz w:val="20"/>
          <w:szCs w:val="20"/>
          <w:lang w:val="es-CO"/>
        </w:rPr>
        <w:t>Uso analítico, no transaccional</w:t>
      </w:r>
    </w:p>
    <w:p w14:paraId="6C417F7A" w14:textId="2641E0DC" w:rsidR="0056486A" w:rsidRPr="00961A86" w:rsidRDefault="009C0B53" w:rsidP="001D3E98">
      <w:pPr>
        <w:ind w:left="567"/>
        <w:jc w:val="both"/>
        <w:rPr>
          <w:rFonts w:eastAsiaTheme="majorEastAsia" w:cstheme="majorBidi"/>
          <w:color w:val="373737"/>
          <w:sz w:val="20"/>
          <w:szCs w:val="20"/>
          <w:lang w:val="es-CO"/>
        </w:rPr>
      </w:pPr>
      <w:r w:rsidRPr="00961A86">
        <w:rPr>
          <w:rFonts w:eastAsiaTheme="majorEastAsia" w:cstheme="majorBidi"/>
          <w:color w:val="373737"/>
          <w:sz w:val="20"/>
          <w:szCs w:val="20"/>
          <w:lang w:val="es-CO"/>
        </w:rPr>
        <w:br/>
        <w:t>Dominio Salud y OMOP v1 se orientan a productos analíticos PHM/RWE, no a reemplazar sistemas transaccionales origen.</w:t>
      </w:r>
    </w:p>
    <w:p w14:paraId="2AFA0CC0" w14:textId="77777777" w:rsidR="0065326D" w:rsidRPr="00961A86" w:rsidRDefault="009C0B53" w:rsidP="001D3E98">
      <w:pPr>
        <w:ind w:left="567"/>
        <w:jc w:val="both"/>
        <w:rPr>
          <w:rFonts w:eastAsiaTheme="majorEastAsia" w:cstheme="majorBidi"/>
          <w:b/>
          <w:bCs/>
          <w:color w:val="373737"/>
          <w:sz w:val="20"/>
          <w:szCs w:val="20"/>
          <w:lang w:val="es-CO"/>
        </w:rPr>
      </w:pPr>
      <w:r w:rsidRPr="00961A86">
        <w:rPr>
          <w:rFonts w:eastAsiaTheme="majorEastAsia" w:cstheme="majorBidi"/>
          <w:b/>
          <w:bCs/>
          <w:color w:val="373737"/>
          <w:sz w:val="20"/>
          <w:szCs w:val="20"/>
          <w:lang w:val="es-CO"/>
        </w:rPr>
        <w:t>Modelos y agentes</w:t>
      </w:r>
    </w:p>
    <w:p w14:paraId="27C4514D" w14:textId="105BC0A4" w:rsidR="0056486A" w:rsidRPr="00961A86" w:rsidRDefault="009C0B53" w:rsidP="001D3E98">
      <w:pPr>
        <w:ind w:left="567"/>
        <w:jc w:val="both"/>
        <w:rPr>
          <w:rFonts w:eastAsiaTheme="majorEastAsia" w:cstheme="majorBidi"/>
          <w:color w:val="373737"/>
          <w:sz w:val="20"/>
          <w:szCs w:val="20"/>
          <w:lang w:val="es-CO"/>
        </w:rPr>
      </w:pPr>
      <w:r w:rsidRPr="00961A86">
        <w:rPr>
          <w:rFonts w:eastAsiaTheme="majorEastAsia" w:cstheme="majorBidi"/>
          <w:color w:val="373737"/>
          <w:sz w:val="20"/>
          <w:szCs w:val="20"/>
          <w:lang w:val="es-CO"/>
        </w:rPr>
        <w:br/>
        <w:t>Los modelos y agentes consumirán productos de datos, features, resultados y tools gobernadas, no tablas clínicas crudas sin control.</w:t>
      </w:r>
    </w:p>
    <w:p w14:paraId="71B2DC8E" w14:textId="77777777" w:rsidR="0065326D" w:rsidRPr="00961A86" w:rsidRDefault="009C0B53" w:rsidP="001D3E98">
      <w:pPr>
        <w:ind w:left="567"/>
        <w:jc w:val="both"/>
        <w:rPr>
          <w:rFonts w:eastAsiaTheme="majorEastAsia" w:cstheme="majorBidi"/>
          <w:b/>
          <w:bCs/>
          <w:color w:val="373737"/>
          <w:sz w:val="20"/>
          <w:szCs w:val="20"/>
          <w:lang w:val="es-CO"/>
        </w:rPr>
      </w:pPr>
      <w:r w:rsidRPr="00961A86">
        <w:rPr>
          <w:rFonts w:eastAsiaTheme="majorEastAsia" w:cstheme="majorBidi"/>
          <w:b/>
          <w:bCs/>
          <w:color w:val="373737"/>
          <w:sz w:val="20"/>
          <w:szCs w:val="20"/>
          <w:lang w:val="es-CO"/>
        </w:rPr>
        <w:t>Data sintética</w:t>
      </w:r>
    </w:p>
    <w:p w14:paraId="6330A4D5" w14:textId="6DA11650" w:rsidR="0065237D" w:rsidRDefault="009C0B53" w:rsidP="001D3E98">
      <w:pPr>
        <w:ind w:left="567"/>
        <w:jc w:val="both"/>
        <w:rPr>
          <w:rFonts w:eastAsiaTheme="majorEastAsia" w:cstheme="majorBidi"/>
          <w:color w:val="373737"/>
          <w:sz w:val="20"/>
          <w:szCs w:val="20"/>
          <w:lang w:val="es-CO"/>
        </w:rPr>
      </w:pPr>
      <w:r w:rsidRPr="00F813C4">
        <w:rPr>
          <w:lang w:val="es-CO"/>
        </w:rPr>
        <w:br/>
      </w:r>
      <w:commentRangeStart w:id="507"/>
      <w:commentRangeStart w:id="508"/>
      <w:commentRangeStart w:id="509"/>
      <w:commentRangeStart w:id="510"/>
      <w:r w:rsidRPr="00961A86">
        <w:rPr>
          <w:rFonts w:eastAsiaTheme="majorEastAsia" w:cstheme="majorBidi"/>
          <w:color w:val="373737"/>
          <w:sz w:val="20"/>
          <w:szCs w:val="20"/>
          <w:lang w:val="es-CO"/>
        </w:rPr>
        <w:t>La data sintética OMOP se usará para pruebas, demos y validaciones tempranas</w:t>
      </w:r>
      <w:commentRangeEnd w:id="507"/>
      <w:r w:rsidR="0065237D" w:rsidRPr="0065237D">
        <w:rPr>
          <w:rStyle w:val="Refdecomentario"/>
          <w:rFonts w:eastAsiaTheme="majorEastAsia" w:cstheme="majorBidi"/>
          <w:color w:val="373737"/>
          <w:sz w:val="20"/>
          <w:szCs w:val="20"/>
          <w:lang w:val="es-CO"/>
        </w:rPr>
        <w:commentReference w:id="507"/>
      </w:r>
      <w:commentRangeEnd w:id="508"/>
      <w:r w:rsidRPr="0065237D">
        <w:rPr>
          <w:rStyle w:val="Refdecomentario"/>
          <w:rFonts w:eastAsiaTheme="majorEastAsia" w:cstheme="majorBidi"/>
          <w:color w:val="373737"/>
          <w:sz w:val="20"/>
          <w:szCs w:val="20"/>
          <w:lang w:val="es-CO"/>
        </w:rPr>
        <w:commentReference w:id="508"/>
      </w:r>
      <w:commentRangeEnd w:id="509"/>
      <w:r w:rsidRPr="0065237D">
        <w:rPr>
          <w:rStyle w:val="Refdecomentario"/>
          <w:rFonts w:eastAsiaTheme="majorEastAsia" w:cstheme="majorBidi"/>
          <w:color w:val="373737"/>
          <w:sz w:val="20"/>
          <w:szCs w:val="20"/>
          <w:lang w:val="es-CO"/>
        </w:rPr>
        <w:commentReference w:id="509"/>
      </w:r>
      <w:commentRangeEnd w:id="510"/>
      <w:r w:rsidRPr="0065237D">
        <w:rPr>
          <w:rStyle w:val="Refdecomentario"/>
          <w:rFonts w:eastAsiaTheme="majorEastAsia" w:cstheme="majorBidi"/>
          <w:color w:val="373737"/>
          <w:sz w:val="20"/>
          <w:szCs w:val="20"/>
          <w:lang w:val="es-CO"/>
        </w:rPr>
        <w:commentReference w:id="510"/>
      </w:r>
      <w:r w:rsidR="0065237D" w:rsidRPr="0065237D">
        <w:rPr>
          <w:rFonts w:eastAsiaTheme="majorEastAsia" w:cstheme="majorBidi"/>
          <w:color w:val="373737"/>
          <w:sz w:val="20"/>
          <w:szCs w:val="20"/>
          <w:lang w:val="es-CO"/>
        </w:rPr>
        <w:t xml:space="preserve"> de modelos analíticos, incluyendo construcción de features, experimentación, entrenamiento preliminar, pruebas de pipelines, integración, inferencia y validaciones funcionales end-to-end. Los modelos desarrollados que utilizarán</w:t>
      </w:r>
      <w:r w:rsidR="0065237D">
        <w:rPr>
          <w:rFonts w:eastAsiaTheme="majorEastAsia" w:cstheme="majorBidi"/>
          <w:color w:val="373737"/>
          <w:sz w:val="20"/>
          <w:szCs w:val="20"/>
          <w:lang w:val="es-CO"/>
        </w:rPr>
        <w:t xml:space="preserve"> </w:t>
      </w:r>
      <w:r w:rsidR="0065237D" w:rsidRPr="0065237D">
        <w:rPr>
          <w:rFonts w:eastAsiaTheme="majorEastAsia" w:cstheme="majorBidi"/>
          <w:color w:val="373737"/>
          <w:sz w:val="20"/>
          <w:szCs w:val="20"/>
          <w:lang w:val="es-CO"/>
        </w:rPr>
        <w:t>exclusivamente información sintética tendrán carácter experimental y no se considerarán validados para uso clínico, generación de evidencia o toma de decisiones sobre poblaciones reales. La validación de desempeño, calibración y aptitud para uso de los modelos destinados a escenarios reales deberá realizarse posteriormente utilizando datos reales representativos y los criterios de validación definidos para cada caso de uso</w:t>
      </w:r>
      <w:r w:rsidR="00AB3381">
        <w:rPr>
          <w:rFonts w:eastAsiaTheme="majorEastAsia" w:cstheme="majorBidi"/>
          <w:color w:val="373737"/>
          <w:sz w:val="20"/>
          <w:szCs w:val="20"/>
          <w:lang w:val="es-CO"/>
        </w:rPr>
        <w:t>.</w:t>
      </w:r>
    </w:p>
    <w:p w14:paraId="137CB0F0" w14:textId="581A19CB" w:rsidR="00AB3381" w:rsidRDefault="00AB3381" w:rsidP="001D3E98">
      <w:pPr>
        <w:ind w:left="567"/>
        <w:jc w:val="both"/>
        <w:rPr>
          <w:rFonts w:eastAsiaTheme="majorEastAsia" w:cstheme="majorBidi"/>
          <w:color w:val="373737"/>
          <w:sz w:val="20"/>
          <w:szCs w:val="20"/>
          <w:lang w:val="es-CO"/>
        </w:rPr>
      </w:pPr>
      <w:r w:rsidRPr="00AB3381">
        <w:rPr>
          <w:rFonts w:eastAsiaTheme="majorEastAsia" w:cstheme="majorBidi"/>
          <w:color w:val="373737"/>
          <w:sz w:val="20"/>
          <w:szCs w:val="20"/>
          <w:lang w:val="es-CO"/>
        </w:rPr>
        <w:t>La data sintética podrá generarse mediante reglas, métodos estadísticos y/o técnicas de Inteligencia Artificial, de acuerdo con las necesidades de los escenarios del MVP. La generación deberá preservar las estructuras, relaciones, restricciones y consistencia requeridas por OMOP</w:t>
      </w:r>
      <w:r w:rsidR="009C23D3" w:rsidRPr="009C23D3">
        <w:rPr>
          <w:rFonts w:eastAsiaTheme="majorEastAsia" w:cstheme="majorBidi"/>
          <w:color w:val="373737"/>
          <w:sz w:val="20"/>
          <w:szCs w:val="20"/>
          <w:lang w:val="es-CO"/>
        </w:rPr>
        <w:t>, así como un nivel de coherencia clínica suficiente para los escenarios de prueba definidos, manteniendo relaciones lógicas y temporales plausibles entre diagnósticos, procedimientos, medicamentos, laboratorios, visitas, eventos y demás elementos clínicos relevantes.</w:t>
      </w:r>
    </w:p>
    <w:p w14:paraId="020B5021" w14:textId="77777777" w:rsidR="00EE2DAB" w:rsidRDefault="00EE2DAB" w:rsidP="001D3E98">
      <w:pPr>
        <w:ind w:left="567"/>
        <w:jc w:val="both"/>
        <w:rPr>
          <w:rFonts w:eastAsiaTheme="majorEastAsia" w:cstheme="majorBidi"/>
          <w:color w:val="373737"/>
          <w:sz w:val="20"/>
          <w:szCs w:val="20"/>
          <w:lang w:val="es-CO"/>
        </w:rPr>
      </w:pPr>
    </w:p>
    <w:p w14:paraId="32877876" w14:textId="77777777" w:rsidR="00EE2DAB" w:rsidRPr="0065237D" w:rsidRDefault="00EE2DAB" w:rsidP="001D3E98">
      <w:pPr>
        <w:ind w:left="567"/>
        <w:jc w:val="both"/>
        <w:rPr>
          <w:rFonts w:eastAsiaTheme="majorEastAsia" w:cstheme="majorBidi"/>
          <w:color w:val="373737"/>
          <w:sz w:val="20"/>
          <w:szCs w:val="20"/>
          <w:lang w:val="es-CO"/>
        </w:rPr>
      </w:pPr>
    </w:p>
    <w:p w14:paraId="7FCAA32B" w14:textId="77777777" w:rsidR="0065326D" w:rsidRPr="00961A86" w:rsidRDefault="009C0B53" w:rsidP="001D3E98">
      <w:pPr>
        <w:ind w:left="567"/>
        <w:jc w:val="both"/>
        <w:rPr>
          <w:rFonts w:eastAsiaTheme="majorEastAsia" w:cstheme="majorBidi"/>
          <w:b/>
          <w:bCs/>
          <w:color w:val="373737"/>
          <w:sz w:val="20"/>
          <w:szCs w:val="20"/>
          <w:lang w:val="es-CO"/>
        </w:rPr>
      </w:pPr>
      <w:r w:rsidRPr="00961A86">
        <w:rPr>
          <w:rFonts w:eastAsiaTheme="majorEastAsia" w:cstheme="majorBidi"/>
          <w:b/>
          <w:bCs/>
          <w:color w:val="373737"/>
          <w:sz w:val="20"/>
          <w:szCs w:val="20"/>
          <w:lang w:val="es-CO"/>
        </w:rPr>
        <w:lastRenderedPageBreak/>
        <w:t>Conexión a OMOP real</w:t>
      </w:r>
    </w:p>
    <w:p w14:paraId="2527013A" w14:textId="75C41E48" w:rsidR="0056486A" w:rsidRPr="00961A86" w:rsidRDefault="009C0B53" w:rsidP="001D3E98">
      <w:pPr>
        <w:ind w:left="567"/>
        <w:jc w:val="both"/>
        <w:rPr>
          <w:rFonts w:eastAsiaTheme="majorEastAsia" w:cstheme="majorBidi"/>
          <w:color w:val="373737"/>
          <w:sz w:val="20"/>
          <w:szCs w:val="20"/>
          <w:lang w:val="es-CO"/>
        </w:rPr>
      </w:pPr>
      <w:r w:rsidRPr="00961A86">
        <w:rPr>
          <w:rFonts w:eastAsiaTheme="majorEastAsia" w:cstheme="majorBidi"/>
          <w:b/>
          <w:bCs/>
          <w:color w:val="373737"/>
          <w:sz w:val="20"/>
          <w:szCs w:val="20"/>
          <w:lang w:val="es-CO"/>
        </w:rPr>
        <w:br/>
      </w:r>
      <w:r w:rsidRPr="00961A86">
        <w:rPr>
          <w:rFonts w:eastAsiaTheme="majorEastAsia" w:cstheme="majorBidi"/>
          <w:color w:val="373737"/>
          <w:sz w:val="20"/>
          <w:szCs w:val="20"/>
          <w:lang w:val="es-CO"/>
        </w:rPr>
        <w:t>La conexión a OMOP real se realizará sobre el alcance priorizado y validado.</w:t>
      </w:r>
    </w:p>
    <w:p w14:paraId="606B044C" w14:textId="77777777" w:rsidR="0065326D" w:rsidRPr="00961A86" w:rsidRDefault="009C0B53" w:rsidP="001D3E98">
      <w:pPr>
        <w:ind w:left="567"/>
        <w:jc w:val="both"/>
        <w:rPr>
          <w:rFonts w:eastAsiaTheme="majorEastAsia" w:cstheme="majorBidi"/>
          <w:b/>
          <w:bCs/>
          <w:color w:val="373737"/>
          <w:sz w:val="20"/>
          <w:szCs w:val="20"/>
          <w:lang w:val="es-CO"/>
        </w:rPr>
      </w:pPr>
      <w:r w:rsidRPr="00961A86">
        <w:rPr>
          <w:rFonts w:eastAsiaTheme="majorEastAsia" w:cstheme="majorBidi"/>
          <w:b/>
          <w:bCs/>
          <w:color w:val="373737"/>
          <w:sz w:val="20"/>
          <w:szCs w:val="20"/>
          <w:lang w:val="es-CO"/>
        </w:rPr>
        <w:t>Brechas y roadmap</w:t>
      </w:r>
    </w:p>
    <w:p w14:paraId="6466C823" w14:textId="1BE2A1EF" w:rsidR="0056486A" w:rsidRPr="00961A86" w:rsidRDefault="009C0B53" w:rsidP="001D3E98">
      <w:pPr>
        <w:ind w:left="567"/>
        <w:jc w:val="both"/>
        <w:rPr>
          <w:rFonts w:eastAsiaTheme="majorEastAsia" w:cstheme="majorBidi"/>
          <w:color w:val="373737"/>
          <w:sz w:val="20"/>
          <w:szCs w:val="20"/>
          <w:lang w:val="es-CO"/>
        </w:rPr>
      </w:pPr>
      <w:r w:rsidRPr="00961A86">
        <w:rPr>
          <w:rFonts w:eastAsiaTheme="majorEastAsia" w:cstheme="majorBidi"/>
          <w:color w:val="373737"/>
          <w:sz w:val="20"/>
          <w:szCs w:val="20"/>
          <w:lang w:val="es-CO"/>
        </w:rPr>
        <w:br/>
        <w:t>Las entidades, variables, fuentes o tablas OMOP no incluidas quedarán documentadas como o alcance evolutivo.</w:t>
      </w:r>
    </w:p>
    <w:p w14:paraId="3E41F6F5" w14:textId="77777777" w:rsidR="0065326D" w:rsidRPr="00961A86" w:rsidRDefault="009C0B53" w:rsidP="001D3E98">
      <w:pPr>
        <w:ind w:left="567"/>
        <w:jc w:val="both"/>
        <w:rPr>
          <w:rFonts w:eastAsiaTheme="majorEastAsia" w:cstheme="majorBidi"/>
          <w:b/>
          <w:bCs/>
          <w:color w:val="373737"/>
          <w:sz w:val="20"/>
          <w:szCs w:val="20"/>
          <w:lang w:val="es-CO"/>
        </w:rPr>
      </w:pPr>
      <w:r w:rsidRPr="00961A86">
        <w:rPr>
          <w:rFonts w:eastAsiaTheme="majorEastAsia" w:cstheme="majorBidi"/>
          <w:b/>
          <w:bCs/>
          <w:color w:val="373737"/>
          <w:sz w:val="20"/>
          <w:szCs w:val="20"/>
          <w:lang w:val="es-CO"/>
        </w:rPr>
        <w:t>Cambios de alcance</w:t>
      </w:r>
    </w:p>
    <w:p w14:paraId="4FB0AA6C" w14:textId="0490B37A" w:rsidR="00AA73B6" w:rsidRPr="00961A86" w:rsidRDefault="009C0B53" w:rsidP="001D3E98">
      <w:pPr>
        <w:ind w:left="567"/>
        <w:jc w:val="both"/>
        <w:rPr>
          <w:rFonts w:eastAsiaTheme="majorEastAsia" w:cstheme="majorBidi"/>
          <w:color w:val="373737"/>
          <w:sz w:val="20"/>
          <w:szCs w:val="20"/>
          <w:lang w:val="es-CO"/>
        </w:rPr>
      </w:pPr>
      <w:r w:rsidRPr="00961A86">
        <w:rPr>
          <w:rFonts w:eastAsiaTheme="majorEastAsia" w:cstheme="majorBidi"/>
          <w:color w:val="373737"/>
          <w:sz w:val="20"/>
          <w:szCs w:val="20"/>
          <w:lang w:val="es-CO"/>
        </w:rPr>
        <w:br/>
        <w:t xml:space="preserve">Nuevas </w:t>
      </w:r>
      <w:r w:rsidR="000D3947" w:rsidRPr="00961A86">
        <w:rPr>
          <w:rFonts w:eastAsiaTheme="majorEastAsia" w:cstheme="majorBidi"/>
          <w:color w:val="373737"/>
          <w:sz w:val="20"/>
          <w:szCs w:val="20"/>
          <w:lang w:val="es-CO"/>
        </w:rPr>
        <w:t xml:space="preserve">brechas </w:t>
      </w:r>
      <w:r w:rsidRPr="00961A86">
        <w:rPr>
          <w:rFonts w:eastAsiaTheme="majorEastAsia" w:cstheme="majorBidi"/>
          <w:color w:val="373737"/>
          <w:sz w:val="20"/>
          <w:szCs w:val="20"/>
          <w:lang w:val="es-CO"/>
        </w:rPr>
        <w:t>fuentes, nuevas entidades, nuevas tablas OMOP o nuevos casos de uso deberán gestionarse como cambio de alcance.</w:t>
      </w:r>
    </w:p>
    <w:p w14:paraId="5F9CC0D4" w14:textId="4FA0CE32" w:rsidR="00AA73B6" w:rsidRPr="00032752" w:rsidRDefault="009C0B53" w:rsidP="00750DCB">
      <w:pPr>
        <w:pStyle w:val="Ttulo2"/>
      </w:pPr>
      <w:bookmarkStart w:id="511" w:name="_Toc238560514"/>
      <w:bookmarkStart w:id="512" w:name="_Toc238571006"/>
      <w:bookmarkStart w:id="513" w:name="_Toc238651582"/>
      <w:bookmarkStart w:id="514" w:name="_Toc240576129"/>
      <w:r w:rsidRPr="00032752">
        <w:t xml:space="preserve">Supuestos y premisas de alcance técnico - </w:t>
      </w:r>
      <w:bookmarkEnd w:id="511"/>
      <w:r w:rsidR="00BD7FD3" w:rsidRPr="00032752">
        <w:t xml:space="preserve">Plataforma Federada de Inteligencia en Salud </w:t>
      </w:r>
      <w:r w:rsidR="008C2175" w:rsidRPr="00032752">
        <w:t>–</w:t>
      </w:r>
      <w:r w:rsidR="00BD7FD3" w:rsidRPr="00032752">
        <w:t xml:space="preserve"> AlejandrIA</w:t>
      </w:r>
      <w:bookmarkEnd w:id="512"/>
      <w:bookmarkEnd w:id="513"/>
      <w:bookmarkEnd w:id="514"/>
    </w:p>
    <w:p w14:paraId="295C35AD" w14:textId="77777777" w:rsidR="008C2175" w:rsidRPr="00961A86" w:rsidRDefault="008C2175" w:rsidP="001D3E98">
      <w:pPr>
        <w:jc w:val="both"/>
        <w:rPr>
          <w:sz w:val="20"/>
          <w:szCs w:val="20"/>
          <w:lang w:val="es-CO"/>
        </w:rPr>
      </w:pPr>
    </w:p>
    <w:p w14:paraId="3D3EA71F" w14:textId="74C10034" w:rsidR="00D33098" w:rsidRPr="00961A86" w:rsidRDefault="009C0B53" w:rsidP="001D3E98">
      <w:pPr>
        <w:pStyle w:val="Prrafodelista"/>
        <w:numPr>
          <w:ilvl w:val="0"/>
          <w:numId w:val="61"/>
        </w:numPr>
        <w:jc w:val="both"/>
        <w:rPr>
          <w:rFonts w:eastAsiaTheme="majorEastAsia" w:cstheme="majorBidi"/>
          <w:color w:val="373737"/>
          <w:sz w:val="20"/>
          <w:szCs w:val="20"/>
          <w:lang w:val="es-CO"/>
        </w:rPr>
      </w:pPr>
      <w:r w:rsidRPr="00961A86">
        <w:rPr>
          <w:rFonts w:eastAsiaTheme="majorEastAsia" w:cstheme="majorBidi"/>
          <w:color w:val="373737"/>
          <w:sz w:val="20"/>
          <w:szCs w:val="20"/>
          <w:lang w:val="es-CO"/>
        </w:rPr>
        <w:t xml:space="preserve">Release fundacional de 6 meses, con 1 mes inicial de </w:t>
      </w:r>
      <w:r w:rsidR="00504545" w:rsidRPr="00961A86">
        <w:rPr>
          <w:rFonts w:eastAsiaTheme="majorEastAsia" w:cstheme="majorBidi"/>
          <w:color w:val="373737"/>
          <w:sz w:val="20"/>
          <w:szCs w:val="20"/>
          <w:lang w:val="es-CO"/>
        </w:rPr>
        <w:t>mesa de factibilidad</w:t>
      </w:r>
      <w:r w:rsidRPr="00961A86">
        <w:rPr>
          <w:rFonts w:eastAsiaTheme="majorEastAsia" w:cstheme="majorBidi"/>
          <w:color w:val="373737"/>
          <w:sz w:val="20"/>
          <w:szCs w:val="20"/>
          <w:lang w:val="es-CO"/>
        </w:rPr>
        <w:t>.</w:t>
      </w:r>
    </w:p>
    <w:p w14:paraId="279E2E00" w14:textId="298DD06B" w:rsidR="00D33098" w:rsidRPr="00961A86" w:rsidRDefault="009C0B53" w:rsidP="001D3E98">
      <w:pPr>
        <w:pStyle w:val="Prrafodelista"/>
        <w:numPr>
          <w:ilvl w:val="0"/>
          <w:numId w:val="61"/>
        </w:numPr>
        <w:jc w:val="both"/>
        <w:rPr>
          <w:rFonts w:eastAsiaTheme="majorEastAsia" w:cstheme="majorBidi"/>
          <w:color w:val="373737"/>
          <w:sz w:val="20"/>
          <w:szCs w:val="20"/>
          <w:lang w:val="es-CO"/>
        </w:rPr>
      </w:pPr>
      <w:r w:rsidRPr="00961A86">
        <w:rPr>
          <w:rFonts w:eastAsiaTheme="majorEastAsia" w:cstheme="majorBidi"/>
          <w:color w:val="373737"/>
          <w:sz w:val="20"/>
          <w:szCs w:val="20"/>
          <w:lang w:val="es-CO"/>
        </w:rPr>
        <w:t>SURA será el primer cliente/usuario interno; terceros y monetización quedan para roadmap</w:t>
      </w:r>
    </w:p>
    <w:p w14:paraId="69484676" w14:textId="3E49B049" w:rsidR="00D33098" w:rsidRPr="00961A86" w:rsidRDefault="009C0B53" w:rsidP="001D3E98">
      <w:pPr>
        <w:pStyle w:val="Prrafodelista"/>
        <w:numPr>
          <w:ilvl w:val="0"/>
          <w:numId w:val="61"/>
        </w:numPr>
        <w:jc w:val="both"/>
        <w:rPr>
          <w:rFonts w:eastAsiaTheme="majorEastAsia" w:cstheme="majorBidi"/>
          <w:color w:val="373737"/>
          <w:sz w:val="20"/>
          <w:szCs w:val="20"/>
          <w:lang w:val="es-CO"/>
        </w:rPr>
      </w:pPr>
      <w:r w:rsidRPr="00961A86">
        <w:rPr>
          <w:rFonts w:eastAsiaTheme="majorEastAsia" w:cstheme="majorBidi"/>
          <w:color w:val="373737"/>
          <w:sz w:val="20"/>
          <w:szCs w:val="20"/>
          <w:lang w:val="es-CO"/>
        </w:rPr>
        <w:t>Portal orientado a consulta: sin CRUD sobre cohortes, fenotipos, riesgos ni NBA.</w:t>
      </w:r>
    </w:p>
    <w:p w14:paraId="0F888CC8" w14:textId="1D47A5C1" w:rsidR="00D33098" w:rsidRPr="00961A86" w:rsidRDefault="009C0B53" w:rsidP="001D3E98">
      <w:pPr>
        <w:pStyle w:val="Prrafodelista"/>
        <w:numPr>
          <w:ilvl w:val="0"/>
          <w:numId w:val="61"/>
        </w:numPr>
        <w:jc w:val="both"/>
        <w:rPr>
          <w:rFonts w:eastAsiaTheme="majorEastAsia" w:cstheme="majorBidi"/>
          <w:color w:val="373737"/>
          <w:sz w:val="20"/>
          <w:szCs w:val="20"/>
          <w:lang w:val="es-CO"/>
        </w:rPr>
      </w:pPr>
      <w:r w:rsidRPr="00961A86">
        <w:rPr>
          <w:rFonts w:eastAsiaTheme="majorEastAsia" w:cstheme="majorBidi"/>
          <w:color w:val="373737"/>
          <w:sz w:val="20"/>
          <w:szCs w:val="20"/>
          <w:lang w:val="es-CO"/>
        </w:rPr>
        <w:t xml:space="preserve">PHM y RWE se gestionan como módulos desacoplados dentro de Alejandría. </w:t>
      </w:r>
    </w:p>
    <w:p w14:paraId="4416A8BA" w14:textId="2381D630" w:rsidR="00D33098" w:rsidRPr="00961A86" w:rsidRDefault="009C0B53" w:rsidP="001D3E98">
      <w:pPr>
        <w:pStyle w:val="Prrafodelista"/>
        <w:numPr>
          <w:ilvl w:val="0"/>
          <w:numId w:val="61"/>
        </w:numPr>
        <w:jc w:val="both"/>
        <w:rPr>
          <w:rFonts w:eastAsiaTheme="majorEastAsia" w:cstheme="majorBidi"/>
          <w:color w:val="373737"/>
          <w:sz w:val="20"/>
          <w:szCs w:val="20"/>
          <w:lang w:val="es-CO"/>
        </w:rPr>
      </w:pPr>
      <w:r w:rsidRPr="00961A86">
        <w:rPr>
          <w:rFonts w:eastAsiaTheme="majorEastAsia" w:cstheme="majorBidi"/>
          <w:color w:val="373737"/>
          <w:sz w:val="20"/>
          <w:szCs w:val="20"/>
          <w:lang w:val="es-CO"/>
        </w:rPr>
        <w:t xml:space="preserve">Dashboards embebidos/mixtoscon KPIs mínimos definidos en descubrimiento. </w:t>
      </w:r>
    </w:p>
    <w:p w14:paraId="0D3AD6DA" w14:textId="60DA9F0C" w:rsidR="00975BA6" w:rsidRPr="00975BA6" w:rsidRDefault="00975BA6" w:rsidP="00975BA6">
      <w:pPr>
        <w:pStyle w:val="Prrafodelista"/>
        <w:numPr>
          <w:ilvl w:val="0"/>
          <w:numId w:val="61"/>
        </w:numPr>
        <w:jc w:val="both"/>
        <w:rPr>
          <w:rFonts w:eastAsiaTheme="majorEastAsia" w:cstheme="majorBidi"/>
          <w:color w:val="373737"/>
          <w:sz w:val="20"/>
          <w:szCs w:val="20"/>
          <w:lang w:val="es-CO"/>
        </w:rPr>
      </w:pPr>
      <w:r w:rsidRPr="00975BA6">
        <w:rPr>
          <w:rFonts w:eastAsiaTheme="majorEastAsia" w:cstheme="majorBidi"/>
          <w:color w:val="373737"/>
          <w:sz w:val="20"/>
          <w:szCs w:val="20"/>
          <w:lang w:val="es-CO"/>
        </w:rPr>
        <w:t>se realizarán pruebas técnicas enfocadas en la integridad de los datos desde su origen, validará los procesos de gobierno de datos, ingesta o transformación al modelo OMOP.</w:t>
      </w:r>
    </w:p>
    <w:p w14:paraId="23B9C304" w14:textId="77777777" w:rsidR="003E39CB" w:rsidRDefault="00975BA6" w:rsidP="00975BA6">
      <w:pPr>
        <w:pStyle w:val="Prrafodelista"/>
        <w:numPr>
          <w:ilvl w:val="0"/>
          <w:numId w:val="61"/>
        </w:numPr>
        <w:jc w:val="both"/>
        <w:rPr>
          <w:rFonts w:eastAsiaTheme="majorEastAsia" w:cstheme="majorBidi"/>
          <w:color w:val="373737"/>
          <w:sz w:val="20"/>
          <w:szCs w:val="20"/>
          <w:lang w:val="es-CO"/>
        </w:rPr>
      </w:pPr>
      <w:r w:rsidRPr="00975BA6">
        <w:rPr>
          <w:rFonts w:eastAsiaTheme="majorEastAsia" w:cstheme="majorBidi"/>
          <w:color w:val="373737"/>
          <w:sz w:val="20"/>
          <w:szCs w:val="20"/>
          <w:lang w:val="es-CO"/>
        </w:rPr>
        <w:t>Después se continuará pruebas funcionales sobre la información disponible en el portal de Alejandría, validando que los datos presentados correspondan con los criterios definidos y que los resultados obtenidos sean consistentes con la funcionalidad esperada.</w:t>
      </w:r>
    </w:p>
    <w:p w14:paraId="2AE2D818" w14:textId="555B1ECF" w:rsidR="00CB5C8A" w:rsidRPr="00961A86" w:rsidRDefault="009C0B53" w:rsidP="00975BA6">
      <w:pPr>
        <w:pStyle w:val="Prrafodelista"/>
        <w:numPr>
          <w:ilvl w:val="0"/>
          <w:numId w:val="61"/>
        </w:numPr>
        <w:jc w:val="both"/>
        <w:rPr>
          <w:rFonts w:eastAsiaTheme="majorEastAsia" w:cstheme="majorBidi"/>
          <w:color w:val="373737"/>
          <w:sz w:val="20"/>
          <w:szCs w:val="20"/>
          <w:lang w:val="es-CO"/>
        </w:rPr>
      </w:pPr>
      <w:r w:rsidRPr="00961A86">
        <w:rPr>
          <w:sz w:val="20"/>
          <w:szCs w:val="20"/>
          <w:lang w:val="es-CO"/>
        </w:rPr>
        <w:t xml:space="preserve">Lineamientos de modelo de entrega, responsabilidades, supuestos y riesgos para la ejecución del </w:t>
      </w:r>
      <w:r w:rsidRPr="00961A86">
        <w:rPr>
          <w:b/>
          <w:bCs/>
          <w:sz w:val="20"/>
          <w:szCs w:val="20"/>
          <w:lang w:val="es-CO"/>
        </w:rPr>
        <w:t>Release 1.0</w:t>
      </w:r>
      <w:r w:rsidRPr="00961A86">
        <w:rPr>
          <w:sz w:val="20"/>
          <w:szCs w:val="20"/>
          <w:lang w:val="es-CO"/>
        </w:rPr>
        <w:t>.</w:t>
      </w:r>
    </w:p>
    <w:p w14:paraId="5B88DAAC" w14:textId="336FF6AD" w:rsidR="00CB5C8A" w:rsidRPr="00032752" w:rsidRDefault="009C0B53" w:rsidP="00750DCB">
      <w:pPr>
        <w:pStyle w:val="Ttulo2"/>
      </w:pPr>
      <w:r w:rsidRPr="00032752">
        <w:t xml:space="preserve"> </w:t>
      </w:r>
      <w:bookmarkStart w:id="515" w:name="_Toc240576130"/>
      <w:r w:rsidRPr="00032752">
        <w:t>Modelo de entrega</w:t>
      </w:r>
      <w:bookmarkEnd w:id="515"/>
    </w:p>
    <w:p w14:paraId="2C39DD0A" w14:textId="00A5B8C3" w:rsidR="00CB5C8A" w:rsidRPr="00961A86" w:rsidRDefault="009C0B53" w:rsidP="001D3E98">
      <w:pPr>
        <w:ind w:left="567"/>
        <w:jc w:val="both"/>
        <w:rPr>
          <w:sz w:val="20"/>
          <w:szCs w:val="20"/>
          <w:lang w:val="es-CO"/>
        </w:rPr>
      </w:pPr>
      <w:r w:rsidRPr="00961A86">
        <w:rPr>
          <w:sz w:val="20"/>
          <w:szCs w:val="20"/>
          <w:lang w:val="es-CO"/>
        </w:rPr>
        <w:t xml:space="preserve">El equipo </w:t>
      </w:r>
      <w:r w:rsidRPr="00961A86">
        <w:rPr>
          <w:b/>
          <w:bCs/>
          <w:sz w:val="20"/>
          <w:szCs w:val="20"/>
          <w:lang w:val="es-CO"/>
        </w:rPr>
        <w:t>NTT DATA</w:t>
      </w:r>
      <w:r w:rsidRPr="00961A86">
        <w:rPr>
          <w:sz w:val="20"/>
          <w:szCs w:val="20"/>
          <w:lang w:val="es-CO"/>
        </w:rPr>
        <w:t xml:space="preserve"> actúa como consultor técnico responsable del diseño, implementación y entrega de los componentes de plataforma descritos en el alcance.</w:t>
      </w:r>
    </w:p>
    <w:p w14:paraId="42E19955" w14:textId="77777777" w:rsidR="00CB5C8A" w:rsidRPr="00961A86" w:rsidRDefault="009C0B53" w:rsidP="001D3E98">
      <w:pPr>
        <w:ind w:left="567"/>
        <w:jc w:val="both"/>
        <w:rPr>
          <w:sz w:val="20"/>
          <w:szCs w:val="20"/>
          <w:lang w:val="es-CO"/>
        </w:rPr>
      </w:pPr>
      <w:r w:rsidRPr="00961A86">
        <w:rPr>
          <w:b/>
          <w:bCs/>
          <w:sz w:val="20"/>
          <w:szCs w:val="20"/>
          <w:lang w:val="es-CO"/>
        </w:rPr>
        <w:t>SURA</w:t>
      </w:r>
      <w:r w:rsidRPr="00961A86">
        <w:rPr>
          <w:sz w:val="20"/>
          <w:szCs w:val="20"/>
          <w:lang w:val="es-CO"/>
        </w:rPr>
        <w:t xml:space="preserve"> es responsable de proveer y mantener la infraestructura, licencias y accesos necesarios para la ejecución del proyecto.</w:t>
      </w:r>
    </w:p>
    <w:p w14:paraId="63C41D68" w14:textId="52577C31" w:rsidR="00CB5C8A" w:rsidRDefault="00CB5C8A" w:rsidP="00AB2F00">
      <w:pPr>
        <w:ind w:left="720"/>
        <w:jc w:val="both"/>
        <w:rPr>
          <w:sz w:val="20"/>
          <w:szCs w:val="20"/>
          <w:lang w:val="es-CO"/>
        </w:rPr>
      </w:pPr>
    </w:p>
    <w:p w14:paraId="3195C14B" w14:textId="77777777" w:rsidR="00EE2DAB" w:rsidRDefault="00EE2DAB" w:rsidP="00AB2F00">
      <w:pPr>
        <w:ind w:left="720"/>
        <w:jc w:val="both"/>
        <w:rPr>
          <w:sz w:val="20"/>
          <w:szCs w:val="20"/>
          <w:lang w:val="es-CO"/>
        </w:rPr>
      </w:pPr>
    </w:p>
    <w:p w14:paraId="02F4559D" w14:textId="77777777" w:rsidR="00EE2DAB" w:rsidRPr="00961A86" w:rsidRDefault="00EE2DAB" w:rsidP="00AB2F00">
      <w:pPr>
        <w:ind w:left="720"/>
        <w:jc w:val="both"/>
        <w:rPr>
          <w:sz w:val="20"/>
          <w:szCs w:val="20"/>
          <w:lang w:val="es-CO"/>
        </w:rPr>
      </w:pPr>
    </w:p>
    <w:p w14:paraId="75A8FC37" w14:textId="621403F4" w:rsidR="00CB5C8A" w:rsidRPr="00032752" w:rsidRDefault="009C0B53" w:rsidP="00750DCB">
      <w:pPr>
        <w:pStyle w:val="Ttulo2"/>
      </w:pPr>
      <w:bookmarkStart w:id="516" w:name="_Toc240576131"/>
      <w:r w:rsidRPr="00032752">
        <w:lastRenderedPageBreak/>
        <w:t>Infraestructura y plataforma</w:t>
      </w:r>
      <w:bookmarkEnd w:id="516"/>
    </w:p>
    <w:p w14:paraId="6EE0B739" w14:textId="70ADB720" w:rsidR="00CB5C8A" w:rsidRPr="00961A86" w:rsidRDefault="009C0B53" w:rsidP="00F507D2">
      <w:pPr>
        <w:ind w:left="567"/>
        <w:jc w:val="both"/>
        <w:rPr>
          <w:sz w:val="20"/>
          <w:szCs w:val="20"/>
          <w:lang w:val="es-CO"/>
        </w:rPr>
      </w:pPr>
      <w:r w:rsidRPr="00961A86">
        <w:rPr>
          <w:b/>
          <w:bCs/>
          <w:sz w:val="20"/>
          <w:szCs w:val="20"/>
          <w:lang w:val="es-CO"/>
        </w:rPr>
        <w:t>Responsabilidad SURA</w:t>
      </w:r>
    </w:p>
    <w:p w14:paraId="3DE1FF9E" w14:textId="53573FDC" w:rsidR="00CB5C8A" w:rsidRPr="00961A86" w:rsidRDefault="009C0B53" w:rsidP="00F507D2">
      <w:pPr>
        <w:ind w:left="567"/>
        <w:jc w:val="both"/>
        <w:rPr>
          <w:sz w:val="20"/>
          <w:szCs w:val="20"/>
          <w:lang w:val="es-CO"/>
        </w:rPr>
      </w:pPr>
      <w:r w:rsidRPr="00961A86">
        <w:rPr>
          <w:sz w:val="20"/>
          <w:szCs w:val="20"/>
          <w:lang w:val="es-CO"/>
        </w:rPr>
        <w:t>SURA será responsable de habilitar, financiar y mantener las condiciones de infraestructura y plataforma requeridas para la ejecución del Release 1.0, incluyendo:</w:t>
      </w:r>
    </w:p>
    <w:p w14:paraId="22181842" w14:textId="77777777" w:rsidR="00CB5C8A" w:rsidRPr="00961A86" w:rsidRDefault="009C0B53" w:rsidP="00F507D2">
      <w:pPr>
        <w:numPr>
          <w:ilvl w:val="0"/>
          <w:numId w:val="33"/>
        </w:numPr>
        <w:tabs>
          <w:tab w:val="clear" w:pos="720"/>
          <w:tab w:val="num" w:pos="927"/>
        </w:tabs>
        <w:ind w:left="1287"/>
        <w:jc w:val="both"/>
        <w:rPr>
          <w:sz w:val="20"/>
          <w:szCs w:val="20"/>
          <w:lang w:val="es-CO"/>
        </w:rPr>
      </w:pPr>
      <w:r w:rsidRPr="00961A86">
        <w:rPr>
          <w:sz w:val="20"/>
          <w:szCs w:val="20"/>
          <w:lang w:val="es-CO"/>
        </w:rPr>
        <w:t xml:space="preserve">SURA provee y financia la organización </w:t>
      </w:r>
      <w:r w:rsidRPr="00961A86">
        <w:rPr>
          <w:b/>
          <w:bCs/>
          <w:sz w:val="20"/>
          <w:szCs w:val="20"/>
          <w:lang w:val="es-CO"/>
        </w:rPr>
        <w:t>GCP</w:t>
      </w:r>
      <w:r w:rsidRPr="00961A86">
        <w:rPr>
          <w:sz w:val="20"/>
          <w:szCs w:val="20"/>
          <w:lang w:val="es-CO"/>
        </w:rPr>
        <w:t xml:space="preserve"> con los proyectos de desarrollo, pruebas y producción ya creados o con acceso para crearlos. </w:t>
      </w:r>
    </w:p>
    <w:p w14:paraId="116756E0" w14:textId="5539BC41" w:rsidR="00CB5C8A" w:rsidRPr="00961A86" w:rsidRDefault="009C0B53" w:rsidP="00F507D2">
      <w:pPr>
        <w:numPr>
          <w:ilvl w:val="0"/>
          <w:numId w:val="33"/>
        </w:numPr>
        <w:tabs>
          <w:tab w:val="clear" w:pos="720"/>
          <w:tab w:val="num" w:pos="927"/>
        </w:tabs>
        <w:ind w:left="1287"/>
        <w:jc w:val="both"/>
        <w:rPr>
          <w:sz w:val="20"/>
          <w:szCs w:val="20"/>
          <w:lang w:val="es-CO"/>
        </w:rPr>
      </w:pPr>
      <w:r w:rsidRPr="00961A86">
        <w:rPr>
          <w:sz w:val="20"/>
          <w:szCs w:val="20"/>
          <w:lang w:val="es-CO"/>
        </w:rPr>
        <w:t xml:space="preserve">SURA gestiona las cuotas, políticas organizacionales y habilitación de APIs de GCP requeridas por el proyecto. </w:t>
      </w:r>
    </w:p>
    <w:p w14:paraId="447C7A02" w14:textId="22F7E195" w:rsidR="00CB5C8A" w:rsidRPr="00961A86" w:rsidRDefault="009C0B53" w:rsidP="00F507D2">
      <w:pPr>
        <w:numPr>
          <w:ilvl w:val="0"/>
          <w:numId w:val="33"/>
        </w:numPr>
        <w:tabs>
          <w:tab w:val="clear" w:pos="720"/>
          <w:tab w:val="num" w:pos="927"/>
        </w:tabs>
        <w:ind w:left="1287"/>
        <w:jc w:val="both"/>
        <w:rPr>
          <w:sz w:val="20"/>
          <w:szCs w:val="20"/>
          <w:lang w:val="es-CO"/>
        </w:rPr>
      </w:pPr>
      <w:r w:rsidRPr="00961A86">
        <w:rPr>
          <w:sz w:val="20"/>
          <w:szCs w:val="20"/>
          <w:lang w:val="es-CO"/>
        </w:rPr>
        <w:t xml:space="preserve">Las licencias de </w:t>
      </w:r>
      <w:r w:rsidRPr="00961A86">
        <w:rPr>
          <w:b/>
          <w:bCs/>
          <w:sz w:val="20"/>
          <w:szCs w:val="20"/>
          <w:lang w:val="es-CO"/>
        </w:rPr>
        <w:t>Apigee</w:t>
      </w:r>
      <w:r w:rsidRPr="00961A86">
        <w:rPr>
          <w:sz w:val="20"/>
          <w:szCs w:val="20"/>
          <w:lang w:val="es-CO"/>
        </w:rPr>
        <w:t xml:space="preserve">, tier contratado, </w:t>
      </w:r>
      <w:r w:rsidRPr="00961A86">
        <w:rPr>
          <w:b/>
          <w:bCs/>
          <w:sz w:val="20"/>
          <w:szCs w:val="20"/>
          <w:lang w:val="es-CO"/>
        </w:rPr>
        <w:t>Colab Enterprise</w:t>
      </w:r>
      <w:r w:rsidRPr="00961A86">
        <w:rPr>
          <w:sz w:val="20"/>
          <w:szCs w:val="20"/>
          <w:lang w:val="es-CO"/>
        </w:rPr>
        <w:t xml:space="preserve">, </w:t>
      </w:r>
      <w:r w:rsidRPr="00961A86">
        <w:rPr>
          <w:b/>
          <w:bCs/>
          <w:sz w:val="20"/>
          <w:szCs w:val="20"/>
          <w:lang w:val="es-CO"/>
        </w:rPr>
        <w:t>Identity Platform</w:t>
      </w:r>
      <w:r w:rsidRPr="00961A86">
        <w:rPr>
          <w:sz w:val="20"/>
          <w:szCs w:val="20"/>
          <w:lang w:val="es-CO"/>
        </w:rPr>
        <w:t xml:space="preserve"> y </w:t>
      </w:r>
      <w:r w:rsidRPr="00961A86">
        <w:rPr>
          <w:b/>
          <w:bCs/>
          <w:sz w:val="20"/>
          <w:szCs w:val="20"/>
          <w:lang w:val="es-CO"/>
        </w:rPr>
        <w:t>Security Command Center</w:t>
      </w:r>
      <w:r w:rsidRPr="00961A86">
        <w:rPr>
          <w:sz w:val="20"/>
          <w:szCs w:val="20"/>
          <w:lang w:val="es-CO"/>
        </w:rPr>
        <w:t xml:space="preserve"> son responsabilidad de SURA. </w:t>
      </w:r>
    </w:p>
    <w:p w14:paraId="76618620" w14:textId="77777777" w:rsidR="00CB5C8A" w:rsidRPr="00961A86" w:rsidRDefault="009C0B53" w:rsidP="00F507D2">
      <w:pPr>
        <w:numPr>
          <w:ilvl w:val="0"/>
          <w:numId w:val="33"/>
        </w:numPr>
        <w:tabs>
          <w:tab w:val="clear" w:pos="720"/>
          <w:tab w:val="num" w:pos="927"/>
        </w:tabs>
        <w:ind w:left="1287"/>
        <w:jc w:val="both"/>
        <w:rPr>
          <w:sz w:val="20"/>
          <w:szCs w:val="20"/>
          <w:lang w:val="es-CO"/>
        </w:rPr>
      </w:pPr>
      <w:r w:rsidRPr="00961A86">
        <w:rPr>
          <w:sz w:val="20"/>
          <w:szCs w:val="20"/>
          <w:lang w:val="es-CO"/>
        </w:rPr>
        <w:t xml:space="preserve">SURA provee o aprueba los certificados </w:t>
      </w:r>
      <w:r w:rsidRPr="00961A86">
        <w:rPr>
          <w:b/>
          <w:bCs/>
          <w:sz w:val="20"/>
          <w:szCs w:val="20"/>
          <w:lang w:val="es-CO"/>
        </w:rPr>
        <w:t>TLS</w:t>
      </w:r>
      <w:r w:rsidRPr="00961A86">
        <w:rPr>
          <w:sz w:val="20"/>
          <w:szCs w:val="20"/>
          <w:lang w:val="es-CO"/>
        </w:rPr>
        <w:t xml:space="preserve">, dominios </w:t>
      </w:r>
      <w:r w:rsidRPr="00961A86">
        <w:rPr>
          <w:b/>
          <w:bCs/>
          <w:sz w:val="20"/>
          <w:szCs w:val="20"/>
          <w:lang w:val="es-CO"/>
        </w:rPr>
        <w:t>DNS</w:t>
      </w:r>
      <w:r w:rsidRPr="00961A86">
        <w:rPr>
          <w:sz w:val="20"/>
          <w:szCs w:val="20"/>
          <w:lang w:val="es-CO"/>
        </w:rPr>
        <w:t xml:space="preserve"> y configuración de red corporativa necesarios para la exposición de servicios. </w:t>
      </w:r>
    </w:p>
    <w:p w14:paraId="16636CF1" w14:textId="02D21829" w:rsidR="00CB5C8A" w:rsidRPr="00961A86" w:rsidRDefault="009C0B53" w:rsidP="00F507D2">
      <w:pPr>
        <w:numPr>
          <w:ilvl w:val="0"/>
          <w:numId w:val="33"/>
        </w:numPr>
        <w:tabs>
          <w:tab w:val="clear" w:pos="720"/>
          <w:tab w:val="num" w:pos="927"/>
        </w:tabs>
        <w:ind w:left="1287"/>
        <w:jc w:val="both"/>
        <w:rPr>
          <w:sz w:val="20"/>
          <w:szCs w:val="20"/>
          <w:lang w:val="es-CO"/>
        </w:rPr>
      </w:pPr>
      <w:commentRangeStart w:id="517"/>
      <w:commentRangeStart w:id="518"/>
      <w:commentRangeStart w:id="519"/>
      <w:commentRangeStart w:id="520"/>
      <w:r w:rsidRPr="00961A86">
        <w:rPr>
          <w:sz w:val="20"/>
          <w:szCs w:val="20"/>
          <w:lang w:val="es-CO"/>
        </w:rPr>
        <w:t xml:space="preserve">Los costos de consumo de infraestructura GCP, como </w:t>
      </w:r>
      <w:r w:rsidRPr="00961A86">
        <w:rPr>
          <w:b/>
          <w:bCs/>
          <w:sz w:val="20"/>
          <w:szCs w:val="20"/>
          <w:lang w:val="es-CO"/>
        </w:rPr>
        <w:t>Cloud Run, GKE, Cloud SQL, Storage, Pub/Sub</w:t>
      </w:r>
      <w:r w:rsidRPr="00961A86">
        <w:rPr>
          <w:sz w:val="20"/>
          <w:szCs w:val="20"/>
          <w:lang w:val="es-CO"/>
        </w:rPr>
        <w:t xml:space="preserve">, </w:t>
      </w:r>
      <w:r w:rsidR="6AA7E228" w:rsidRPr="00961A86">
        <w:rPr>
          <w:b/>
          <w:bCs/>
          <w:sz w:val="20"/>
          <w:szCs w:val="20"/>
          <w:lang w:val="es-CO"/>
        </w:rPr>
        <w:t>Gemini Enterpri</w:t>
      </w:r>
      <w:r w:rsidR="6CA7DB53" w:rsidRPr="00961A86">
        <w:rPr>
          <w:b/>
          <w:bCs/>
          <w:sz w:val="20"/>
          <w:szCs w:val="20"/>
          <w:lang w:val="es-CO"/>
        </w:rPr>
        <w:t>s</w:t>
      </w:r>
      <w:r w:rsidR="6AA7E228" w:rsidRPr="00961A86">
        <w:rPr>
          <w:b/>
          <w:bCs/>
          <w:sz w:val="20"/>
          <w:szCs w:val="20"/>
          <w:lang w:val="es-CO"/>
        </w:rPr>
        <w:t xml:space="preserve">e </w:t>
      </w:r>
      <w:r w:rsidRPr="00961A86">
        <w:rPr>
          <w:sz w:val="20"/>
          <w:szCs w:val="20"/>
          <w:lang w:val="es-CO"/>
        </w:rPr>
        <w:t xml:space="preserve">entre otros, corren por cuenta de SURA. </w:t>
      </w:r>
      <w:commentRangeEnd w:id="517"/>
      <w:r w:rsidR="00ED4E70" w:rsidRPr="00D60EAC">
        <w:rPr>
          <w:rStyle w:val="Refdecomentario"/>
          <w:sz w:val="20"/>
          <w:szCs w:val="20"/>
          <w:lang w:val="es-CO"/>
        </w:rPr>
        <w:commentReference w:id="517"/>
      </w:r>
      <w:commentRangeEnd w:id="518"/>
      <w:r w:rsidRPr="00D60EAC">
        <w:rPr>
          <w:rStyle w:val="Refdecomentario"/>
          <w:sz w:val="20"/>
          <w:szCs w:val="20"/>
          <w:lang w:val="es-CO"/>
        </w:rPr>
        <w:commentReference w:id="518"/>
      </w:r>
      <w:commentRangeEnd w:id="519"/>
      <w:r w:rsidRPr="00D60EAC">
        <w:rPr>
          <w:rStyle w:val="Refdecomentario"/>
          <w:sz w:val="20"/>
          <w:szCs w:val="20"/>
          <w:lang w:val="es-CO"/>
        </w:rPr>
        <w:commentReference w:id="519"/>
      </w:r>
      <w:commentRangeEnd w:id="520"/>
      <w:r w:rsidRPr="00D60EAC">
        <w:rPr>
          <w:rStyle w:val="Refdecomentario"/>
          <w:sz w:val="20"/>
          <w:szCs w:val="20"/>
          <w:lang w:val="es-CO"/>
        </w:rPr>
        <w:commentReference w:id="520"/>
      </w:r>
      <w:r w:rsidR="00D60EAC" w:rsidRPr="00D60EAC">
        <w:rPr>
          <w:sz w:val="20"/>
          <w:szCs w:val="20"/>
          <w:lang w:val="es-CO"/>
        </w:rPr>
        <w:t>NTT será responsable de aplicar prácticas de FinOps sobre los recursos implementados dentro del alcance del proyecto, incluyendo la estimación inicial de consumo, definición de sizing y configuración recomendada, solicitud y justificación de habilitación de recursos, definición de presupuestos y alertas, etiquetado y trazabilidad de costos, seguimiento periódico del consumo, identificación de desviaciones y oportunidades de optimización, y recomendaciones de ajuste sobre los recursos utilizados.</w:t>
      </w:r>
    </w:p>
    <w:p w14:paraId="0E2C1D8F" w14:textId="53ED5122" w:rsidR="080DD34A" w:rsidRPr="00CF0C41" w:rsidRDefault="080DD34A" w:rsidP="00F507D2">
      <w:pPr>
        <w:numPr>
          <w:ilvl w:val="0"/>
          <w:numId w:val="33"/>
        </w:numPr>
        <w:tabs>
          <w:tab w:val="clear" w:pos="720"/>
          <w:tab w:val="num" w:pos="1512"/>
        </w:tabs>
        <w:ind w:left="1287"/>
        <w:jc w:val="both"/>
        <w:rPr>
          <w:lang w:val="es-CO"/>
        </w:rPr>
      </w:pPr>
      <w:r w:rsidRPr="5467B38B">
        <w:rPr>
          <w:sz w:val="20"/>
          <w:szCs w:val="20"/>
          <w:lang w:val="es-CO"/>
        </w:rPr>
        <w:t xml:space="preserve">SURA será responsable del aprovisionamiento y administración de la organización GCP, landing zone, proyectos, políticas organizacionales, licencias y accesos corporativos. NTT DATA será responsable de producir las especificaciones, módulos IaC y configuraciones de aplicación, así como de acompañar y validar la implementación ejecutada por SURA. </w:t>
      </w:r>
    </w:p>
    <w:p w14:paraId="274B4E2F" w14:textId="24E2D583" w:rsidR="1CD7C9EB" w:rsidRDefault="1CD7C9EB" w:rsidP="00F507D2">
      <w:pPr>
        <w:numPr>
          <w:ilvl w:val="0"/>
          <w:numId w:val="33"/>
        </w:numPr>
        <w:tabs>
          <w:tab w:val="clear" w:pos="720"/>
          <w:tab w:val="num" w:pos="1512"/>
        </w:tabs>
        <w:ind w:left="1287"/>
        <w:jc w:val="both"/>
        <w:rPr>
          <w:sz w:val="20"/>
          <w:szCs w:val="20"/>
          <w:lang w:val="es-CO"/>
        </w:rPr>
      </w:pPr>
      <w:r w:rsidRPr="7DC90AE2">
        <w:rPr>
          <w:sz w:val="20"/>
          <w:szCs w:val="20"/>
          <w:lang w:val="es-CO"/>
        </w:rPr>
        <w:t xml:space="preserve">SURA se encarga de la operación de las </w:t>
      </w:r>
      <w:r w:rsidR="70F05494" w:rsidRPr="066664CB">
        <w:rPr>
          <w:sz w:val="20"/>
          <w:szCs w:val="20"/>
          <w:lang w:val="es-CO"/>
        </w:rPr>
        <w:t>prácticas</w:t>
      </w:r>
      <w:r w:rsidRPr="7DC90AE2">
        <w:rPr>
          <w:sz w:val="20"/>
          <w:szCs w:val="20"/>
          <w:lang w:val="es-CO"/>
        </w:rPr>
        <w:t xml:space="preserve"> de DevOps que establece como estándar de uso para los proyectos de tecnología.</w:t>
      </w:r>
    </w:p>
    <w:p w14:paraId="32EEF5BE" w14:textId="6D545B7C" w:rsidR="1CD7C9EB" w:rsidRDefault="1CD7C9EB" w:rsidP="00F507D2">
      <w:pPr>
        <w:numPr>
          <w:ilvl w:val="0"/>
          <w:numId w:val="33"/>
        </w:numPr>
        <w:tabs>
          <w:tab w:val="clear" w:pos="720"/>
          <w:tab w:val="num" w:pos="1512"/>
        </w:tabs>
        <w:ind w:left="1287"/>
        <w:jc w:val="both"/>
        <w:rPr>
          <w:sz w:val="20"/>
          <w:szCs w:val="20"/>
          <w:lang w:val="es-CO"/>
        </w:rPr>
      </w:pPr>
      <w:r w:rsidRPr="24212DDF">
        <w:rPr>
          <w:sz w:val="20"/>
          <w:szCs w:val="20"/>
          <w:lang w:val="es-CO"/>
        </w:rPr>
        <w:t xml:space="preserve">SURA implementa </w:t>
      </w:r>
      <w:r w:rsidR="52B2BBE3" w:rsidRPr="24212DDF">
        <w:rPr>
          <w:sz w:val="20"/>
          <w:szCs w:val="20"/>
          <w:lang w:val="es-CO"/>
        </w:rPr>
        <w:t>las configurac</w:t>
      </w:r>
      <w:r w:rsidR="00F36600">
        <w:rPr>
          <w:sz w:val="20"/>
          <w:szCs w:val="20"/>
          <w:lang w:val="es-CO"/>
        </w:rPr>
        <w:t>i</w:t>
      </w:r>
      <w:r w:rsidR="52B2BBE3" w:rsidRPr="24212DDF">
        <w:rPr>
          <w:sz w:val="20"/>
          <w:szCs w:val="20"/>
          <w:lang w:val="es-CO"/>
        </w:rPr>
        <w:t xml:space="preserve">ones para la integración de </w:t>
      </w:r>
      <w:r w:rsidR="52B2BBE3" w:rsidRPr="390A3B0C">
        <w:rPr>
          <w:sz w:val="20"/>
          <w:szCs w:val="20"/>
          <w:lang w:val="es-CO"/>
        </w:rPr>
        <w:t>Dynatrace en los procesos de observabilidad (</w:t>
      </w:r>
      <w:r w:rsidR="52B2BBE3" w:rsidRPr="305AFF91">
        <w:rPr>
          <w:sz w:val="20"/>
          <w:szCs w:val="20"/>
          <w:lang w:val="es-CO"/>
        </w:rPr>
        <w:t>dashboards y SLO</w:t>
      </w:r>
      <w:r w:rsidR="52B2BBE3" w:rsidRPr="066664CB">
        <w:rPr>
          <w:sz w:val="20"/>
          <w:szCs w:val="20"/>
          <w:lang w:val="es-CO"/>
        </w:rPr>
        <w:t>)</w:t>
      </w:r>
      <w:r w:rsidR="7050C27D" w:rsidRPr="066664CB">
        <w:rPr>
          <w:sz w:val="20"/>
          <w:szCs w:val="20"/>
          <w:lang w:val="es-CO"/>
        </w:rPr>
        <w:t>.</w:t>
      </w:r>
    </w:p>
    <w:p w14:paraId="4CC07301" w14:textId="4DF0D32B" w:rsidR="00CB5C8A" w:rsidRPr="00961A86" w:rsidRDefault="009C0B53" w:rsidP="00AB2F00">
      <w:pPr>
        <w:pStyle w:val="Ttulo3"/>
        <w:ind w:left="1440"/>
        <w:rPr>
          <w:lang w:val="es-CO"/>
        </w:rPr>
      </w:pPr>
      <w:bookmarkStart w:id="521" w:name="_Toc240576132"/>
      <w:r w:rsidRPr="00961A86">
        <w:rPr>
          <w:lang w:val="es-CO"/>
        </w:rPr>
        <w:t>Accesos y gobierno</w:t>
      </w:r>
      <w:bookmarkEnd w:id="521"/>
    </w:p>
    <w:p w14:paraId="789D75D3" w14:textId="77777777" w:rsidR="00961A86" w:rsidRDefault="00961A86" w:rsidP="00AB2F00">
      <w:pPr>
        <w:ind w:left="1152"/>
        <w:jc w:val="both"/>
        <w:rPr>
          <w:b/>
          <w:bCs/>
          <w:lang w:val="es-CO"/>
        </w:rPr>
      </w:pPr>
    </w:p>
    <w:p w14:paraId="0E08C3E9" w14:textId="3DB8E106" w:rsidR="00CB5C8A" w:rsidRPr="00CB5C8A" w:rsidRDefault="009C0B53" w:rsidP="00AB2F00">
      <w:pPr>
        <w:ind w:left="1152"/>
        <w:jc w:val="both"/>
        <w:rPr>
          <w:lang w:val="es-CO"/>
        </w:rPr>
      </w:pPr>
      <w:r w:rsidRPr="00CB5C8A">
        <w:rPr>
          <w:b/>
          <w:bCs/>
          <w:lang w:val="es-CO"/>
        </w:rPr>
        <w:t>Responsabilidad SURA</w:t>
      </w:r>
    </w:p>
    <w:p w14:paraId="01506D42" w14:textId="77777777" w:rsidR="00CB5C8A" w:rsidRPr="00CB5C8A" w:rsidRDefault="009C0B53" w:rsidP="00AB2F00">
      <w:pPr>
        <w:ind w:left="1152"/>
        <w:jc w:val="both"/>
        <w:rPr>
          <w:lang w:val="es-CO"/>
        </w:rPr>
      </w:pPr>
      <w:r w:rsidRPr="00CB5C8A">
        <w:rPr>
          <w:lang w:val="es-CO"/>
        </w:rPr>
        <w:t>SURA será responsable de garantizar los accesos, aprobaciones y mecanismos de gobierno requeridos para evitar bloqueos durante la ejecución del proyecto.</w:t>
      </w:r>
    </w:p>
    <w:p w14:paraId="057C2584" w14:textId="000E6FB1" w:rsidR="00CB5C8A" w:rsidRPr="00CB5C8A" w:rsidRDefault="009C0B53" w:rsidP="00AB2F00">
      <w:pPr>
        <w:numPr>
          <w:ilvl w:val="0"/>
          <w:numId w:val="34"/>
        </w:numPr>
        <w:tabs>
          <w:tab w:val="clear" w:pos="720"/>
          <w:tab w:val="num" w:pos="1512"/>
        </w:tabs>
        <w:ind w:left="1872"/>
        <w:jc w:val="both"/>
        <w:rPr>
          <w:lang w:val="es-CO"/>
        </w:rPr>
      </w:pPr>
      <w:r w:rsidRPr="00CB5C8A">
        <w:rPr>
          <w:lang w:val="es-CO"/>
        </w:rPr>
        <w:t xml:space="preserve">SURA otorga al equipo consultor los roles </w:t>
      </w:r>
      <w:r w:rsidRPr="00CB5C8A">
        <w:rPr>
          <w:b/>
          <w:bCs/>
          <w:lang w:val="es-CO"/>
        </w:rPr>
        <w:t>IAM mínimos necesarios</w:t>
      </w:r>
      <w:r w:rsidRPr="00CB5C8A">
        <w:rPr>
          <w:lang w:val="es-CO"/>
        </w:rPr>
        <w:t xml:space="preserve"> para implementar, desplegar y verificar cada componente en los tres ambientes. </w:t>
      </w:r>
    </w:p>
    <w:p w14:paraId="06B7F6B3" w14:textId="77777777" w:rsidR="00CB5C8A" w:rsidRPr="00CB5C8A" w:rsidRDefault="009C0B53" w:rsidP="00AB2F00">
      <w:pPr>
        <w:numPr>
          <w:ilvl w:val="0"/>
          <w:numId w:val="34"/>
        </w:numPr>
        <w:tabs>
          <w:tab w:val="clear" w:pos="720"/>
          <w:tab w:val="num" w:pos="1512"/>
        </w:tabs>
        <w:ind w:left="1872"/>
        <w:jc w:val="both"/>
        <w:rPr>
          <w:lang w:val="es-CO"/>
        </w:rPr>
      </w:pPr>
      <w:r w:rsidRPr="00CB5C8A">
        <w:rPr>
          <w:lang w:val="es-CO"/>
        </w:rPr>
        <w:lastRenderedPageBreak/>
        <w:t xml:space="preserve">Los accesos se gestionan con tiempos de respuesta no mayores a </w:t>
      </w:r>
      <w:r w:rsidRPr="00CB5C8A">
        <w:rPr>
          <w:b/>
          <w:bCs/>
          <w:lang w:val="es-CO"/>
        </w:rPr>
        <w:t>2 días hábiles</w:t>
      </w:r>
      <w:r w:rsidRPr="00CB5C8A">
        <w:rPr>
          <w:lang w:val="es-CO"/>
        </w:rPr>
        <w:t xml:space="preserve"> para no bloquear la ejecución. </w:t>
      </w:r>
    </w:p>
    <w:p w14:paraId="5A7FE369" w14:textId="44DF77CC" w:rsidR="00CB5C8A" w:rsidRPr="00CB5C8A" w:rsidRDefault="009C0B53" w:rsidP="00AB2F00">
      <w:pPr>
        <w:numPr>
          <w:ilvl w:val="0"/>
          <w:numId w:val="34"/>
        </w:numPr>
        <w:tabs>
          <w:tab w:val="clear" w:pos="720"/>
          <w:tab w:val="num" w:pos="1512"/>
        </w:tabs>
        <w:ind w:left="1872"/>
        <w:jc w:val="both"/>
        <w:rPr>
          <w:lang w:val="es-CO"/>
        </w:rPr>
      </w:pPr>
      <w:r w:rsidRPr="00CB5C8A">
        <w:rPr>
          <w:lang w:val="es-CO"/>
        </w:rPr>
        <w:t xml:space="preserve">SURA designa interlocutores técnicos con disponibilidad para validar decisiones de arquitectura, seguridad y gobierno corporativo en un plazo máximo de </w:t>
      </w:r>
      <w:r w:rsidRPr="00CB5C8A">
        <w:rPr>
          <w:b/>
          <w:bCs/>
          <w:lang w:val="es-CO"/>
        </w:rPr>
        <w:t>3 días hábiles</w:t>
      </w:r>
      <w:r w:rsidRPr="00CB5C8A">
        <w:rPr>
          <w:lang w:val="es-CO"/>
        </w:rPr>
        <w:t xml:space="preserve">. </w:t>
      </w:r>
    </w:p>
    <w:p w14:paraId="77441E6C" w14:textId="4C03A42D" w:rsidR="00CB5C8A" w:rsidRDefault="009C0B53" w:rsidP="00AB2F00">
      <w:pPr>
        <w:numPr>
          <w:ilvl w:val="0"/>
          <w:numId w:val="34"/>
        </w:numPr>
        <w:tabs>
          <w:tab w:val="clear" w:pos="720"/>
          <w:tab w:val="num" w:pos="1512"/>
        </w:tabs>
        <w:ind w:left="1872"/>
        <w:jc w:val="both"/>
        <w:rPr>
          <w:lang w:val="es-CO"/>
        </w:rPr>
      </w:pPr>
      <w:r w:rsidRPr="00CB5C8A">
        <w:rPr>
          <w:lang w:val="es-CO"/>
        </w:rPr>
        <w:t xml:space="preserve">Las aprobaciones de </w:t>
      </w:r>
      <w:r w:rsidRPr="00CB5C8A">
        <w:rPr>
          <w:b/>
          <w:bCs/>
          <w:lang w:val="es-CO"/>
        </w:rPr>
        <w:t>ADRs, threat model y postura de seguridad</w:t>
      </w:r>
      <w:r w:rsidRPr="00CB5C8A">
        <w:rPr>
          <w:lang w:val="es-CO"/>
        </w:rPr>
        <w:t xml:space="preserve"> requieren firma de un responsable designado por SURA antes de continuar la fase siguiente. </w:t>
      </w:r>
    </w:p>
    <w:p w14:paraId="12B00E1E" w14:textId="77777777" w:rsidR="00961A86" w:rsidRPr="00CB5C8A" w:rsidRDefault="00961A86" w:rsidP="00AB2F00">
      <w:pPr>
        <w:tabs>
          <w:tab w:val="num" w:pos="1152"/>
        </w:tabs>
        <w:ind w:left="720"/>
        <w:jc w:val="both"/>
        <w:rPr>
          <w:lang w:val="es-CO"/>
        </w:rPr>
      </w:pPr>
    </w:p>
    <w:p w14:paraId="166248C1" w14:textId="164FF313" w:rsidR="00CB5C8A" w:rsidRPr="00944750" w:rsidRDefault="009C0B53" w:rsidP="00AB2F00">
      <w:pPr>
        <w:pStyle w:val="Ttulo3"/>
        <w:ind w:left="1440"/>
        <w:rPr>
          <w:lang w:val="es-CO"/>
        </w:rPr>
      </w:pPr>
      <w:r w:rsidRPr="00944750">
        <w:rPr>
          <w:lang w:val="es-CO"/>
        </w:rPr>
        <w:t xml:space="preserve"> </w:t>
      </w:r>
      <w:bookmarkStart w:id="522" w:name="_Toc240576133"/>
      <w:r w:rsidRPr="00944750">
        <w:rPr>
          <w:lang w:val="es-CO"/>
        </w:rPr>
        <w:t>Integraciones y dependencias externas</w:t>
      </w:r>
      <w:bookmarkEnd w:id="522"/>
    </w:p>
    <w:p w14:paraId="538DE230" w14:textId="42BE3C5F" w:rsidR="00CB5C8A" w:rsidRPr="00FF13D4" w:rsidRDefault="009C0B53" w:rsidP="00AB2F00">
      <w:pPr>
        <w:ind w:left="1440"/>
        <w:jc w:val="both"/>
        <w:rPr>
          <w:sz w:val="20"/>
          <w:szCs w:val="20"/>
          <w:lang w:val="es-CO"/>
        </w:rPr>
      </w:pPr>
      <w:r w:rsidRPr="00FF13D4">
        <w:rPr>
          <w:sz w:val="20"/>
          <w:szCs w:val="20"/>
          <w:lang w:val="es-CO"/>
        </w:rPr>
        <w:t>Las integraciones y dependencias externas deberán ser gestionadas de forma coordinada entre SURA, NTT DATA y los equipos o proveedores responsables de los sistemas involucrados.</w:t>
      </w:r>
    </w:p>
    <w:p w14:paraId="052B2F9F" w14:textId="7821F5B4" w:rsidR="00CB5C8A" w:rsidRPr="00FF13D4" w:rsidRDefault="009C0B53" w:rsidP="00AB2F00">
      <w:pPr>
        <w:numPr>
          <w:ilvl w:val="0"/>
          <w:numId w:val="35"/>
        </w:numPr>
        <w:tabs>
          <w:tab w:val="clear" w:pos="720"/>
          <w:tab w:val="num" w:pos="1800"/>
        </w:tabs>
        <w:ind w:left="2160"/>
        <w:jc w:val="both"/>
        <w:rPr>
          <w:sz w:val="20"/>
          <w:szCs w:val="20"/>
          <w:lang w:val="es-CO"/>
        </w:rPr>
      </w:pPr>
      <w:r w:rsidRPr="00FF13D4">
        <w:rPr>
          <w:sz w:val="20"/>
          <w:szCs w:val="20"/>
          <w:lang w:val="es-CO"/>
        </w:rPr>
        <w:t xml:space="preserve">Las integraciones con sistemas de SURA </w:t>
      </w:r>
      <w:commentRangeStart w:id="523"/>
      <w:commentRangeStart w:id="524"/>
      <w:commentRangeStart w:id="525"/>
      <w:r w:rsidRPr="00FF13D4">
        <w:rPr>
          <w:sz w:val="20"/>
          <w:szCs w:val="20"/>
          <w:lang w:val="es-CO"/>
        </w:rPr>
        <w:t>fuera del alcance explícito</w:t>
      </w:r>
      <w:commentRangeEnd w:id="523"/>
      <w:r w:rsidR="00ED4E70">
        <w:rPr>
          <w:rStyle w:val="Refdecomentario"/>
          <w:sz w:val="20"/>
          <w:szCs w:val="20"/>
          <w:lang w:val="es-CO"/>
        </w:rPr>
        <w:commentReference w:id="523"/>
      </w:r>
      <w:commentRangeEnd w:id="524"/>
      <w:r>
        <w:rPr>
          <w:rStyle w:val="Refdecomentario"/>
          <w:sz w:val="20"/>
          <w:szCs w:val="20"/>
          <w:lang w:val="es-CO"/>
        </w:rPr>
        <w:commentReference w:id="524"/>
      </w:r>
      <w:commentRangeEnd w:id="525"/>
      <w:r>
        <w:rPr>
          <w:rStyle w:val="Refdecomentario"/>
          <w:sz w:val="20"/>
          <w:szCs w:val="20"/>
          <w:lang w:val="es-CO"/>
        </w:rPr>
        <w:commentReference w:id="525"/>
      </w:r>
      <w:r w:rsidR="00D0672F">
        <w:rPr>
          <w:sz w:val="20"/>
          <w:szCs w:val="20"/>
          <w:lang w:val="es-CO"/>
        </w:rPr>
        <w:t xml:space="preserve"> en el capítulo </w:t>
      </w:r>
      <w:r w:rsidR="0076098F" w:rsidRPr="0076098F">
        <w:rPr>
          <w:sz w:val="20"/>
          <w:szCs w:val="20"/>
          <w:lang w:val="es-CO"/>
        </w:rPr>
        <w:t>Integración de fuentes de información de salud</w:t>
      </w:r>
      <w:r w:rsidR="0076098F">
        <w:rPr>
          <w:sz w:val="20"/>
          <w:szCs w:val="20"/>
          <w:lang w:val="es-CO"/>
        </w:rPr>
        <w:t>.</w:t>
      </w:r>
    </w:p>
    <w:p w14:paraId="64CE949E" w14:textId="16FE06F3" w:rsidR="00CB5C8A" w:rsidRPr="00FF13D4" w:rsidRDefault="009C0B53" w:rsidP="00AB2F00">
      <w:pPr>
        <w:numPr>
          <w:ilvl w:val="1"/>
          <w:numId w:val="37"/>
        </w:numPr>
        <w:ind w:left="2160"/>
        <w:jc w:val="both"/>
        <w:rPr>
          <w:sz w:val="20"/>
          <w:szCs w:val="20"/>
          <w:lang w:val="es-CO"/>
        </w:rPr>
      </w:pPr>
      <w:r w:rsidRPr="00FF13D4">
        <w:rPr>
          <w:sz w:val="20"/>
          <w:szCs w:val="20"/>
          <w:lang w:val="es-CO"/>
        </w:rPr>
        <w:t xml:space="preserve">NTT DATA define los contratos de API hacia sistemas externos; la implementación del lado del sistema externo es responsabilidad de SURA o del proveedor respectivo. </w:t>
      </w:r>
    </w:p>
    <w:p w14:paraId="321D043E" w14:textId="77777777" w:rsidR="00CB5C8A" w:rsidRPr="00FF13D4" w:rsidRDefault="009C0B53" w:rsidP="00AB2F00">
      <w:pPr>
        <w:numPr>
          <w:ilvl w:val="1"/>
          <w:numId w:val="37"/>
        </w:numPr>
        <w:ind w:left="2160"/>
        <w:jc w:val="both"/>
        <w:rPr>
          <w:sz w:val="20"/>
          <w:szCs w:val="20"/>
          <w:lang w:val="es-CO"/>
        </w:rPr>
      </w:pPr>
      <w:r w:rsidRPr="00FF13D4">
        <w:rPr>
          <w:sz w:val="20"/>
          <w:szCs w:val="20"/>
          <w:lang w:val="es-CO"/>
        </w:rPr>
        <w:t xml:space="preserve">El contenido clínico, vocabularios terminológicos y datos OMOP son provistos por SURA; NTT DATA cubre únicamente la infraestructura de despliegue y exposición de la API terminológica. </w:t>
      </w:r>
    </w:p>
    <w:p w14:paraId="266EBBB9" w14:textId="50B3096E" w:rsidR="00F36600" w:rsidRDefault="0056596F" w:rsidP="0056596F">
      <w:pPr>
        <w:numPr>
          <w:ilvl w:val="1"/>
          <w:numId w:val="37"/>
        </w:numPr>
        <w:ind w:left="2160"/>
        <w:jc w:val="both"/>
        <w:rPr>
          <w:sz w:val="20"/>
          <w:szCs w:val="20"/>
          <w:lang w:val="es-CO"/>
        </w:rPr>
      </w:pPr>
      <w:r w:rsidRPr="0056596F">
        <w:rPr>
          <w:sz w:val="20"/>
          <w:szCs w:val="20"/>
          <w:lang w:val="es-CO"/>
        </w:rPr>
        <w:t>SURA será responsable de habilitar el acceso autorizado a la información real requerida para las validaciones y de definir los lineamientos corporativos de privacidad, seguridad y tratamiento de datos aplicables, mientras que NTT DATA será responsable de diseñar, implementar, integrar y validar los mecanismos de protección requeridos dentro de los flujos del MVP</w:t>
      </w:r>
      <w:r>
        <w:rPr>
          <w:sz w:val="20"/>
          <w:szCs w:val="20"/>
          <w:lang w:val="es-CO"/>
        </w:rPr>
        <w:t xml:space="preserve"> </w:t>
      </w:r>
      <w:r w:rsidRPr="0056596F">
        <w:rPr>
          <w:sz w:val="20"/>
          <w:szCs w:val="20"/>
          <w:lang w:val="es-CO"/>
        </w:rPr>
        <w:t xml:space="preserve">incluyendo anonimización, pseudonimización, enmascaramiento u otras técnicas de desidentificación según el propósito de uso, garantizando su aplicación en los ambientes de desarrollo, laboratorio/pruebas y producción de acuerdo con las condiciones de cada caso de uso, así como la generación de las evidencias necesarias para su aceptación; adicionalmente, NTT DATA </w:t>
      </w:r>
      <w:r w:rsidR="0056297F">
        <w:rPr>
          <w:sz w:val="20"/>
          <w:szCs w:val="20"/>
          <w:lang w:val="es-CO"/>
        </w:rPr>
        <w:t xml:space="preserve">asegurará </w:t>
      </w:r>
      <w:r w:rsidRPr="0056596F">
        <w:rPr>
          <w:sz w:val="20"/>
          <w:szCs w:val="20"/>
          <w:lang w:val="es-CO"/>
        </w:rPr>
        <w:t>la generación del dataset sintético OMOP requerido para las pruebas del MVP</w:t>
      </w:r>
      <w:r w:rsidR="008C5A16">
        <w:rPr>
          <w:sz w:val="20"/>
          <w:szCs w:val="20"/>
          <w:lang w:val="es-CO"/>
        </w:rPr>
        <w:t>.</w:t>
      </w:r>
    </w:p>
    <w:p w14:paraId="71B748A4" w14:textId="77777777" w:rsidR="00EE2DAB" w:rsidRDefault="00EE2DAB" w:rsidP="00EE2DAB">
      <w:pPr>
        <w:jc w:val="both"/>
        <w:rPr>
          <w:sz w:val="20"/>
          <w:szCs w:val="20"/>
          <w:lang w:val="es-CO"/>
        </w:rPr>
      </w:pPr>
    </w:p>
    <w:p w14:paraId="6133A465" w14:textId="77777777" w:rsidR="00EE2DAB" w:rsidRDefault="00EE2DAB" w:rsidP="00EE2DAB">
      <w:pPr>
        <w:jc w:val="both"/>
        <w:rPr>
          <w:sz w:val="20"/>
          <w:szCs w:val="20"/>
          <w:lang w:val="es-CO"/>
        </w:rPr>
      </w:pPr>
    </w:p>
    <w:p w14:paraId="6E472A0B" w14:textId="77777777" w:rsidR="00EE2DAB" w:rsidRPr="00FF13D4" w:rsidRDefault="00EE2DAB" w:rsidP="00EE2DAB">
      <w:pPr>
        <w:jc w:val="both"/>
        <w:rPr>
          <w:sz w:val="20"/>
          <w:szCs w:val="20"/>
          <w:lang w:val="es-CO"/>
        </w:rPr>
      </w:pPr>
    </w:p>
    <w:p w14:paraId="3BA16796" w14:textId="0377EC07" w:rsidR="00CB5C8A" w:rsidRPr="00CB5C8A" w:rsidRDefault="00CB5C8A" w:rsidP="00AB2F00">
      <w:pPr>
        <w:ind w:left="720"/>
        <w:jc w:val="both"/>
        <w:rPr>
          <w:lang w:val="es-CO"/>
        </w:rPr>
      </w:pPr>
    </w:p>
    <w:p w14:paraId="3A0FACE6" w14:textId="790F5BB3" w:rsidR="00CB5C8A" w:rsidRDefault="009C0B53" w:rsidP="00AB2F00">
      <w:pPr>
        <w:pStyle w:val="Ttulo3"/>
        <w:ind w:left="1440"/>
        <w:rPr>
          <w:lang w:val="es-CO"/>
        </w:rPr>
      </w:pPr>
      <w:bookmarkStart w:id="527" w:name="_Toc240576134"/>
      <w:r w:rsidRPr="00CB5C8A">
        <w:rPr>
          <w:lang w:val="es-CO"/>
        </w:rPr>
        <w:lastRenderedPageBreak/>
        <w:t>Alcance de la consultoría NTT DATA</w:t>
      </w:r>
      <w:bookmarkEnd w:id="527"/>
    </w:p>
    <w:p w14:paraId="6981B9BF" w14:textId="77777777" w:rsidR="009032CD" w:rsidRPr="009032CD" w:rsidRDefault="009032CD" w:rsidP="00AB2F00">
      <w:pPr>
        <w:ind w:left="720"/>
        <w:rPr>
          <w:lang w:val="es-CO"/>
        </w:rPr>
      </w:pPr>
    </w:p>
    <w:p w14:paraId="0668D15E" w14:textId="42BE7A4C" w:rsidR="00CB5C8A" w:rsidRPr="00FF13D4" w:rsidRDefault="009C0B53" w:rsidP="00AB2F00">
      <w:pPr>
        <w:ind w:left="1080"/>
        <w:jc w:val="both"/>
        <w:rPr>
          <w:sz w:val="20"/>
          <w:szCs w:val="20"/>
          <w:lang w:val="es-CO"/>
        </w:rPr>
      </w:pPr>
      <w:r w:rsidRPr="00FF13D4">
        <w:rPr>
          <w:sz w:val="20"/>
          <w:szCs w:val="20"/>
          <w:lang w:val="es-CO"/>
        </w:rPr>
        <w:t>El alcance de NTT DATA se concentra en la consultoría técnica, diseño, implementación y entrega de los componentes definidos para el Release 1.0, de acuerdo con el backlog aprobado.</w:t>
      </w:r>
    </w:p>
    <w:p w14:paraId="7E34C681" w14:textId="5A95BBC0" w:rsidR="00CB5C8A" w:rsidRPr="00FF13D4" w:rsidRDefault="009C0B53" w:rsidP="00AB2F00">
      <w:pPr>
        <w:numPr>
          <w:ilvl w:val="0"/>
          <w:numId w:val="36"/>
        </w:numPr>
        <w:tabs>
          <w:tab w:val="clear" w:pos="720"/>
          <w:tab w:val="num" w:pos="1440"/>
        </w:tabs>
        <w:ind w:left="1800"/>
        <w:jc w:val="both"/>
        <w:rPr>
          <w:sz w:val="20"/>
          <w:szCs w:val="20"/>
          <w:lang w:val="es-CO"/>
        </w:rPr>
      </w:pPr>
      <w:r w:rsidRPr="00FF13D4">
        <w:rPr>
          <w:sz w:val="20"/>
          <w:szCs w:val="20"/>
          <w:lang w:val="es-CO"/>
        </w:rPr>
        <w:t xml:space="preserve">NTT DATA entrega diseño arquitectural, implementación de plataforma, APIs, microservicios, controles de seguridad, </w:t>
      </w:r>
      <w:r w:rsidRPr="00FF13D4">
        <w:rPr>
          <w:b/>
          <w:bCs/>
          <w:sz w:val="20"/>
          <w:szCs w:val="20"/>
          <w:lang w:val="es-CO"/>
        </w:rPr>
        <w:t>CI/CD</w:t>
      </w:r>
      <w:r w:rsidRPr="00FF13D4">
        <w:rPr>
          <w:sz w:val="20"/>
          <w:szCs w:val="20"/>
          <w:lang w:val="es-CO"/>
        </w:rPr>
        <w:t xml:space="preserve"> y </w:t>
      </w:r>
      <w:commentRangeStart w:id="528"/>
      <w:commentRangeStart w:id="529"/>
      <w:r w:rsidRPr="00FF13D4">
        <w:rPr>
          <w:sz w:val="20"/>
          <w:szCs w:val="20"/>
          <w:lang w:val="es-CO"/>
        </w:rPr>
        <w:t xml:space="preserve">documentación operativa </w:t>
      </w:r>
      <w:commentRangeEnd w:id="528"/>
      <w:r w:rsidR="00ED4E70">
        <w:rPr>
          <w:rStyle w:val="Refdecomentario"/>
          <w:sz w:val="20"/>
          <w:szCs w:val="20"/>
          <w:lang w:val="es-CO"/>
        </w:rPr>
        <w:commentReference w:id="528"/>
      </w:r>
      <w:commentRangeEnd w:id="529"/>
      <w:r>
        <w:rPr>
          <w:rStyle w:val="Refdecomentario"/>
          <w:sz w:val="20"/>
          <w:szCs w:val="20"/>
          <w:lang w:val="es-CO"/>
        </w:rPr>
        <w:commentReference w:id="529"/>
      </w:r>
      <w:r w:rsidR="00566F31">
        <w:rPr>
          <w:sz w:val="20"/>
          <w:szCs w:val="20"/>
          <w:lang w:val="es-CO"/>
        </w:rPr>
        <w:t>y técnica</w:t>
      </w:r>
      <w:r w:rsidRPr="00FF13D4">
        <w:rPr>
          <w:sz w:val="20"/>
          <w:szCs w:val="20"/>
          <w:lang w:val="es-CO"/>
        </w:rPr>
        <w:t xml:space="preserve"> según el backlog acordado. </w:t>
      </w:r>
    </w:p>
    <w:p w14:paraId="49B04E61" w14:textId="77777777" w:rsidR="00CB5C8A" w:rsidRPr="00FF13D4" w:rsidRDefault="009C0B53" w:rsidP="00AB2F00">
      <w:pPr>
        <w:numPr>
          <w:ilvl w:val="0"/>
          <w:numId w:val="36"/>
        </w:numPr>
        <w:tabs>
          <w:tab w:val="clear" w:pos="720"/>
          <w:tab w:val="num" w:pos="1440"/>
        </w:tabs>
        <w:ind w:left="1800"/>
        <w:jc w:val="both"/>
        <w:rPr>
          <w:sz w:val="20"/>
          <w:szCs w:val="20"/>
          <w:lang w:val="es-CO"/>
        </w:rPr>
      </w:pPr>
      <w:r w:rsidRPr="00FF13D4">
        <w:rPr>
          <w:sz w:val="20"/>
          <w:szCs w:val="20"/>
          <w:lang w:val="es-CO"/>
        </w:rPr>
        <w:t xml:space="preserve">La consultoría no incluye soporte operativo post-go-live ni administración continua de la plataforma; se entrega documentación operativa, como </w:t>
      </w:r>
      <w:r w:rsidRPr="00FF13D4">
        <w:rPr>
          <w:b/>
          <w:bCs/>
          <w:sz w:val="20"/>
          <w:szCs w:val="20"/>
          <w:lang w:val="es-CO"/>
        </w:rPr>
        <w:t>runbooks</w:t>
      </w:r>
      <w:r w:rsidRPr="00FF13D4">
        <w:rPr>
          <w:sz w:val="20"/>
          <w:szCs w:val="20"/>
          <w:lang w:val="es-CO"/>
        </w:rPr>
        <w:t xml:space="preserve">, para que el equipo interno de SURA opere. </w:t>
      </w:r>
    </w:p>
    <w:p w14:paraId="0BBBC179" w14:textId="17FEF2F2" w:rsidR="00CB5C8A" w:rsidRPr="00FF13D4" w:rsidRDefault="009C0B53" w:rsidP="00AB2F00">
      <w:pPr>
        <w:numPr>
          <w:ilvl w:val="0"/>
          <w:numId w:val="36"/>
        </w:numPr>
        <w:tabs>
          <w:tab w:val="clear" w:pos="720"/>
          <w:tab w:val="num" w:pos="1440"/>
        </w:tabs>
        <w:ind w:left="1800"/>
        <w:jc w:val="both"/>
        <w:rPr>
          <w:sz w:val="20"/>
          <w:szCs w:val="20"/>
          <w:lang w:val="es-CO"/>
        </w:rPr>
      </w:pPr>
      <w:r w:rsidRPr="00FF13D4">
        <w:rPr>
          <w:sz w:val="20"/>
          <w:szCs w:val="20"/>
          <w:lang w:val="es-CO"/>
        </w:rPr>
        <w:t xml:space="preserve">Cualquier requerimiento nuevo o cambio de alcance durante la ejecución se gestiona mediante un proceso de control de cambios acordado; no se absorbe sin aprobación formal. </w:t>
      </w:r>
    </w:p>
    <w:p w14:paraId="3CF9F774" w14:textId="4FAB8693" w:rsidR="00CB5C8A" w:rsidRPr="00CB5C8A" w:rsidRDefault="00CB5C8A" w:rsidP="00AB2F00">
      <w:pPr>
        <w:ind w:left="720"/>
        <w:jc w:val="both"/>
        <w:rPr>
          <w:lang w:val="es-CO"/>
        </w:rPr>
      </w:pPr>
    </w:p>
    <w:p w14:paraId="4DFFD71A" w14:textId="517495B3" w:rsidR="00D863BA" w:rsidRPr="00F507D2" w:rsidRDefault="009C0B53" w:rsidP="00F507D2">
      <w:pPr>
        <w:pStyle w:val="Ttulo2"/>
      </w:pPr>
      <w:bookmarkStart w:id="530" w:name="_Toc240576135"/>
      <w:r w:rsidRPr="00032752">
        <w:t>Supuestos de ejecución</w:t>
      </w:r>
      <w:bookmarkEnd w:id="530"/>
    </w:p>
    <w:p w14:paraId="264E8FB4" w14:textId="009FC3D5" w:rsidR="00CB5C8A" w:rsidRPr="00CB5C8A" w:rsidRDefault="005C528B" w:rsidP="00F507D2">
      <w:pPr>
        <w:jc w:val="both"/>
        <w:rPr>
          <w:lang w:val="es-CO"/>
        </w:rPr>
      </w:pPr>
      <w:r>
        <w:rPr>
          <w:lang w:val="es-CO"/>
        </w:rPr>
        <w:t xml:space="preserve">            </w:t>
      </w:r>
      <w:r w:rsidR="00F507D2">
        <w:rPr>
          <w:lang w:val="es-CO"/>
        </w:rPr>
        <w:t xml:space="preserve"> </w:t>
      </w:r>
      <w:r w:rsidR="009C0B53" w:rsidRPr="00CB5C8A">
        <w:rPr>
          <w:lang w:val="es-CO"/>
        </w:rPr>
        <w:t>Para la ejecución del Release 1.0 se consideran los siguientes supuestos:</w:t>
      </w:r>
    </w:p>
    <w:p w14:paraId="56424C37" w14:textId="77777777" w:rsidR="00463AED" w:rsidRPr="00463AED" w:rsidRDefault="009C0B53" w:rsidP="00F507D2">
      <w:pPr>
        <w:pStyle w:val="Prrafodelista"/>
        <w:numPr>
          <w:ilvl w:val="2"/>
          <w:numId w:val="51"/>
        </w:numPr>
        <w:ind w:left="936"/>
        <w:jc w:val="both"/>
        <w:rPr>
          <w:lang w:val="es-CO"/>
        </w:rPr>
      </w:pPr>
      <w:r w:rsidRPr="00CA0286">
        <w:rPr>
          <w:b/>
          <w:bCs/>
          <w:lang w:val="es-CO"/>
        </w:rPr>
        <w:t>Backlog y alcance congelados</w:t>
      </w:r>
    </w:p>
    <w:p w14:paraId="618B4553" w14:textId="77E02E43" w:rsidR="00CA0286" w:rsidRPr="00CA0286" w:rsidRDefault="009C0B53" w:rsidP="00F507D2">
      <w:pPr>
        <w:pStyle w:val="Prrafodelista"/>
        <w:ind w:left="936"/>
        <w:jc w:val="both"/>
        <w:rPr>
          <w:lang w:val="es-CO"/>
        </w:rPr>
      </w:pPr>
      <w:r w:rsidRPr="00A24DF1">
        <w:rPr>
          <w:lang w:val="es-CO"/>
        </w:rPr>
        <w:br/>
      </w:r>
      <w:r w:rsidR="788B2ED0" w:rsidRPr="00A24DF1">
        <w:rPr>
          <w:lang w:val="es-CO"/>
        </w:rPr>
        <w:t>El alcance funcional detallado de PHM y RWE será refinado durante Discovery dentro del Scope Envelope del Release 1. Este envelope establece los límites máximos de capacidad incluidos en el precio fijo, definidos en el anexo de alcance cuantitativo. SURA podrá priorizar o sustituir elementos del backlog siempre que la sustitución no exceda la complejidad, esfuerzo, dependencias, número de integraciones ni capacidad máxima acordados. Toda necesidad que exceda dichos límites será gestionada mediante Change Request</w:t>
      </w:r>
      <w:r w:rsidRPr="18B34323">
        <w:rPr>
          <w:lang w:val="es-CO"/>
        </w:rPr>
        <w:t>.</w:t>
      </w:r>
    </w:p>
    <w:p w14:paraId="241BF9AE" w14:textId="77777777" w:rsidR="00CA0286" w:rsidRPr="00CA0286" w:rsidRDefault="00CA0286" w:rsidP="00F507D2">
      <w:pPr>
        <w:pStyle w:val="Prrafodelista"/>
        <w:ind w:left="936"/>
        <w:jc w:val="both"/>
        <w:rPr>
          <w:lang w:val="es-CO"/>
        </w:rPr>
      </w:pPr>
    </w:p>
    <w:p w14:paraId="74100975" w14:textId="77777777" w:rsidR="00463AED" w:rsidRPr="00463AED" w:rsidRDefault="009C0B53" w:rsidP="00F507D2">
      <w:pPr>
        <w:pStyle w:val="Prrafodelista"/>
        <w:numPr>
          <w:ilvl w:val="2"/>
          <w:numId w:val="51"/>
        </w:numPr>
        <w:ind w:left="936"/>
        <w:jc w:val="both"/>
        <w:rPr>
          <w:lang w:val="es-CO"/>
        </w:rPr>
      </w:pPr>
      <w:r w:rsidRPr="00CB5C8A">
        <w:rPr>
          <w:b/>
          <w:bCs/>
          <w:lang w:val="es-CO"/>
        </w:rPr>
        <w:t>Ambientes GCP disponibles</w:t>
      </w:r>
    </w:p>
    <w:p w14:paraId="2266420B" w14:textId="4872B82A" w:rsidR="00CB5C8A" w:rsidRPr="00CB5C8A" w:rsidRDefault="009C0B53" w:rsidP="00F507D2">
      <w:pPr>
        <w:pStyle w:val="Prrafodelista"/>
        <w:ind w:left="936"/>
        <w:jc w:val="both"/>
        <w:rPr>
          <w:lang w:val="es-CO"/>
        </w:rPr>
      </w:pPr>
      <w:r w:rsidRPr="00CB5C8A">
        <w:rPr>
          <w:lang w:val="es-CO"/>
        </w:rPr>
        <w:br/>
        <w:t xml:space="preserve">Los ambientes GCP de desarrollo y pruebas están disponibles antes del inicio del </w:t>
      </w:r>
      <w:r w:rsidRPr="00CB5C8A">
        <w:rPr>
          <w:b/>
          <w:bCs/>
          <w:lang w:val="es-CO"/>
        </w:rPr>
        <w:t>Mes 2</w:t>
      </w:r>
      <w:r w:rsidRPr="00CB5C8A">
        <w:rPr>
          <w:lang w:val="es-CO"/>
        </w:rPr>
        <w:t xml:space="preserve"> para no bloquear la implementación.</w:t>
      </w:r>
    </w:p>
    <w:p w14:paraId="305FD6A2" w14:textId="77777777" w:rsidR="00CA0286" w:rsidRPr="00CA0286" w:rsidRDefault="00CA0286" w:rsidP="00F507D2">
      <w:pPr>
        <w:pStyle w:val="Prrafodelista"/>
        <w:ind w:left="0"/>
        <w:jc w:val="both"/>
        <w:rPr>
          <w:lang w:val="es-CO"/>
        </w:rPr>
      </w:pPr>
    </w:p>
    <w:p w14:paraId="6B86E082" w14:textId="77777777" w:rsidR="00CA0286" w:rsidRPr="00CA0286" w:rsidRDefault="00CA0286" w:rsidP="00F507D2">
      <w:pPr>
        <w:pStyle w:val="Prrafodelista"/>
        <w:ind w:left="936"/>
        <w:jc w:val="both"/>
        <w:rPr>
          <w:lang w:val="es-CO"/>
        </w:rPr>
      </w:pPr>
    </w:p>
    <w:p w14:paraId="628D7B8C" w14:textId="77777777" w:rsidR="00463AED" w:rsidRDefault="009C0B53" w:rsidP="00F507D2">
      <w:pPr>
        <w:pStyle w:val="Prrafodelista"/>
        <w:numPr>
          <w:ilvl w:val="2"/>
          <w:numId w:val="51"/>
        </w:numPr>
        <w:ind w:left="936"/>
        <w:jc w:val="both"/>
        <w:rPr>
          <w:lang w:val="es-CO"/>
        </w:rPr>
      </w:pPr>
      <w:r w:rsidRPr="00CB5C8A">
        <w:rPr>
          <w:b/>
          <w:bCs/>
          <w:lang w:val="es-CO"/>
        </w:rPr>
        <w:t>Colab Enterprise habilitado</w:t>
      </w:r>
      <w:r w:rsidRPr="00463AED">
        <w:rPr>
          <w:lang w:val="es-CO"/>
        </w:rPr>
        <w:br/>
      </w:r>
      <w:r w:rsidRPr="00463AED">
        <w:rPr>
          <w:b/>
          <w:bCs/>
          <w:lang w:val="es-CO"/>
        </w:rPr>
        <w:t>Colab Enterprise</w:t>
      </w:r>
      <w:r w:rsidRPr="00463AED">
        <w:rPr>
          <w:lang w:val="es-CO"/>
        </w:rPr>
        <w:t xml:space="preserve"> </w:t>
      </w:r>
    </w:p>
    <w:p w14:paraId="1AA0D432" w14:textId="77777777" w:rsidR="00463AED" w:rsidRDefault="00463AED" w:rsidP="00F507D2">
      <w:pPr>
        <w:pStyle w:val="Prrafodelista"/>
        <w:ind w:left="936"/>
        <w:jc w:val="both"/>
        <w:rPr>
          <w:lang w:val="es-CO"/>
        </w:rPr>
      </w:pPr>
    </w:p>
    <w:p w14:paraId="182CB590" w14:textId="3139234F" w:rsidR="004D2A5D" w:rsidRPr="000F198A" w:rsidRDefault="009C0B53" w:rsidP="00F507D2">
      <w:pPr>
        <w:pStyle w:val="Prrafodelista"/>
        <w:ind w:left="936"/>
        <w:jc w:val="both"/>
        <w:rPr>
          <w:lang w:val="es-CO"/>
        </w:rPr>
      </w:pPr>
      <w:r w:rsidRPr="00463AED">
        <w:rPr>
          <w:lang w:val="es-CO"/>
        </w:rPr>
        <w:t xml:space="preserve">está habilitado y con el nivel de servicio requerido antes del inicio del </w:t>
      </w:r>
      <w:r w:rsidRPr="00463AED">
        <w:rPr>
          <w:b/>
          <w:bCs/>
          <w:lang w:val="es-CO"/>
        </w:rPr>
        <w:t>Mes 3</w:t>
      </w:r>
      <w:r w:rsidRPr="00463AED">
        <w:rPr>
          <w:lang w:val="es-CO"/>
        </w:rPr>
        <w:t>, cuando comienza su configuración.</w:t>
      </w:r>
    </w:p>
    <w:p w14:paraId="44AC1840" w14:textId="04E8F488" w:rsidR="00401597" w:rsidRDefault="00401597" w:rsidP="00F507D2">
      <w:pPr>
        <w:pStyle w:val="Prrafodelista"/>
        <w:ind w:left="936"/>
        <w:jc w:val="both"/>
        <w:rPr>
          <w:lang w:val="es-CO"/>
        </w:rPr>
      </w:pPr>
    </w:p>
    <w:p w14:paraId="41356A21" w14:textId="77777777" w:rsidR="00463AED" w:rsidRPr="00463AED" w:rsidRDefault="009C0B53" w:rsidP="00F507D2">
      <w:pPr>
        <w:pStyle w:val="Prrafodelista"/>
        <w:numPr>
          <w:ilvl w:val="2"/>
          <w:numId w:val="51"/>
        </w:numPr>
        <w:ind w:left="936"/>
        <w:jc w:val="both"/>
        <w:rPr>
          <w:lang w:val="es-CO"/>
        </w:rPr>
      </w:pPr>
      <w:r w:rsidRPr="00CB5C8A">
        <w:rPr>
          <w:b/>
          <w:bCs/>
          <w:lang w:val="es-CO"/>
        </w:rPr>
        <w:lastRenderedPageBreak/>
        <w:t>Trabajo remoto</w:t>
      </w:r>
    </w:p>
    <w:p w14:paraId="534F2F6F" w14:textId="26F93365" w:rsidR="00CB5C8A" w:rsidRPr="00CB5C8A" w:rsidRDefault="009C0B53" w:rsidP="00F507D2">
      <w:pPr>
        <w:pStyle w:val="Prrafodelista"/>
        <w:ind w:left="936"/>
        <w:jc w:val="both"/>
        <w:rPr>
          <w:lang w:val="es-CO"/>
        </w:rPr>
      </w:pPr>
      <w:r w:rsidRPr="00CB5C8A">
        <w:rPr>
          <w:lang w:val="es-CO"/>
        </w:rPr>
        <w:br/>
        <w:t xml:space="preserve">El equipo consultor trabaja de forma remota; las reuniones presenciales se coordinan con al menos </w:t>
      </w:r>
      <w:r w:rsidRPr="00CB5C8A">
        <w:rPr>
          <w:b/>
          <w:bCs/>
          <w:lang w:val="es-CO"/>
        </w:rPr>
        <w:t>5 días hábiles</w:t>
      </w:r>
      <w:r w:rsidRPr="00CB5C8A">
        <w:rPr>
          <w:lang w:val="es-CO"/>
        </w:rPr>
        <w:t xml:space="preserve"> de antelación.</w:t>
      </w:r>
    </w:p>
    <w:p w14:paraId="1FDB935D" w14:textId="4C37C742" w:rsidR="00CB5C8A" w:rsidRDefault="00CB5C8A" w:rsidP="00AB2F00">
      <w:pPr>
        <w:ind w:left="1296"/>
        <w:jc w:val="both"/>
        <w:rPr>
          <w:lang w:val="es-CO"/>
        </w:rPr>
      </w:pPr>
    </w:p>
    <w:p w14:paraId="45B108B0" w14:textId="60CB2605" w:rsidR="00CB5C8A" w:rsidRPr="00032752" w:rsidRDefault="009C0B53" w:rsidP="00750DCB">
      <w:pPr>
        <w:pStyle w:val="Ttulo2"/>
      </w:pPr>
      <w:r w:rsidRPr="00032752">
        <w:t xml:space="preserve"> </w:t>
      </w:r>
      <w:bookmarkStart w:id="531" w:name="_Toc240576136"/>
      <w:r w:rsidRPr="00032752">
        <w:t>Riesgos que el cliente debe gestionar</w:t>
      </w:r>
      <w:bookmarkEnd w:id="531"/>
    </w:p>
    <w:tbl>
      <w:tblPr>
        <w:tblW w:w="8838"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3022"/>
        <w:gridCol w:w="2739"/>
        <w:gridCol w:w="3077"/>
      </w:tblGrid>
      <w:tr w:rsidR="004B0C30" w14:paraId="67ACF9A5" w14:textId="77777777" w:rsidTr="00F507D2">
        <w:trPr>
          <w:tblHeader/>
          <w:tblCellSpacing w:w="15" w:type="dxa"/>
        </w:trPr>
        <w:tc>
          <w:tcPr>
            <w:tcW w:w="0" w:type="auto"/>
            <w:vAlign w:val="center"/>
            <w:hideMark/>
          </w:tcPr>
          <w:p w14:paraId="33A720BB" w14:textId="77777777" w:rsidR="00CB5C8A" w:rsidRPr="00955CD5" w:rsidRDefault="009C0B53" w:rsidP="00AB2F00">
            <w:pPr>
              <w:ind w:left="360"/>
              <w:jc w:val="both"/>
              <w:rPr>
                <w:b/>
                <w:bCs/>
                <w:sz w:val="20"/>
                <w:szCs w:val="20"/>
                <w:lang w:val="es-CO"/>
              </w:rPr>
            </w:pPr>
            <w:r w:rsidRPr="00955CD5">
              <w:rPr>
                <w:b/>
                <w:bCs/>
                <w:sz w:val="20"/>
                <w:szCs w:val="20"/>
                <w:lang w:val="es-CO"/>
              </w:rPr>
              <w:t>Riesgo</w:t>
            </w:r>
          </w:p>
        </w:tc>
        <w:tc>
          <w:tcPr>
            <w:tcW w:w="0" w:type="auto"/>
            <w:vAlign w:val="center"/>
            <w:hideMark/>
          </w:tcPr>
          <w:p w14:paraId="2D9F62C7" w14:textId="77777777" w:rsidR="00CB5C8A" w:rsidRPr="00955CD5" w:rsidRDefault="009C0B53" w:rsidP="00AB2F00">
            <w:pPr>
              <w:ind w:left="360"/>
              <w:jc w:val="both"/>
              <w:rPr>
                <w:b/>
                <w:bCs/>
                <w:sz w:val="20"/>
                <w:szCs w:val="20"/>
                <w:lang w:val="es-CO"/>
              </w:rPr>
            </w:pPr>
            <w:r w:rsidRPr="00955CD5">
              <w:rPr>
                <w:b/>
                <w:bCs/>
                <w:sz w:val="20"/>
                <w:szCs w:val="20"/>
                <w:lang w:val="es-CO"/>
              </w:rPr>
              <w:t>Impacto</w:t>
            </w:r>
          </w:p>
        </w:tc>
        <w:tc>
          <w:tcPr>
            <w:tcW w:w="0" w:type="auto"/>
            <w:vAlign w:val="center"/>
            <w:hideMark/>
          </w:tcPr>
          <w:p w14:paraId="569D32A6" w14:textId="2ABAEECE" w:rsidR="00CB5C8A" w:rsidRPr="00955CD5" w:rsidRDefault="009C0B53" w:rsidP="00AB2F00">
            <w:pPr>
              <w:ind w:left="360"/>
              <w:jc w:val="both"/>
              <w:rPr>
                <w:b/>
                <w:bCs/>
                <w:sz w:val="20"/>
                <w:szCs w:val="20"/>
                <w:lang w:val="es-CO"/>
              </w:rPr>
            </w:pPr>
            <w:r w:rsidRPr="00955CD5">
              <w:rPr>
                <w:b/>
                <w:bCs/>
                <w:sz w:val="20"/>
                <w:szCs w:val="20"/>
                <w:lang w:val="es-CO"/>
              </w:rPr>
              <w:t>Mitigación esperada de SURA</w:t>
            </w:r>
          </w:p>
        </w:tc>
      </w:tr>
      <w:tr w:rsidR="004B0C30" w:rsidRPr="00266C86" w14:paraId="51B6E6E1" w14:textId="77777777" w:rsidTr="00F507D2">
        <w:trPr>
          <w:tblCellSpacing w:w="15" w:type="dxa"/>
        </w:trPr>
        <w:tc>
          <w:tcPr>
            <w:tcW w:w="0" w:type="auto"/>
            <w:vAlign w:val="center"/>
            <w:hideMark/>
          </w:tcPr>
          <w:p w14:paraId="71F22BFE" w14:textId="77777777" w:rsidR="00CB5C8A" w:rsidRPr="00955CD5" w:rsidRDefault="009C0B53" w:rsidP="00AB2F00">
            <w:pPr>
              <w:ind w:left="360"/>
              <w:jc w:val="both"/>
              <w:rPr>
                <w:sz w:val="20"/>
                <w:szCs w:val="20"/>
                <w:lang w:val="es-CO"/>
              </w:rPr>
            </w:pPr>
            <w:r w:rsidRPr="00955CD5">
              <w:rPr>
                <w:sz w:val="20"/>
                <w:szCs w:val="20"/>
                <w:lang w:val="es-CO"/>
              </w:rPr>
              <w:t>Demora en accesos IAM o aprobaciones</w:t>
            </w:r>
          </w:p>
        </w:tc>
        <w:tc>
          <w:tcPr>
            <w:tcW w:w="0" w:type="auto"/>
            <w:vAlign w:val="center"/>
            <w:hideMark/>
          </w:tcPr>
          <w:p w14:paraId="728EB58B" w14:textId="77777777" w:rsidR="00CB5C8A" w:rsidRPr="00955CD5" w:rsidRDefault="009C0B53" w:rsidP="00AB2F00">
            <w:pPr>
              <w:ind w:left="360"/>
              <w:jc w:val="both"/>
              <w:rPr>
                <w:sz w:val="20"/>
                <w:szCs w:val="20"/>
                <w:lang w:val="es-CO"/>
              </w:rPr>
            </w:pPr>
            <w:r w:rsidRPr="00955CD5">
              <w:rPr>
                <w:sz w:val="20"/>
                <w:szCs w:val="20"/>
                <w:lang w:val="es-CO"/>
              </w:rPr>
              <w:t>Bloqueo de construcción</w:t>
            </w:r>
          </w:p>
        </w:tc>
        <w:tc>
          <w:tcPr>
            <w:tcW w:w="0" w:type="auto"/>
            <w:vAlign w:val="center"/>
            <w:hideMark/>
          </w:tcPr>
          <w:p w14:paraId="67D78284" w14:textId="77777777" w:rsidR="00CB5C8A" w:rsidRPr="00955CD5" w:rsidRDefault="009C0B53" w:rsidP="00AB2F00">
            <w:pPr>
              <w:ind w:left="360"/>
              <w:jc w:val="both"/>
              <w:rPr>
                <w:sz w:val="20"/>
                <w:szCs w:val="20"/>
                <w:lang w:val="es-CO"/>
              </w:rPr>
            </w:pPr>
            <w:r w:rsidRPr="00955CD5">
              <w:rPr>
                <w:sz w:val="20"/>
                <w:szCs w:val="20"/>
                <w:lang w:val="es-CO"/>
              </w:rPr>
              <w:t xml:space="preserve">SLA de respuesta menor o igual a </w:t>
            </w:r>
            <w:r w:rsidRPr="00955CD5">
              <w:rPr>
                <w:b/>
                <w:bCs/>
                <w:sz w:val="20"/>
                <w:szCs w:val="20"/>
                <w:lang w:val="es-CO"/>
              </w:rPr>
              <w:t>2 días hábiles</w:t>
            </w:r>
          </w:p>
        </w:tc>
      </w:tr>
      <w:tr w:rsidR="004B0C30" w:rsidRPr="00266C86" w14:paraId="24EBCEEA" w14:textId="77777777" w:rsidTr="00F507D2">
        <w:trPr>
          <w:tblCellSpacing w:w="15" w:type="dxa"/>
        </w:trPr>
        <w:tc>
          <w:tcPr>
            <w:tcW w:w="0" w:type="auto"/>
            <w:vAlign w:val="center"/>
            <w:hideMark/>
          </w:tcPr>
          <w:p w14:paraId="70C43946" w14:textId="77777777" w:rsidR="00CB5C8A" w:rsidRPr="00955CD5" w:rsidRDefault="009C0B53" w:rsidP="00AB2F00">
            <w:pPr>
              <w:ind w:left="360"/>
              <w:jc w:val="both"/>
              <w:rPr>
                <w:sz w:val="20"/>
                <w:szCs w:val="20"/>
                <w:lang w:val="es-CO"/>
              </w:rPr>
            </w:pPr>
            <w:r w:rsidRPr="00955CD5">
              <w:rPr>
                <w:sz w:val="20"/>
                <w:szCs w:val="20"/>
                <w:lang w:val="es-CO"/>
              </w:rPr>
              <w:t>Cambios en políticas organizacionales de GCP</w:t>
            </w:r>
          </w:p>
        </w:tc>
        <w:tc>
          <w:tcPr>
            <w:tcW w:w="0" w:type="auto"/>
            <w:vAlign w:val="center"/>
            <w:hideMark/>
          </w:tcPr>
          <w:p w14:paraId="32D63614" w14:textId="77777777" w:rsidR="00CB5C8A" w:rsidRPr="00955CD5" w:rsidRDefault="009C0B53" w:rsidP="00AB2F00">
            <w:pPr>
              <w:ind w:left="360"/>
              <w:jc w:val="both"/>
              <w:rPr>
                <w:sz w:val="20"/>
                <w:szCs w:val="20"/>
                <w:lang w:val="es-CO"/>
              </w:rPr>
            </w:pPr>
            <w:r w:rsidRPr="00955CD5">
              <w:rPr>
                <w:sz w:val="20"/>
                <w:szCs w:val="20"/>
                <w:lang w:val="es-CO"/>
              </w:rPr>
              <w:t>Retrabajo de infraestructura</w:t>
            </w:r>
          </w:p>
        </w:tc>
        <w:tc>
          <w:tcPr>
            <w:tcW w:w="0" w:type="auto"/>
            <w:vAlign w:val="center"/>
            <w:hideMark/>
          </w:tcPr>
          <w:p w14:paraId="5EE57CA6" w14:textId="77777777" w:rsidR="00CB5C8A" w:rsidRPr="00955CD5" w:rsidRDefault="009C0B53" w:rsidP="00AB2F00">
            <w:pPr>
              <w:ind w:left="360"/>
              <w:jc w:val="both"/>
              <w:rPr>
                <w:sz w:val="20"/>
                <w:szCs w:val="20"/>
                <w:lang w:val="es-CO"/>
              </w:rPr>
            </w:pPr>
            <w:r w:rsidRPr="00955CD5">
              <w:rPr>
                <w:sz w:val="20"/>
                <w:szCs w:val="20"/>
                <w:lang w:val="es-CO"/>
              </w:rPr>
              <w:t xml:space="preserve">Congelar políticas antes del </w:t>
            </w:r>
            <w:r w:rsidRPr="00955CD5">
              <w:rPr>
                <w:b/>
                <w:bCs/>
                <w:sz w:val="20"/>
                <w:szCs w:val="20"/>
                <w:lang w:val="es-CO"/>
              </w:rPr>
              <w:t>Mes 2</w:t>
            </w:r>
          </w:p>
        </w:tc>
      </w:tr>
      <w:tr w:rsidR="004B0C30" w:rsidRPr="00266C86" w14:paraId="782C6413" w14:textId="77777777" w:rsidTr="00F507D2">
        <w:trPr>
          <w:tblCellSpacing w:w="15" w:type="dxa"/>
        </w:trPr>
        <w:tc>
          <w:tcPr>
            <w:tcW w:w="0" w:type="auto"/>
            <w:vAlign w:val="center"/>
            <w:hideMark/>
          </w:tcPr>
          <w:p w14:paraId="056D9BFC" w14:textId="606813D9" w:rsidR="00CB5C8A" w:rsidRPr="00955CD5" w:rsidRDefault="009C0B53" w:rsidP="00AB2F00">
            <w:pPr>
              <w:ind w:left="360"/>
              <w:jc w:val="both"/>
              <w:rPr>
                <w:sz w:val="20"/>
                <w:szCs w:val="20"/>
                <w:lang w:val="es-CO"/>
              </w:rPr>
            </w:pPr>
            <w:r w:rsidRPr="00955CD5">
              <w:rPr>
                <w:sz w:val="20"/>
                <w:szCs w:val="20"/>
                <w:lang w:val="es-CO"/>
              </w:rPr>
              <w:t>Licencias no disponibles en fecha requerida</w:t>
            </w:r>
          </w:p>
        </w:tc>
        <w:tc>
          <w:tcPr>
            <w:tcW w:w="0" w:type="auto"/>
            <w:vAlign w:val="center"/>
            <w:hideMark/>
          </w:tcPr>
          <w:p w14:paraId="5905D622" w14:textId="77777777" w:rsidR="00CB5C8A" w:rsidRPr="00955CD5" w:rsidRDefault="009C0B53" w:rsidP="00AB2F00">
            <w:pPr>
              <w:ind w:left="360"/>
              <w:jc w:val="both"/>
              <w:rPr>
                <w:sz w:val="20"/>
                <w:szCs w:val="20"/>
                <w:lang w:val="es-CO"/>
              </w:rPr>
            </w:pPr>
            <w:r w:rsidRPr="00955CD5">
              <w:rPr>
                <w:sz w:val="20"/>
                <w:szCs w:val="20"/>
                <w:lang w:val="es-CO"/>
              </w:rPr>
              <w:t>Bloqueo de componentes críticos</w:t>
            </w:r>
          </w:p>
        </w:tc>
        <w:tc>
          <w:tcPr>
            <w:tcW w:w="0" w:type="auto"/>
            <w:vAlign w:val="center"/>
            <w:hideMark/>
          </w:tcPr>
          <w:p w14:paraId="4FF4AA0C" w14:textId="77777777" w:rsidR="00CB5C8A" w:rsidRPr="00955CD5" w:rsidRDefault="009C0B53" w:rsidP="00AB2F00">
            <w:pPr>
              <w:ind w:left="360"/>
              <w:jc w:val="both"/>
              <w:rPr>
                <w:sz w:val="20"/>
                <w:szCs w:val="20"/>
                <w:lang w:val="es-CO"/>
              </w:rPr>
            </w:pPr>
            <w:r w:rsidRPr="00955CD5">
              <w:rPr>
                <w:sz w:val="20"/>
                <w:szCs w:val="20"/>
                <w:lang w:val="es-CO"/>
              </w:rPr>
              <w:t xml:space="preserve">Confirmar licencias </w:t>
            </w:r>
            <w:r w:rsidRPr="00955CD5">
              <w:rPr>
                <w:b/>
                <w:bCs/>
                <w:sz w:val="20"/>
                <w:szCs w:val="20"/>
                <w:lang w:val="es-CO"/>
              </w:rPr>
              <w:t>Apigee</w:t>
            </w:r>
            <w:r w:rsidRPr="00955CD5">
              <w:rPr>
                <w:sz w:val="20"/>
                <w:szCs w:val="20"/>
                <w:lang w:val="es-CO"/>
              </w:rPr>
              <w:t xml:space="preserve"> y </w:t>
            </w:r>
            <w:r w:rsidRPr="00955CD5">
              <w:rPr>
                <w:b/>
                <w:bCs/>
                <w:sz w:val="20"/>
                <w:szCs w:val="20"/>
                <w:lang w:val="es-CO"/>
              </w:rPr>
              <w:t>Colab</w:t>
            </w:r>
            <w:r w:rsidRPr="00955CD5">
              <w:rPr>
                <w:sz w:val="20"/>
                <w:szCs w:val="20"/>
                <w:lang w:val="es-CO"/>
              </w:rPr>
              <w:t xml:space="preserve"> antes del </w:t>
            </w:r>
            <w:r w:rsidRPr="00955CD5">
              <w:rPr>
                <w:b/>
                <w:bCs/>
                <w:sz w:val="20"/>
                <w:szCs w:val="20"/>
                <w:lang w:val="es-CO"/>
              </w:rPr>
              <w:t>Mes 1</w:t>
            </w:r>
          </w:p>
        </w:tc>
      </w:tr>
      <w:tr w:rsidR="004B0C30" w:rsidRPr="00822589" w14:paraId="041A09EF" w14:textId="77777777" w:rsidTr="00F507D2">
        <w:trPr>
          <w:tblCellSpacing w:w="15" w:type="dxa"/>
        </w:trPr>
        <w:tc>
          <w:tcPr>
            <w:tcW w:w="0" w:type="auto"/>
            <w:vAlign w:val="center"/>
            <w:hideMark/>
          </w:tcPr>
          <w:p w14:paraId="5A082550" w14:textId="77777777" w:rsidR="00CB5C8A" w:rsidRPr="00955CD5" w:rsidRDefault="009C0B53" w:rsidP="00AB2F00">
            <w:pPr>
              <w:ind w:left="360"/>
              <w:jc w:val="both"/>
              <w:rPr>
                <w:sz w:val="20"/>
                <w:szCs w:val="20"/>
                <w:lang w:val="es-CO"/>
              </w:rPr>
            </w:pPr>
            <w:r w:rsidRPr="00955CD5">
              <w:rPr>
                <w:sz w:val="20"/>
                <w:szCs w:val="20"/>
                <w:lang w:val="es-CO"/>
              </w:rPr>
              <w:t>Retrasos en integración de sistemas externos</w:t>
            </w:r>
          </w:p>
        </w:tc>
        <w:tc>
          <w:tcPr>
            <w:tcW w:w="0" w:type="auto"/>
            <w:vAlign w:val="center"/>
            <w:hideMark/>
          </w:tcPr>
          <w:p w14:paraId="058C4402" w14:textId="77777777" w:rsidR="00CB5C8A" w:rsidRPr="00955CD5" w:rsidRDefault="009C0B53" w:rsidP="00AB2F00">
            <w:pPr>
              <w:ind w:left="360"/>
              <w:jc w:val="both"/>
              <w:rPr>
                <w:sz w:val="20"/>
                <w:szCs w:val="20"/>
                <w:lang w:val="es-CO"/>
              </w:rPr>
            </w:pPr>
            <w:r w:rsidRPr="00955CD5">
              <w:rPr>
                <w:sz w:val="20"/>
                <w:szCs w:val="20"/>
                <w:lang w:val="es-CO"/>
              </w:rPr>
              <w:t>Demora en pruebas de extremo a extremo</w:t>
            </w:r>
          </w:p>
        </w:tc>
        <w:tc>
          <w:tcPr>
            <w:tcW w:w="0" w:type="auto"/>
            <w:vAlign w:val="center"/>
            <w:hideMark/>
          </w:tcPr>
          <w:p w14:paraId="7119C150" w14:textId="77777777" w:rsidR="00CB5C8A" w:rsidRPr="00955CD5" w:rsidRDefault="009C0B53" w:rsidP="00AB2F00">
            <w:pPr>
              <w:ind w:left="360"/>
              <w:jc w:val="both"/>
              <w:rPr>
                <w:sz w:val="20"/>
                <w:szCs w:val="20"/>
                <w:lang w:val="es-CO"/>
              </w:rPr>
            </w:pPr>
            <w:r w:rsidRPr="00955CD5">
              <w:rPr>
                <w:sz w:val="20"/>
                <w:szCs w:val="20"/>
                <w:lang w:val="es-CO"/>
              </w:rPr>
              <w:t xml:space="preserve">Proveer ambientes </w:t>
            </w:r>
            <w:r w:rsidRPr="00955CD5">
              <w:rPr>
                <w:b/>
                <w:bCs/>
                <w:sz w:val="20"/>
                <w:szCs w:val="20"/>
                <w:lang w:val="es-CO"/>
              </w:rPr>
              <w:t>stub</w:t>
            </w:r>
            <w:r w:rsidRPr="00955CD5">
              <w:rPr>
                <w:sz w:val="20"/>
                <w:szCs w:val="20"/>
                <w:lang w:val="es-CO"/>
              </w:rPr>
              <w:t xml:space="preserve"> o </w:t>
            </w:r>
            <w:r w:rsidRPr="00955CD5">
              <w:rPr>
                <w:b/>
                <w:bCs/>
                <w:sz w:val="20"/>
                <w:szCs w:val="20"/>
                <w:lang w:val="es-CO"/>
              </w:rPr>
              <w:t>mocks</w:t>
            </w:r>
            <w:r w:rsidRPr="00955CD5">
              <w:rPr>
                <w:sz w:val="20"/>
                <w:szCs w:val="20"/>
                <w:lang w:val="es-CO"/>
              </w:rPr>
              <w:t xml:space="preserve"> del lado externo</w:t>
            </w:r>
          </w:p>
        </w:tc>
      </w:tr>
      <w:tr w:rsidR="004B0C30" w:rsidRPr="00266C86" w14:paraId="230A05FA" w14:textId="77777777" w:rsidTr="00F507D2">
        <w:trPr>
          <w:tblCellSpacing w:w="15" w:type="dxa"/>
        </w:trPr>
        <w:tc>
          <w:tcPr>
            <w:tcW w:w="0" w:type="auto"/>
            <w:vAlign w:val="center"/>
            <w:hideMark/>
          </w:tcPr>
          <w:p w14:paraId="75FBD0A4" w14:textId="13CE62D2" w:rsidR="00CB5C8A" w:rsidRPr="00955CD5" w:rsidRDefault="009C0B53" w:rsidP="00AB2F00">
            <w:pPr>
              <w:ind w:left="360"/>
              <w:jc w:val="both"/>
              <w:rPr>
                <w:sz w:val="20"/>
                <w:szCs w:val="20"/>
                <w:lang w:val="es-CO"/>
              </w:rPr>
            </w:pPr>
            <w:r w:rsidRPr="00955CD5">
              <w:rPr>
                <w:sz w:val="20"/>
                <w:szCs w:val="20"/>
                <w:lang w:val="es-CO"/>
              </w:rPr>
              <w:t>Datos de prueba no disponibles</w:t>
            </w:r>
          </w:p>
        </w:tc>
        <w:tc>
          <w:tcPr>
            <w:tcW w:w="0" w:type="auto"/>
            <w:vAlign w:val="center"/>
            <w:hideMark/>
          </w:tcPr>
          <w:p w14:paraId="588013F8" w14:textId="6FB1D6D9" w:rsidR="00CB5C8A" w:rsidRPr="00955CD5" w:rsidRDefault="009C0B53" w:rsidP="00AB2F00">
            <w:pPr>
              <w:ind w:left="360"/>
              <w:jc w:val="both"/>
              <w:rPr>
                <w:sz w:val="20"/>
                <w:szCs w:val="20"/>
                <w:lang w:val="es-CO"/>
              </w:rPr>
            </w:pPr>
            <w:r w:rsidRPr="00955CD5">
              <w:rPr>
                <w:sz w:val="20"/>
                <w:szCs w:val="20"/>
                <w:lang w:val="es-CO"/>
              </w:rPr>
              <w:t>Imposibilidad de validar flujos funcionales</w:t>
            </w:r>
          </w:p>
        </w:tc>
        <w:tc>
          <w:tcPr>
            <w:tcW w:w="0" w:type="auto"/>
            <w:vAlign w:val="center"/>
            <w:hideMark/>
          </w:tcPr>
          <w:p w14:paraId="448AFC9E" w14:textId="148C2464" w:rsidR="00CB5C8A" w:rsidRPr="00955CD5" w:rsidRDefault="009C0B53" w:rsidP="00AB2F00">
            <w:pPr>
              <w:ind w:left="360"/>
              <w:jc w:val="both"/>
              <w:rPr>
                <w:sz w:val="20"/>
                <w:szCs w:val="20"/>
                <w:lang w:val="es-CO"/>
              </w:rPr>
            </w:pPr>
            <w:r w:rsidRPr="00955CD5">
              <w:rPr>
                <w:sz w:val="20"/>
                <w:szCs w:val="20"/>
                <w:lang w:val="es-CO"/>
              </w:rPr>
              <w:t xml:space="preserve">Entregar datasets anonimizados antes del </w:t>
            </w:r>
            <w:r w:rsidRPr="00955CD5">
              <w:rPr>
                <w:b/>
                <w:bCs/>
                <w:sz w:val="20"/>
                <w:szCs w:val="20"/>
                <w:lang w:val="es-CO"/>
              </w:rPr>
              <w:t>Mes 3</w:t>
            </w:r>
          </w:p>
        </w:tc>
      </w:tr>
    </w:tbl>
    <w:p w14:paraId="4243D3C1" w14:textId="77777777" w:rsidR="00110494" w:rsidRDefault="00110494" w:rsidP="00F507D2">
      <w:pPr>
        <w:ind w:left="675"/>
        <w:jc w:val="both"/>
        <w:rPr>
          <w:sz w:val="20"/>
          <w:szCs w:val="20"/>
          <w:lang w:val="es-CO"/>
        </w:rPr>
      </w:pPr>
    </w:p>
    <w:p w14:paraId="2CDFD087" w14:textId="77777777" w:rsidR="00703915" w:rsidRDefault="00703915" w:rsidP="00F507D2">
      <w:pPr>
        <w:ind w:left="675"/>
        <w:jc w:val="both"/>
        <w:rPr>
          <w:sz w:val="20"/>
          <w:szCs w:val="20"/>
          <w:lang w:val="es-CO"/>
        </w:rPr>
      </w:pPr>
    </w:p>
    <w:p w14:paraId="03BAEEB7" w14:textId="77777777" w:rsidR="00703915" w:rsidRDefault="00703915" w:rsidP="00AB2F00">
      <w:pPr>
        <w:ind w:left="720"/>
        <w:jc w:val="both"/>
        <w:rPr>
          <w:sz w:val="20"/>
          <w:szCs w:val="20"/>
          <w:lang w:val="es-CO"/>
        </w:rPr>
      </w:pPr>
    </w:p>
    <w:p w14:paraId="6CDA00B1" w14:textId="77777777" w:rsidR="00703915" w:rsidRDefault="00703915" w:rsidP="00AB2F00">
      <w:pPr>
        <w:ind w:left="720"/>
        <w:jc w:val="both"/>
        <w:rPr>
          <w:sz w:val="20"/>
          <w:szCs w:val="20"/>
          <w:lang w:val="es-CO"/>
        </w:rPr>
      </w:pPr>
    </w:p>
    <w:p w14:paraId="402ACD5E" w14:textId="77777777" w:rsidR="00703915" w:rsidRDefault="00703915" w:rsidP="00AB2F00">
      <w:pPr>
        <w:ind w:left="720"/>
        <w:jc w:val="both"/>
        <w:rPr>
          <w:sz w:val="20"/>
          <w:szCs w:val="20"/>
          <w:lang w:val="es-CO"/>
        </w:rPr>
      </w:pPr>
    </w:p>
    <w:p w14:paraId="624CB05E" w14:textId="77777777" w:rsidR="00703915" w:rsidRDefault="00703915" w:rsidP="00AB2F00">
      <w:pPr>
        <w:ind w:left="720"/>
        <w:jc w:val="both"/>
        <w:rPr>
          <w:sz w:val="20"/>
          <w:szCs w:val="20"/>
          <w:lang w:val="es-CO"/>
        </w:rPr>
      </w:pPr>
    </w:p>
    <w:p w14:paraId="1122ACFF" w14:textId="77777777" w:rsidR="00703915" w:rsidRDefault="00703915" w:rsidP="00AB2F00">
      <w:pPr>
        <w:ind w:left="720"/>
        <w:jc w:val="both"/>
        <w:rPr>
          <w:sz w:val="20"/>
          <w:szCs w:val="20"/>
          <w:lang w:val="es-CO"/>
        </w:rPr>
      </w:pPr>
    </w:p>
    <w:p w14:paraId="6EAEDF1E" w14:textId="77777777" w:rsidR="00703915" w:rsidRDefault="00703915" w:rsidP="00AB2F00">
      <w:pPr>
        <w:ind w:left="720"/>
        <w:jc w:val="both"/>
        <w:rPr>
          <w:sz w:val="20"/>
          <w:szCs w:val="20"/>
          <w:lang w:val="es-CO"/>
        </w:rPr>
      </w:pPr>
    </w:p>
    <w:p w14:paraId="6750A993" w14:textId="77777777" w:rsidR="00703915" w:rsidRDefault="00703915" w:rsidP="00AB2F00">
      <w:pPr>
        <w:ind w:left="720"/>
        <w:jc w:val="both"/>
        <w:rPr>
          <w:sz w:val="20"/>
          <w:szCs w:val="20"/>
          <w:lang w:val="es-CO"/>
        </w:rPr>
      </w:pPr>
    </w:p>
    <w:p w14:paraId="6C09E797" w14:textId="77777777" w:rsidR="00703915" w:rsidRPr="00955CD5" w:rsidRDefault="00703915" w:rsidP="00AB2F00">
      <w:pPr>
        <w:ind w:left="720"/>
        <w:jc w:val="both"/>
        <w:rPr>
          <w:sz w:val="20"/>
          <w:szCs w:val="20"/>
          <w:lang w:val="es-CO"/>
        </w:rPr>
      </w:pPr>
    </w:p>
    <w:p w14:paraId="60FDD85A" w14:textId="77777777" w:rsidR="00110494" w:rsidRPr="00955CD5" w:rsidRDefault="00110494" w:rsidP="00AB2F00">
      <w:pPr>
        <w:ind w:left="720"/>
        <w:jc w:val="both"/>
        <w:rPr>
          <w:sz w:val="20"/>
          <w:szCs w:val="20"/>
          <w:lang w:val="es-CO"/>
        </w:rPr>
      </w:pPr>
    </w:p>
    <w:p w14:paraId="52C366D2" w14:textId="74A460E9" w:rsidR="00C36AD9" w:rsidRPr="00D27D1C" w:rsidRDefault="009C0B53" w:rsidP="00D27D1C">
      <w:pPr>
        <w:pStyle w:val="Ttulo1"/>
      </w:pPr>
      <w:bookmarkStart w:id="532" w:name="_Toc238483116"/>
      <w:bookmarkStart w:id="533" w:name="_Toc238560515"/>
      <w:bookmarkStart w:id="534" w:name="_Toc238571007"/>
      <w:bookmarkStart w:id="535" w:name="_Toc238651583"/>
      <w:bookmarkStart w:id="536" w:name="_Toc240576137"/>
      <w:r w:rsidRPr="00D27D1C">
        <w:lastRenderedPageBreak/>
        <w:t>Fuera de alcance</w:t>
      </w:r>
      <w:bookmarkEnd w:id="532"/>
      <w:bookmarkEnd w:id="533"/>
      <w:bookmarkEnd w:id="534"/>
      <w:bookmarkEnd w:id="535"/>
      <w:bookmarkEnd w:id="536"/>
      <w:r w:rsidR="004F488A" w:rsidRPr="00D27D1C">
        <w:t xml:space="preserve"> </w:t>
      </w:r>
    </w:p>
    <w:p w14:paraId="0BBB9A87" w14:textId="5F5CD6FC" w:rsidR="009F59B5" w:rsidRPr="00032752" w:rsidRDefault="009C0B53" w:rsidP="00750DCB">
      <w:pPr>
        <w:pStyle w:val="Ttulo2"/>
      </w:pPr>
      <w:bookmarkStart w:id="537" w:name="_Toc238560516"/>
      <w:bookmarkStart w:id="538" w:name="_Toc238571008"/>
      <w:bookmarkStart w:id="539" w:name="_Toc238651584"/>
      <w:bookmarkStart w:id="540" w:name="_Toc240576138"/>
      <w:r w:rsidRPr="00032752">
        <w:t>Fundación del Dominio de Datos de Salud</w:t>
      </w:r>
      <w:bookmarkEnd w:id="537"/>
      <w:bookmarkEnd w:id="538"/>
      <w:bookmarkEnd w:id="539"/>
      <w:bookmarkEnd w:id="540"/>
    </w:p>
    <w:p w14:paraId="4B934ADF" w14:textId="77777777" w:rsidR="00E14787" w:rsidRPr="009F59B5" w:rsidRDefault="00E14787" w:rsidP="00AB2F00">
      <w:pPr>
        <w:pStyle w:val="Listaconvietas"/>
        <w:numPr>
          <w:ilvl w:val="0"/>
          <w:numId w:val="0"/>
        </w:numPr>
        <w:spacing w:after="60"/>
        <w:ind w:left="1080" w:hanging="360"/>
        <w:jc w:val="both"/>
        <w:rPr>
          <w:sz w:val="22"/>
          <w:lang w:val="es-CO"/>
        </w:rPr>
      </w:pPr>
    </w:p>
    <w:tbl>
      <w:tblPr>
        <w:tblStyle w:val="Tablanormal2"/>
        <w:tblW w:w="0" w:type="auto"/>
        <w:tblLook w:val="04A0" w:firstRow="1" w:lastRow="0" w:firstColumn="1" w:lastColumn="0" w:noHBand="0" w:noVBand="1"/>
      </w:tblPr>
      <w:tblGrid>
        <w:gridCol w:w="3032"/>
        <w:gridCol w:w="5806"/>
      </w:tblGrid>
      <w:tr w:rsidR="004B0C30" w14:paraId="6D8CB546" w14:textId="77777777" w:rsidTr="00AB2F0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7" w:type="dxa"/>
            <w:noWrap/>
            <w:hideMark/>
          </w:tcPr>
          <w:p w14:paraId="6A31ADC6" w14:textId="77777777" w:rsidR="00AC1636" w:rsidRPr="00E55119" w:rsidRDefault="009C0B53" w:rsidP="00AB2F00">
            <w:pPr>
              <w:ind w:left="360"/>
              <w:jc w:val="both"/>
              <w:rPr>
                <w:rFonts w:eastAsia="Times New Roman" w:cs="Times New Roman"/>
                <w:sz w:val="20"/>
                <w:szCs w:val="20"/>
                <w:lang w:val="es-CO" w:eastAsia="es-CO"/>
              </w:rPr>
            </w:pPr>
            <w:r w:rsidRPr="00E55119">
              <w:rPr>
                <w:rFonts w:eastAsia="Times New Roman" w:cs="Times New Roman"/>
                <w:sz w:val="20"/>
                <w:szCs w:val="20"/>
                <w:lang w:val="es-CO" w:eastAsia="es-CO"/>
              </w:rPr>
              <w:t>Fuera del alcance</w:t>
            </w:r>
          </w:p>
        </w:tc>
        <w:tc>
          <w:tcPr>
            <w:tcW w:w="6529" w:type="dxa"/>
            <w:noWrap/>
            <w:hideMark/>
          </w:tcPr>
          <w:p w14:paraId="0EE475ED" w14:textId="77777777" w:rsidR="00AC1636" w:rsidRPr="00E55119" w:rsidRDefault="009C0B53" w:rsidP="00AB2F00">
            <w:pPr>
              <w:ind w:left="360"/>
              <w:jc w:val="both"/>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s-CO" w:eastAsia="es-CO"/>
              </w:rPr>
            </w:pPr>
            <w:r w:rsidRPr="00E55119">
              <w:rPr>
                <w:rFonts w:eastAsia="Times New Roman" w:cs="Times New Roman"/>
                <w:sz w:val="20"/>
                <w:szCs w:val="20"/>
                <w:lang w:val="es-CO" w:eastAsia="es-CO"/>
              </w:rPr>
              <w:t>Descripción</w:t>
            </w:r>
          </w:p>
        </w:tc>
      </w:tr>
      <w:tr w:rsidR="004B0C30" w:rsidRPr="00266C86" w14:paraId="5E30A54A" w14:textId="77777777" w:rsidTr="00AB2F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7" w:type="dxa"/>
            <w:noWrap/>
            <w:hideMark/>
          </w:tcPr>
          <w:p w14:paraId="4A1336C4" w14:textId="77777777" w:rsidR="00AC1636" w:rsidRPr="00E55119" w:rsidRDefault="009C0B53" w:rsidP="00AB2F00">
            <w:pPr>
              <w:ind w:left="360"/>
              <w:jc w:val="both"/>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Sincronización con FHIR Store corporativo</w:t>
            </w:r>
          </w:p>
        </w:tc>
        <w:tc>
          <w:tcPr>
            <w:tcW w:w="6529" w:type="dxa"/>
            <w:noWrap/>
            <w:hideMark/>
          </w:tcPr>
          <w:p w14:paraId="5E28CC40" w14:textId="76EE438A" w:rsidR="00AC1636" w:rsidRPr="00E55119" w:rsidRDefault="009C0B53" w:rsidP="00AB2F00">
            <w:pPr>
              <w:ind w:left="360"/>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commentRangeStart w:id="541"/>
            <w:commentRangeStart w:id="542"/>
            <w:r w:rsidRPr="395A95F6">
              <w:rPr>
                <w:rFonts w:eastAsia="Times New Roman" w:cs="Times New Roman"/>
                <w:color w:val="000000" w:themeColor="text1"/>
                <w:sz w:val="20"/>
                <w:szCs w:val="20"/>
                <w:lang w:val="es-CO" w:eastAsia="es-CO"/>
              </w:rPr>
              <w:t>Diseño, desarrollo, configuración, pruebas y operación de la sincronización entre el FHIR Store intermedio</w:t>
            </w:r>
            <w:r w:rsidR="00075F8A">
              <w:rPr>
                <w:rFonts w:eastAsia="Times New Roman" w:cs="Times New Roman"/>
                <w:color w:val="000000" w:themeColor="text1"/>
                <w:sz w:val="20"/>
                <w:szCs w:val="20"/>
                <w:lang w:val="es-CO" w:eastAsia="es-CO"/>
              </w:rPr>
              <w:t>(desplegado por el proyecto interoperabilidad)</w:t>
            </w:r>
            <w:r w:rsidRPr="395A95F6">
              <w:rPr>
                <w:rFonts w:eastAsia="Times New Roman" w:cs="Times New Roman"/>
                <w:color w:val="000000" w:themeColor="text1"/>
                <w:sz w:val="20"/>
                <w:szCs w:val="20"/>
                <w:lang w:val="es-CO" w:eastAsia="es-CO"/>
              </w:rPr>
              <w:t xml:space="preserve"> y el FHIR Store corporativo actual de Salud SURA.</w:t>
            </w:r>
            <w:commentRangeEnd w:id="541"/>
            <w:r w:rsidR="00ED4E70" w:rsidRPr="00E55119">
              <w:rPr>
                <w:rStyle w:val="Refdecomentario"/>
                <w:rFonts w:eastAsia="Times New Roman" w:cs="Times New Roman"/>
                <w:color w:val="000000"/>
                <w:sz w:val="20"/>
                <w:szCs w:val="20"/>
                <w:lang w:val="es-CO" w:eastAsia="es-CO"/>
              </w:rPr>
              <w:commentReference w:id="541"/>
            </w:r>
            <w:commentRangeEnd w:id="542"/>
            <w:r w:rsidRPr="00E55119">
              <w:rPr>
                <w:rStyle w:val="Refdecomentario"/>
                <w:rFonts w:eastAsia="Times New Roman" w:cs="Times New Roman"/>
                <w:color w:val="000000"/>
                <w:sz w:val="20"/>
                <w:szCs w:val="20"/>
                <w:lang w:val="es-CO" w:eastAsia="es-CO"/>
              </w:rPr>
              <w:commentReference w:id="542"/>
            </w:r>
          </w:p>
        </w:tc>
      </w:tr>
      <w:tr w:rsidR="004B0C30" w:rsidRPr="00266C86" w14:paraId="2298268C" w14:textId="77777777" w:rsidTr="00AB2F00">
        <w:trPr>
          <w:trHeight w:val="300"/>
        </w:trPr>
        <w:tc>
          <w:tcPr>
            <w:cnfStyle w:val="001000000000" w:firstRow="0" w:lastRow="0" w:firstColumn="1" w:lastColumn="0" w:oddVBand="0" w:evenVBand="0" w:oddHBand="0" w:evenHBand="0" w:firstRowFirstColumn="0" w:firstRowLastColumn="0" w:lastRowFirstColumn="0" w:lastRowLastColumn="0"/>
            <w:tcW w:w="3397" w:type="dxa"/>
            <w:noWrap/>
            <w:hideMark/>
          </w:tcPr>
          <w:p w14:paraId="0B41F342" w14:textId="77777777" w:rsidR="00AC1636" w:rsidRPr="00E55119" w:rsidRDefault="009C0B53" w:rsidP="00AB2F00">
            <w:pPr>
              <w:ind w:left="360"/>
              <w:jc w:val="both"/>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Evolución del MPI corporativo</w:t>
            </w:r>
          </w:p>
        </w:tc>
        <w:tc>
          <w:tcPr>
            <w:tcW w:w="6529" w:type="dxa"/>
            <w:noWrap/>
            <w:hideMark/>
          </w:tcPr>
          <w:p w14:paraId="7C1DE99D" w14:textId="77777777" w:rsidR="00AC1636" w:rsidRPr="00E55119" w:rsidRDefault="009C0B53" w:rsidP="00AB2F00">
            <w:pPr>
              <w:ind w:left="360"/>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Construcción, sustitución, modificación o evolución funcional del MPI existente. El alcance contempla su integración y utilización en los procesos del Dominio Salud, FHIR y OMOP.</w:t>
            </w:r>
          </w:p>
        </w:tc>
      </w:tr>
      <w:tr w:rsidR="004B0C30" w:rsidRPr="00266C86" w14:paraId="2B9B5B46" w14:textId="77777777" w:rsidTr="00AB2F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7" w:type="dxa"/>
            <w:noWrap/>
            <w:hideMark/>
          </w:tcPr>
          <w:p w14:paraId="420B7BBC" w14:textId="07B06667" w:rsidR="00AC1636" w:rsidRPr="00E55119" w:rsidRDefault="009C0B53" w:rsidP="00AB2F00">
            <w:pPr>
              <w:ind w:left="360"/>
              <w:jc w:val="both"/>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Fuentes no priorizadas</w:t>
            </w:r>
          </w:p>
        </w:tc>
        <w:tc>
          <w:tcPr>
            <w:tcW w:w="6529" w:type="dxa"/>
            <w:noWrap/>
            <w:hideMark/>
          </w:tcPr>
          <w:p w14:paraId="4D96C1F3" w14:textId="155543A1" w:rsidR="00AC1636" w:rsidRPr="00E55119" w:rsidRDefault="009C0B53" w:rsidP="00AB2F00">
            <w:pPr>
              <w:ind w:left="360"/>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Integración de fuentes, sistemas, APIs o datasets diferentes a los explícitamente acordados para la primera versión.</w:t>
            </w:r>
          </w:p>
        </w:tc>
      </w:tr>
      <w:tr w:rsidR="004B0C30" w:rsidRPr="00266C86" w14:paraId="068F2160" w14:textId="77777777" w:rsidTr="00AB2F00">
        <w:trPr>
          <w:trHeight w:val="300"/>
        </w:trPr>
        <w:tc>
          <w:tcPr>
            <w:cnfStyle w:val="001000000000" w:firstRow="0" w:lastRow="0" w:firstColumn="1" w:lastColumn="0" w:oddVBand="0" w:evenVBand="0" w:oddHBand="0" w:evenHBand="0" w:firstRowFirstColumn="0" w:firstRowLastColumn="0" w:lastRowFirstColumn="0" w:lastRowLastColumn="0"/>
            <w:tcW w:w="3397" w:type="dxa"/>
            <w:noWrap/>
            <w:hideMark/>
          </w:tcPr>
          <w:p w14:paraId="020957A9" w14:textId="77777777" w:rsidR="00AC1636" w:rsidRPr="00E55119" w:rsidRDefault="009C0B53" w:rsidP="00AB2F00">
            <w:pPr>
              <w:ind w:left="360"/>
              <w:jc w:val="both"/>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Remediación de sistemas fuente</w:t>
            </w:r>
          </w:p>
        </w:tc>
        <w:tc>
          <w:tcPr>
            <w:tcW w:w="6529" w:type="dxa"/>
            <w:noWrap/>
            <w:hideMark/>
          </w:tcPr>
          <w:p w14:paraId="3B74AFF5" w14:textId="03103289" w:rsidR="00AC1636" w:rsidRPr="00E55119" w:rsidRDefault="009C0B53" w:rsidP="00AB2F00">
            <w:pPr>
              <w:ind w:left="360"/>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Modificaciones sobre aplicaciones o bases de datos origen, corrección masiva de información o solución de problemas de calidad directamente en los sistemas fuente.</w:t>
            </w:r>
          </w:p>
        </w:tc>
      </w:tr>
      <w:tr w:rsidR="004B0C30" w14:paraId="479C5490" w14:textId="77777777" w:rsidTr="00AB2F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7" w:type="dxa"/>
            <w:noWrap/>
            <w:hideMark/>
          </w:tcPr>
          <w:p w14:paraId="3C002269" w14:textId="77777777" w:rsidR="00AC1636" w:rsidRPr="00E55119" w:rsidRDefault="009C0B53" w:rsidP="00AB2F00">
            <w:pPr>
              <w:ind w:left="360"/>
              <w:jc w:val="both"/>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Cobertura completa del Dominio Salud</w:t>
            </w:r>
          </w:p>
        </w:tc>
        <w:tc>
          <w:tcPr>
            <w:tcW w:w="6529" w:type="dxa"/>
            <w:noWrap/>
            <w:hideMark/>
          </w:tcPr>
          <w:p w14:paraId="6C34FB5F" w14:textId="1F6F6A58" w:rsidR="00AC1636" w:rsidRPr="00E55119" w:rsidRDefault="009C0B53" w:rsidP="00AB2F00">
            <w:pPr>
              <w:ind w:left="360"/>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Construcción de la totalidad de entidades, atributos y relaciones del dominio corporativo de salud. El alcance corresponde a una primera versión priorizada.</w:t>
            </w:r>
          </w:p>
        </w:tc>
      </w:tr>
      <w:tr w:rsidR="004B0C30" w:rsidRPr="00266C86" w14:paraId="2DA7534D" w14:textId="77777777" w:rsidTr="00AB2F00">
        <w:trPr>
          <w:trHeight w:val="300"/>
        </w:trPr>
        <w:tc>
          <w:tcPr>
            <w:cnfStyle w:val="001000000000" w:firstRow="0" w:lastRow="0" w:firstColumn="1" w:lastColumn="0" w:oddVBand="0" w:evenVBand="0" w:oddHBand="0" w:evenHBand="0" w:firstRowFirstColumn="0" w:firstRowLastColumn="0" w:lastRowFirstColumn="0" w:lastRowLastColumn="0"/>
            <w:tcW w:w="3397" w:type="dxa"/>
            <w:noWrap/>
            <w:hideMark/>
          </w:tcPr>
          <w:p w14:paraId="5364E543" w14:textId="77777777" w:rsidR="00AC1636" w:rsidRPr="00E55119" w:rsidRDefault="009C0B53" w:rsidP="00AB2F00">
            <w:pPr>
              <w:ind w:left="360"/>
              <w:jc w:val="both"/>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Cobertura FHIR completa</w:t>
            </w:r>
          </w:p>
        </w:tc>
        <w:tc>
          <w:tcPr>
            <w:tcW w:w="6529" w:type="dxa"/>
            <w:noWrap/>
            <w:hideMark/>
          </w:tcPr>
          <w:p w14:paraId="60BC2A15" w14:textId="104F6AC5" w:rsidR="00AC1636" w:rsidRPr="00E55119" w:rsidRDefault="009C0B53" w:rsidP="00AB2F00">
            <w:pPr>
              <w:ind w:left="360"/>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Transformación de toda la información de Salud SURA hacia FHIR. Se implementarán únicamente los recursos, perfiles y datos correspondientes al alcance priorizado.</w:t>
            </w:r>
          </w:p>
        </w:tc>
      </w:tr>
      <w:tr w:rsidR="004B0C30" w:rsidRPr="00266C86" w14:paraId="0C71D335" w14:textId="77777777" w:rsidTr="00AB2F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7" w:type="dxa"/>
            <w:noWrap/>
            <w:hideMark/>
          </w:tcPr>
          <w:p w14:paraId="07338B7D" w14:textId="77777777" w:rsidR="00AC1636" w:rsidRPr="00E55119" w:rsidRDefault="009C0B53" w:rsidP="00AB2F00">
            <w:pPr>
              <w:ind w:left="360"/>
              <w:jc w:val="both"/>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Cobertura OMOP completa</w:t>
            </w:r>
          </w:p>
        </w:tc>
        <w:tc>
          <w:tcPr>
            <w:tcW w:w="6529" w:type="dxa"/>
            <w:noWrap/>
            <w:hideMark/>
          </w:tcPr>
          <w:p w14:paraId="5F7AFE12" w14:textId="3796DFFA" w:rsidR="00AC1636" w:rsidRPr="00E55119" w:rsidRDefault="009C0B53" w:rsidP="00AB2F00">
            <w:pPr>
              <w:ind w:left="360"/>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commentRangeStart w:id="543"/>
            <w:commentRangeStart w:id="544"/>
            <w:commentRangeStart w:id="545"/>
            <w:r w:rsidRPr="00E55119">
              <w:rPr>
                <w:rFonts w:eastAsia="Times New Roman" w:cs="Times New Roman"/>
                <w:color w:val="000000"/>
                <w:sz w:val="20"/>
                <w:szCs w:val="20"/>
                <w:lang w:val="es-CO" w:eastAsia="es-CO"/>
              </w:rPr>
              <w:t>Implementación de la totalidad de dominios, tablas y vocabularios de OMOP CDM. Se construirá una primera versión de acuerdo con los dominios y datos priorizados</w:t>
            </w:r>
            <w:commentRangeEnd w:id="543"/>
            <w:r w:rsidR="00AC1107">
              <w:rPr>
                <w:rStyle w:val="Refdecomentario"/>
                <w:rFonts w:eastAsia="Times New Roman" w:cs="Times New Roman"/>
                <w:color w:val="000000"/>
                <w:sz w:val="20"/>
                <w:szCs w:val="20"/>
                <w:lang w:val="es-CO" w:eastAsia="es-CO"/>
              </w:rPr>
              <w:commentReference w:id="543"/>
            </w:r>
            <w:commentRangeEnd w:id="544"/>
            <w:r>
              <w:rPr>
                <w:rStyle w:val="Refdecomentario"/>
                <w:rFonts w:eastAsia="Times New Roman" w:cs="Times New Roman"/>
                <w:color w:val="000000"/>
                <w:sz w:val="20"/>
                <w:szCs w:val="20"/>
                <w:lang w:val="es-CO" w:eastAsia="es-CO"/>
              </w:rPr>
              <w:commentReference w:id="544"/>
            </w:r>
            <w:commentRangeEnd w:id="545"/>
            <w:r>
              <w:rPr>
                <w:rStyle w:val="Refdecomentario"/>
                <w:rFonts w:eastAsia="Times New Roman" w:cs="Times New Roman"/>
                <w:color w:val="000000"/>
                <w:sz w:val="20"/>
                <w:szCs w:val="20"/>
                <w:lang w:val="es-CO" w:eastAsia="es-CO"/>
              </w:rPr>
              <w:commentReference w:id="545"/>
            </w:r>
            <w:r w:rsidR="007166FB">
              <w:rPr>
                <w:rFonts w:eastAsia="Times New Roman" w:cs="Times New Roman"/>
                <w:color w:val="000000"/>
                <w:sz w:val="20"/>
                <w:szCs w:val="20"/>
                <w:lang w:val="es-CO" w:eastAsia="es-CO"/>
              </w:rPr>
              <w:t xml:space="preserve"> para los </w:t>
            </w:r>
            <w:r w:rsidR="000A26D3">
              <w:rPr>
                <w:rFonts w:eastAsia="Times New Roman" w:cs="Times New Roman"/>
                <w:color w:val="000000"/>
                <w:sz w:val="20"/>
                <w:szCs w:val="20"/>
                <w:lang w:val="es-CO" w:eastAsia="es-CO"/>
              </w:rPr>
              <w:t>casos de uso acordados.</w:t>
            </w:r>
          </w:p>
        </w:tc>
      </w:tr>
      <w:tr w:rsidR="004B0C30" w:rsidRPr="00266C86" w14:paraId="16FC91BA" w14:textId="77777777" w:rsidTr="00AB2F00">
        <w:trPr>
          <w:trHeight w:val="300"/>
        </w:trPr>
        <w:tc>
          <w:tcPr>
            <w:cnfStyle w:val="001000000000" w:firstRow="0" w:lastRow="0" w:firstColumn="1" w:lastColumn="0" w:oddVBand="0" w:evenVBand="0" w:oddHBand="0" w:evenHBand="0" w:firstRowFirstColumn="0" w:firstRowLastColumn="0" w:lastRowFirstColumn="0" w:lastRowLastColumn="0"/>
            <w:tcW w:w="3397" w:type="dxa"/>
            <w:noWrap/>
            <w:hideMark/>
          </w:tcPr>
          <w:p w14:paraId="05C0437E" w14:textId="77777777" w:rsidR="00AC1636" w:rsidRPr="00E55119" w:rsidRDefault="009C0B53" w:rsidP="00AB2F00">
            <w:pPr>
              <w:ind w:left="360"/>
              <w:jc w:val="both"/>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Transformaciones directas Fuente → OMOP</w:t>
            </w:r>
          </w:p>
        </w:tc>
        <w:tc>
          <w:tcPr>
            <w:tcW w:w="6529" w:type="dxa"/>
            <w:noWrap/>
            <w:hideMark/>
          </w:tcPr>
          <w:p w14:paraId="3BE9E4D5" w14:textId="451833EA" w:rsidR="00AC1636" w:rsidRPr="00E55119" w:rsidRDefault="009C0B53" w:rsidP="00AB2F00">
            <w:pPr>
              <w:ind w:left="360"/>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Desarrollo de pipelines independientes desde los sistemas fuente hacia OMOP. El patrón definido utilizará la información FHIR estandarizada y publicada como base para la construcción de OMOP.</w:t>
            </w:r>
          </w:p>
        </w:tc>
      </w:tr>
      <w:tr w:rsidR="004B0C30" w:rsidRPr="00266C86" w14:paraId="4028A57E" w14:textId="77777777" w:rsidTr="00AB2F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7" w:type="dxa"/>
            <w:noWrap/>
            <w:hideMark/>
          </w:tcPr>
          <w:p w14:paraId="726F57F2" w14:textId="4C8C81A8" w:rsidR="00AC1636" w:rsidRPr="00E55119" w:rsidRDefault="009C0B53" w:rsidP="00AB2F00">
            <w:pPr>
              <w:ind w:left="360"/>
              <w:jc w:val="both"/>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Transformaciones corporativas de infraestructura o seguridad</w:t>
            </w:r>
          </w:p>
        </w:tc>
        <w:tc>
          <w:tcPr>
            <w:tcW w:w="6529" w:type="dxa"/>
            <w:noWrap/>
            <w:hideMark/>
          </w:tcPr>
          <w:p w14:paraId="348DD4C7" w14:textId="4556E837" w:rsidR="00AC1636" w:rsidRPr="00E55119" w:rsidRDefault="009C0B53" w:rsidP="00AB2F00">
            <w:pPr>
              <w:ind w:left="360"/>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Proyectos generales de redes, IAM, ciberseguridad, migración cloud o infraestructura que no correspondan directamente a los componentes contemplados en este SOW.</w:t>
            </w:r>
          </w:p>
        </w:tc>
      </w:tr>
      <w:tr w:rsidR="004B0C30" w:rsidRPr="00266C86" w14:paraId="5044BF8C" w14:textId="77777777" w:rsidTr="00AB2F00">
        <w:trPr>
          <w:trHeight w:val="300"/>
        </w:trPr>
        <w:tc>
          <w:tcPr>
            <w:cnfStyle w:val="001000000000" w:firstRow="0" w:lastRow="0" w:firstColumn="1" w:lastColumn="0" w:oddVBand="0" w:evenVBand="0" w:oddHBand="0" w:evenHBand="0" w:firstRowFirstColumn="0" w:firstRowLastColumn="0" w:lastRowFirstColumn="0" w:lastRowLastColumn="0"/>
            <w:tcW w:w="3397" w:type="dxa"/>
            <w:noWrap/>
            <w:hideMark/>
          </w:tcPr>
          <w:p w14:paraId="7261AC63" w14:textId="32176C2F" w:rsidR="00AC1636" w:rsidRPr="00E55119" w:rsidRDefault="009C0B53" w:rsidP="00AB2F00">
            <w:pPr>
              <w:ind w:left="360"/>
              <w:jc w:val="both"/>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Nuevos Data Partners</w:t>
            </w:r>
          </w:p>
        </w:tc>
        <w:tc>
          <w:tcPr>
            <w:tcW w:w="6529" w:type="dxa"/>
            <w:noWrap/>
            <w:hideMark/>
          </w:tcPr>
          <w:p w14:paraId="281F3519" w14:textId="479E179F" w:rsidR="00AC1636" w:rsidRPr="00E55119" w:rsidRDefault="009C0B53" w:rsidP="00AB2F00">
            <w:pPr>
              <w:ind w:left="360"/>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commentRangeStart w:id="546"/>
            <w:commentRangeStart w:id="547"/>
            <w:r w:rsidRPr="362F00C9">
              <w:rPr>
                <w:rFonts w:eastAsia="Times New Roman" w:cs="Times New Roman"/>
                <w:color w:val="000000" w:themeColor="text1"/>
                <w:sz w:val="20"/>
                <w:szCs w:val="20"/>
                <w:lang w:val="es-CO" w:eastAsia="es-CO"/>
              </w:rPr>
              <w:t>Onboarding e integración de Data Partners adicionales. La primera implementación establecerá patrones y capacidades que podrán ser reutilizados posteriormente.</w:t>
            </w:r>
            <w:commentRangeEnd w:id="546"/>
            <w:r w:rsidR="00ED4E70" w:rsidRPr="00E55119">
              <w:rPr>
                <w:rStyle w:val="Refdecomentario"/>
                <w:rFonts w:eastAsia="Times New Roman" w:cs="Times New Roman"/>
                <w:color w:val="000000"/>
                <w:sz w:val="20"/>
                <w:szCs w:val="20"/>
                <w:lang w:val="es-CO" w:eastAsia="es-CO"/>
              </w:rPr>
              <w:commentReference w:id="546"/>
            </w:r>
            <w:commentRangeEnd w:id="547"/>
            <w:r w:rsidRPr="00E55119">
              <w:rPr>
                <w:rStyle w:val="Refdecomentario"/>
                <w:rFonts w:eastAsia="Times New Roman" w:cs="Times New Roman"/>
                <w:color w:val="000000"/>
                <w:sz w:val="20"/>
                <w:szCs w:val="20"/>
                <w:lang w:val="es-CO" w:eastAsia="es-CO"/>
              </w:rPr>
              <w:commentReference w:id="547"/>
            </w:r>
          </w:p>
        </w:tc>
      </w:tr>
      <w:tr w:rsidR="004B0C30" w:rsidRPr="00266C86" w14:paraId="565B95E9" w14:textId="77777777" w:rsidTr="00AB2F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7" w:type="dxa"/>
            <w:noWrap/>
            <w:hideMark/>
          </w:tcPr>
          <w:p w14:paraId="787531ED" w14:textId="16FD12B8" w:rsidR="00AC1636" w:rsidRPr="00E55119" w:rsidRDefault="009C0B53" w:rsidP="00AB2F00">
            <w:pPr>
              <w:ind w:left="360"/>
              <w:jc w:val="both"/>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Nuevas modalidades de datos</w:t>
            </w:r>
          </w:p>
        </w:tc>
        <w:tc>
          <w:tcPr>
            <w:tcW w:w="6529" w:type="dxa"/>
            <w:noWrap/>
            <w:hideMark/>
          </w:tcPr>
          <w:p w14:paraId="430949A8" w14:textId="05C3DC29" w:rsidR="00AC1636" w:rsidRPr="00E55119" w:rsidRDefault="009C0B53" w:rsidP="00AB2F00">
            <w:pPr>
              <w:ind w:left="360"/>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Integración de imágenes médicas, genómica, audio, señales clínicas, dispositivos u otras modalidades que no hayan sido explícitamente priorizadas.</w:t>
            </w:r>
          </w:p>
        </w:tc>
      </w:tr>
      <w:tr w:rsidR="004B0C30" w:rsidRPr="00266C86" w14:paraId="01FC2A21" w14:textId="77777777" w:rsidTr="00AB2F00">
        <w:trPr>
          <w:trHeight w:val="300"/>
        </w:trPr>
        <w:tc>
          <w:tcPr>
            <w:cnfStyle w:val="001000000000" w:firstRow="0" w:lastRow="0" w:firstColumn="1" w:lastColumn="0" w:oddVBand="0" w:evenVBand="0" w:oddHBand="0" w:evenHBand="0" w:firstRowFirstColumn="0" w:firstRowLastColumn="0" w:lastRowFirstColumn="0" w:lastRowLastColumn="0"/>
            <w:tcW w:w="3397" w:type="dxa"/>
            <w:noWrap/>
            <w:hideMark/>
          </w:tcPr>
          <w:p w14:paraId="1292EA5B" w14:textId="77777777" w:rsidR="00AC1636" w:rsidRPr="00E55119" w:rsidRDefault="009C0B53" w:rsidP="00AB2F00">
            <w:pPr>
              <w:ind w:left="360"/>
              <w:jc w:val="both"/>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Licencias, infraestructura y servicios de terceros</w:t>
            </w:r>
          </w:p>
        </w:tc>
        <w:tc>
          <w:tcPr>
            <w:tcW w:w="6529" w:type="dxa"/>
            <w:noWrap/>
            <w:hideMark/>
          </w:tcPr>
          <w:p w14:paraId="29356F50" w14:textId="77777777" w:rsidR="00AC1636" w:rsidRPr="00E55119" w:rsidRDefault="009C0B53" w:rsidP="00AB2F00">
            <w:pPr>
              <w:ind w:left="360"/>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No se incluyen costos de licenciamiento de software, infraestructura cloud, suscripciones, herramientas, servicios administrados o servicios de terceros, salvo aquellos que sean indicados expresamente como incluidos en este SOW.</w:t>
            </w:r>
          </w:p>
        </w:tc>
      </w:tr>
      <w:tr w:rsidR="004B0C30" w:rsidRPr="00266C86" w14:paraId="48208CB9" w14:textId="77777777" w:rsidTr="00AB2F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7" w:type="dxa"/>
            <w:noWrap/>
            <w:hideMark/>
          </w:tcPr>
          <w:p w14:paraId="41E8F434" w14:textId="77777777" w:rsidR="00AC1636" w:rsidRPr="00E55119" w:rsidRDefault="009C0B53" w:rsidP="00AB2F00">
            <w:pPr>
              <w:ind w:left="360"/>
              <w:jc w:val="both"/>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Soporte posterior al hypercare</w:t>
            </w:r>
          </w:p>
        </w:tc>
        <w:tc>
          <w:tcPr>
            <w:tcW w:w="6529" w:type="dxa"/>
            <w:noWrap/>
            <w:hideMark/>
          </w:tcPr>
          <w:p w14:paraId="20ED3BEC" w14:textId="45E1D707" w:rsidR="00AC1636" w:rsidRPr="00E55119" w:rsidRDefault="009C0B53" w:rsidP="00AB2F00">
            <w:pPr>
              <w:ind w:left="360"/>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No se incluye soporte operativo, mantenimiento, administración o resolución de incidentes posterior al período de hypercare definido y acordado como parte del proyecto.</w:t>
            </w:r>
          </w:p>
        </w:tc>
      </w:tr>
      <w:tr w:rsidR="004B0C30" w:rsidRPr="00266C86" w14:paraId="7E443E83" w14:textId="77777777" w:rsidTr="00AB2F00">
        <w:trPr>
          <w:trHeight w:val="300"/>
        </w:trPr>
        <w:tc>
          <w:tcPr>
            <w:cnfStyle w:val="001000000000" w:firstRow="0" w:lastRow="0" w:firstColumn="1" w:lastColumn="0" w:oddVBand="0" w:evenVBand="0" w:oddHBand="0" w:evenHBand="0" w:firstRowFirstColumn="0" w:firstRowLastColumn="0" w:lastRowFirstColumn="0" w:lastRowLastColumn="0"/>
            <w:tcW w:w="3397" w:type="dxa"/>
            <w:noWrap/>
            <w:hideMark/>
          </w:tcPr>
          <w:p w14:paraId="23C373B2" w14:textId="77777777" w:rsidR="00AC1636" w:rsidRPr="00E55119" w:rsidRDefault="009C0B53" w:rsidP="00AB2F00">
            <w:pPr>
              <w:ind w:left="360"/>
              <w:jc w:val="both"/>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lastRenderedPageBreak/>
              <w:t>Nuevos requerimientos o cambios de alcance</w:t>
            </w:r>
          </w:p>
        </w:tc>
        <w:tc>
          <w:tcPr>
            <w:tcW w:w="6529" w:type="dxa"/>
            <w:noWrap/>
            <w:hideMark/>
          </w:tcPr>
          <w:p w14:paraId="1C3A2904" w14:textId="040301FC" w:rsidR="00AC1636" w:rsidRPr="00E55119" w:rsidRDefault="009C0B53" w:rsidP="00AB2F00">
            <w:pPr>
              <w:ind w:left="360"/>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E55119">
              <w:rPr>
                <w:rFonts w:eastAsia="Times New Roman" w:cs="Times New Roman"/>
                <w:color w:val="000000"/>
                <w:sz w:val="20"/>
                <w:szCs w:val="20"/>
                <w:lang w:val="es-CO" w:eastAsia="es-CO"/>
              </w:rPr>
              <w:t>Cambios derivados de nuevos requerimientos, modificaciones funcionales o técnicas, nuevas fuentes, integraciones o capacidades solicitadas después de la aprobación del alcance deberán ser evaluados y gestionados mediante el proceso formal de control de cambios.</w:t>
            </w:r>
          </w:p>
        </w:tc>
      </w:tr>
    </w:tbl>
    <w:p w14:paraId="0F124EEE" w14:textId="4E6ED1F8" w:rsidR="00F450F9" w:rsidRPr="00032752" w:rsidRDefault="009C0B53" w:rsidP="00750DCB">
      <w:pPr>
        <w:pStyle w:val="Ttulo2"/>
      </w:pPr>
      <w:bookmarkStart w:id="548" w:name="_Toc238560517"/>
      <w:bookmarkStart w:id="549" w:name="_Toc238571009"/>
      <w:bookmarkStart w:id="550" w:name="_Toc238651585"/>
      <w:bookmarkStart w:id="551" w:name="_Toc240576139"/>
      <w:r w:rsidRPr="00032752">
        <w:t>Plataforma Federada de Inteligencia en Salud</w:t>
      </w:r>
      <w:bookmarkEnd w:id="548"/>
      <w:r w:rsidR="00F51958" w:rsidRPr="00032752">
        <w:t xml:space="preserve"> - AlejandrIA</w:t>
      </w:r>
      <w:bookmarkEnd w:id="549"/>
      <w:bookmarkEnd w:id="550"/>
      <w:bookmarkEnd w:id="551"/>
    </w:p>
    <w:p w14:paraId="6AC6B065" w14:textId="3F319EC2" w:rsidR="009F59B5" w:rsidRDefault="009F59B5" w:rsidP="00AB2F00">
      <w:pPr>
        <w:pStyle w:val="Listaconvietas"/>
        <w:numPr>
          <w:ilvl w:val="0"/>
          <w:numId w:val="0"/>
        </w:numPr>
        <w:spacing w:after="60"/>
        <w:ind w:left="720"/>
        <w:jc w:val="both"/>
        <w:rPr>
          <w:highlight w:val="yellow"/>
          <w:lang w:val="es-CO"/>
        </w:rPr>
      </w:pPr>
    </w:p>
    <w:tbl>
      <w:tblPr>
        <w:tblStyle w:val="MediumList1-Accent11"/>
        <w:tblW w:w="0" w:type="auto"/>
        <w:tblLook w:val="0680" w:firstRow="0" w:lastRow="0" w:firstColumn="1" w:lastColumn="0" w:noHBand="1" w:noVBand="1"/>
      </w:tblPr>
      <w:tblGrid>
        <w:gridCol w:w="2369"/>
        <w:gridCol w:w="6469"/>
      </w:tblGrid>
      <w:tr w:rsidR="004B0C30" w14:paraId="0A22C7FD" w14:textId="77777777" w:rsidTr="00AB2F00">
        <w:trPr>
          <w:trHeight w:val="300"/>
        </w:trPr>
        <w:tc>
          <w:tcPr>
            <w:cnfStyle w:val="001000000000" w:firstRow="0" w:lastRow="0" w:firstColumn="1" w:lastColumn="0" w:oddVBand="0" w:evenVBand="0" w:oddHBand="0" w:evenHBand="0" w:firstRowFirstColumn="0" w:firstRowLastColumn="0" w:lastRowFirstColumn="0" w:lastRowLastColumn="0"/>
            <w:tcW w:w="2730" w:type="dxa"/>
            <w:tcMar>
              <w:top w:w="29" w:type="dxa"/>
              <w:bottom w:w="29" w:type="dxa"/>
              <w:right w:w="29" w:type="dxa"/>
            </w:tcMar>
            <w:vAlign w:val="center"/>
          </w:tcPr>
          <w:p w14:paraId="1F2A1A9D" w14:textId="0C1D9637" w:rsidR="59327E85" w:rsidRPr="000D373D" w:rsidRDefault="009C0B53" w:rsidP="00AB2F00">
            <w:pPr>
              <w:spacing w:after="200" w:line="276" w:lineRule="auto"/>
              <w:ind w:left="360"/>
              <w:jc w:val="both"/>
              <w:rPr>
                <w:rFonts w:eastAsia="Aptos" w:cs="Aptos"/>
                <w:sz w:val="20"/>
                <w:szCs w:val="20"/>
                <w:lang w:eastAsia="es-CO"/>
              </w:rPr>
            </w:pPr>
            <w:r w:rsidRPr="000D373D">
              <w:rPr>
                <w:rFonts w:eastAsia="Aptos" w:cs="Aptos"/>
                <w:sz w:val="20"/>
                <w:szCs w:val="20"/>
                <w:lang w:eastAsia="es-CO"/>
              </w:rPr>
              <w:t>Fuera del alcance</w:t>
            </w:r>
          </w:p>
        </w:tc>
        <w:tc>
          <w:tcPr>
            <w:tcW w:w="7110" w:type="dxa"/>
            <w:tcMar>
              <w:top w:w="29" w:type="dxa"/>
              <w:bottom w:w="29" w:type="dxa"/>
              <w:right w:w="29" w:type="dxa"/>
            </w:tcMar>
            <w:vAlign w:val="center"/>
          </w:tcPr>
          <w:p w14:paraId="7C47B762" w14:textId="29E5D7FE" w:rsidR="59327E85" w:rsidRPr="000D373D" w:rsidRDefault="009C0B53" w:rsidP="00AB2F00">
            <w:pPr>
              <w:spacing w:after="200" w:line="276" w:lineRule="auto"/>
              <w:ind w:left="360"/>
              <w:jc w:val="both"/>
              <w:cnfStyle w:val="000000000000" w:firstRow="0" w:lastRow="0" w:firstColumn="0" w:lastColumn="0" w:oddVBand="0" w:evenVBand="0" w:oddHBand="0" w:evenHBand="0" w:firstRowFirstColumn="0" w:firstRowLastColumn="0" w:lastRowFirstColumn="0" w:lastRowLastColumn="0"/>
              <w:rPr>
                <w:rFonts w:eastAsia="Aptos" w:cs="Aptos"/>
                <w:b/>
                <w:bCs/>
                <w:sz w:val="20"/>
                <w:szCs w:val="20"/>
                <w:lang w:eastAsia="es-CO"/>
              </w:rPr>
            </w:pPr>
            <w:r w:rsidRPr="000D373D">
              <w:rPr>
                <w:rFonts w:eastAsia="Aptos" w:cs="Aptos"/>
                <w:b/>
                <w:bCs/>
                <w:sz w:val="20"/>
                <w:szCs w:val="20"/>
                <w:lang w:eastAsia="es-CO"/>
              </w:rPr>
              <w:t>Descripción</w:t>
            </w:r>
          </w:p>
        </w:tc>
      </w:tr>
      <w:tr w:rsidR="004B0C30" w:rsidRPr="00266C86" w14:paraId="2C46D9F8" w14:textId="77777777" w:rsidTr="00AB2F00">
        <w:trPr>
          <w:trHeight w:val="300"/>
        </w:trPr>
        <w:tc>
          <w:tcPr>
            <w:cnfStyle w:val="001000000000" w:firstRow="0" w:lastRow="0" w:firstColumn="1" w:lastColumn="0" w:oddVBand="0" w:evenVBand="0" w:oddHBand="0" w:evenHBand="0" w:firstRowFirstColumn="0" w:firstRowLastColumn="0" w:lastRowFirstColumn="0" w:lastRowLastColumn="0"/>
            <w:tcW w:w="2730" w:type="dxa"/>
            <w:tcMar>
              <w:top w:w="29" w:type="dxa"/>
              <w:bottom w:w="29" w:type="dxa"/>
              <w:right w:w="29" w:type="dxa"/>
            </w:tcMar>
            <w:vAlign w:val="center"/>
          </w:tcPr>
          <w:p w14:paraId="1C4192E8" w14:textId="00F19894" w:rsidR="59327E85" w:rsidRPr="00E55119" w:rsidRDefault="009C0B53" w:rsidP="00AB2F00">
            <w:pPr>
              <w:spacing w:after="200" w:line="276" w:lineRule="auto"/>
              <w:ind w:left="360"/>
              <w:jc w:val="both"/>
              <w:rPr>
                <w:rFonts w:eastAsia="Aptos" w:cs="Aptos"/>
                <w:sz w:val="20"/>
                <w:szCs w:val="20"/>
                <w:lang w:val="es-CO" w:eastAsia="es-CO"/>
              </w:rPr>
            </w:pPr>
            <w:r w:rsidRPr="00E55119">
              <w:rPr>
                <w:rFonts w:eastAsia="Aptos" w:cs="Aptos"/>
                <w:b w:val="0"/>
                <w:sz w:val="20"/>
                <w:szCs w:val="20"/>
                <w:lang w:val="es-CO" w:eastAsia="es-CO"/>
              </w:rPr>
              <w:t>Decisiones de privacidad y política de divulgación</w:t>
            </w:r>
          </w:p>
          <w:p w14:paraId="52B5D225" w14:textId="564650E4" w:rsidR="59327E85" w:rsidRPr="00E55119" w:rsidRDefault="59327E85" w:rsidP="00AB2F00">
            <w:pPr>
              <w:spacing w:after="200" w:line="276" w:lineRule="auto"/>
              <w:ind w:left="360"/>
              <w:jc w:val="both"/>
              <w:rPr>
                <w:rFonts w:eastAsia="Aptos" w:cs="Aptos"/>
                <w:sz w:val="20"/>
                <w:szCs w:val="20"/>
                <w:lang w:val="es-CO" w:eastAsia="es-CO"/>
              </w:rPr>
            </w:pPr>
          </w:p>
        </w:tc>
        <w:tc>
          <w:tcPr>
            <w:tcW w:w="7110" w:type="dxa"/>
            <w:tcMar>
              <w:top w:w="29" w:type="dxa"/>
              <w:bottom w:w="29" w:type="dxa"/>
              <w:right w:w="29" w:type="dxa"/>
            </w:tcMar>
            <w:vAlign w:val="center"/>
          </w:tcPr>
          <w:p w14:paraId="0807A83B" w14:textId="45AB3A82" w:rsidR="59327E85" w:rsidRPr="00E55119" w:rsidRDefault="009C0B53" w:rsidP="00AB2F00">
            <w:pPr>
              <w:spacing w:after="200" w:line="276" w:lineRule="auto"/>
              <w:ind w:left="360"/>
              <w:jc w:val="both"/>
              <w:cnfStyle w:val="000000000000" w:firstRow="0" w:lastRow="0" w:firstColumn="0" w:lastColumn="0" w:oddVBand="0" w:evenVBand="0" w:oddHBand="0" w:evenHBand="0" w:firstRowFirstColumn="0" w:firstRowLastColumn="0" w:lastRowFirstColumn="0" w:lastRowLastColumn="0"/>
              <w:rPr>
                <w:rFonts w:eastAsia="Aptos" w:cs="Aptos"/>
                <w:sz w:val="20"/>
                <w:szCs w:val="20"/>
                <w:lang w:val="es-ES" w:eastAsia="es-CO"/>
              </w:rPr>
            </w:pPr>
            <w:r w:rsidRPr="00E55119">
              <w:rPr>
                <w:rFonts w:eastAsia="Aptos" w:cs="Aptos"/>
                <w:sz w:val="20"/>
                <w:szCs w:val="20"/>
                <w:lang w:val="es-ES" w:eastAsia="es-CO"/>
              </w:rPr>
              <w:t xml:space="preserve">El umbral mínimo de celda, las reglas de disclosure, el nivel de </w:t>
            </w:r>
            <w:r w:rsidR="2B059A77" w:rsidRPr="00E55119">
              <w:rPr>
                <w:rFonts w:eastAsia="Aptos" w:cs="Aptos"/>
                <w:sz w:val="20"/>
                <w:szCs w:val="20"/>
                <w:lang w:val="es-ES" w:eastAsia="es-CO"/>
              </w:rPr>
              <w:t>i</w:t>
            </w:r>
            <w:r w:rsidRPr="00E55119">
              <w:rPr>
                <w:rFonts w:eastAsia="Aptos" w:cs="Aptos"/>
                <w:sz w:val="20"/>
                <w:szCs w:val="20"/>
                <w:lang w:val="es-ES" w:eastAsia="es-CO"/>
              </w:rPr>
              <w:t xml:space="preserve">dentificación permitido en PHM y el alcance paciente-nivel de </w:t>
            </w:r>
            <w:r w:rsidR="42C2FC67" w:rsidRPr="00E55119">
              <w:rPr>
                <w:rFonts w:eastAsia="Aptos" w:cs="Aptos"/>
                <w:sz w:val="20"/>
                <w:szCs w:val="20"/>
                <w:lang w:val="es-ES" w:eastAsia="es-CO"/>
              </w:rPr>
              <w:t>R</w:t>
            </w:r>
            <w:r w:rsidRPr="00E55119">
              <w:rPr>
                <w:rFonts w:eastAsia="Aptos" w:cs="Aptos"/>
                <w:sz w:val="20"/>
                <w:szCs w:val="20"/>
                <w:lang w:val="es-ES" w:eastAsia="es-CO"/>
              </w:rPr>
              <w:t xml:space="preserve">WE son decisiones de Legal/Privacidad de SURA. </w:t>
            </w:r>
            <w:r w:rsidR="009B7D29" w:rsidRPr="00E55119">
              <w:rPr>
                <w:rFonts w:eastAsia="Aptos" w:cs="Aptos"/>
                <w:sz w:val="20"/>
                <w:szCs w:val="20"/>
                <w:lang w:val="es-ES" w:eastAsia="es-CO"/>
              </w:rPr>
              <w:t>NTT DATA</w:t>
            </w:r>
            <w:r w:rsidRPr="00E55119">
              <w:rPr>
                <w:rFonts w:eastAsia="Aptos" w:cs="Aptos"/>
                <w:sz w:val="20"/>
                <w:szCs w:val="20"/>
                <w:lang w:val="es-ES" w:eastAsia="es-CO"/>
              </w:rPr>
              <w:t xml:space="preserve"> implementa los</w:t>
            </w:r>
            <w:r w:rsidR="39AD4A9F" w:rsidRPr="00E55119">
              <w:rPr>
                <w:rFonts w:eastAsia="Aptos" w:cs="Aptos"/>
                <w:sz w:val="20"/>
                <w:szCs w:val="20"/>
                <w:lang w:val="es-ES" w:eastAsia="es-CO"/>
              </w:rPr>
              <w:t xml:space="preserve"> </w:t>
            </w:r>
            <w:r w:rsidRPr="00E55119">
              <w:rPr>
                <w:rFonts w:eastAsia="Aptos" w:cs="Aptos"/>
                <w:sz w:val="20"/>
                <w:szCs w:val="20"/>
                <w:lang w:val="es-ES" w:eastAsia="es-CO"/>
              </w:rPr>
              <w:t>controles técnicos una vez que esas decisiones estén formalizadas.</w:t>
            </w:r>
          </w:p>
        </w:tc>
      </w:tr>
      <w:tr w:rsidR="004B0C30" w:rsidRPr="00266C86" w14:paraId="24FF23A2" w14:textId="77777777" w:rsidTr="00AB2F00">
        <w:trPr>
          <w:trHeight w:val="300"/>
        </w:trPr>
        <w:tc>
          <w:tcPr>
            <w:cnfStyle w:val="001000000000" w:firstRow="0" w:lastRow="0" w:firstColumn="1" w:lastColumn="0" w:oddVBand="0" w:evenVBand="0" w:oddHBand="0" w:evenHBand="0" w:firstRowFirstColumn="0" w:firstRowLastColumn="0" w:lastRowFirstColumn="0" w:lastRowLastColumn="0"/>
            <w:tcW w:w="2730" w:type="dxa"/>
            <w:tcMar>
              <w:top w:w="29" w:type="dxa"/>
              <w:bottom w:w="29" w:type="dxa"/>
              <w:right w:w="29" w:type="dxa"/>
            </w:tcMar>
            <w:vAlign w:val="center"/>
          </w:tcPr>
          <w:p w14:paraId="0DE7B204" w14:textId="2E4D3872" w:rsidR="59327E85" w:rsidRPr="00E55119" w:rsidRDefault="009C0B53" w:rsidP="00AB2F00">
            <w:pPr>
              <w:spacing w:after="200" w:line="276" w:lineRule="auto"/>
              <w:ind w:left="360"/>
              <w:jc w:val="both"/>
              <w:rPr>
                <w:rFonts w:eastAsia="Aptos" w:cs="Aptos"/>
                <w:sz w:val="20"/>
                <w:szCs w:val="20"/>
                <w:lang w:eastAsia="es-CO"/>
              </w:rPr>
            </w:pPr>
            <w:r w:rsidRPr="00E55119">
              <w:rPr>
                <w:rFonts w:eastAsia="Aptos" w:cs="Aptos"/>
                <w:b w:val="0"/>
                <w:sz w:val="20"/>
                <w:szCs w:val="20"/>
                <w:lang w:eastAsia="es-CO"/>
              </w:rPr>
              <w:t>Certificaciones de cumplimiento normativo</w:t>
            </w:r>
          </w:p>
          <w:p w14:paraId="5F46371C" w14:textId="45243707" w:rsidR="59327E85" w:rsidRPr="00E55119" w:rsidRDefault="59327E85" w:rsidP="00AB2F00">
            <w:pPr>
              <w:spacing w:after="200" w:line="276" w:lineRule="auto"/>
              <w:ind w:left="360"/>
              <w:jc w:val="both"/>
              <w:rPr>
                <w:rFonts w:eastAsia="Aptos" w:cs="Aptos"/>
                <w:sz w:val="20"/>
                <w:szCs w:val="20"/>
                <w:lang w:eastAsia="es-CO"/>
              </w:rPr>
            </w:pPr>
          </w:p>
        </w:tc>
        <w:tc>
          <w:tcPr>
            <w:tcW w:w="7110" w:type="dxa"/>
            <w:tcMar>
              <w:top w:w="29" w:type="dxa"/>
              <w:bottom w:w="29" w:type="dxa"/>
              <w:right w:w="29" w:type="dxa"/>
            </w:tcMar>
            <w:vAlign w:val="center"/>
          </w:tcPr>
          <w:p w14:paraId="74D2AE3F" w14:textId="3B0C9087" w:rsidR="59327E85" w:rsidRPr="00E55119" w:rsidRDefault="009C0B53" w:rsidP="00AB2F00">
            <w:pPr>
              <w:spacing w:after="200" w:line="276" w:lineRule="auto"/>
              <w:ind w:left="360"/>
              <w:jc w:val="both"/>
              <w:cnfStyle w:val="000000000000" w:firstRow="0" w:lastRow="0" w:firstColumn="0" w:lastColumn="0" w:oddVBand="0" w:evenVBand="0" w:oddHBand="0" w:evenHBand="0" w:firstRowFirstColumn="0" w:firstRowLastColumn="0" w:lastRowFirstColumn="0" w:lastRowLastColumn="0"/>
              <w:rPr>
                <w:rFonts w:eastAsia="Aptos" w:cs="Aptos"/>
                <w:sz w:val="20"/>
                <w:szCs w:val="20"/>
                <w:lang w:val="es-CO" w:eastAsia="es-CO"/>
              </w:rPr>
            </w:pPr>
            <w:commentRangeStart w:id="552"/>
            <w:commentRangeStart w:id="553"/>
            <w:commentRangeStart w:id="554"/>
            <w:commentRangeStart w:id="555"/>
            <w:commentRangeStart w:id="556"/>
            <w:commentRangeStart w:id="557"/>
            <w:commentRangeStart w:id="558"/>
            <w:r w:rsidRPr="00E55119">
              <w:rPr>
                <w:rFonts w:eastAsia="Aptos" w:cs="Aptos"/>
                <w:sz w:val="20"/>
                <w:szCs w:val="20"/>
                <w:lang w:val="es-CO" w:eastAsia="es-CO"/>
              </w:rPr>
              <w:t xml:space="preserve">La obtención de certificaciones (ISO 27001, HIPAA, Habeas Data, auditorías regulatorias) no es parte del alcance; </w:t>
            </w:r>
            <w:r w:rsidR="009B7D29" w:rsidRPr="00E55119">
              <w:rPr>
                <w:rFonts w:eastAsia="Aptos" w:cs="Aptos"/>
                <w:sz w:val="20"/>
                <w:szCs w:val="20"/>
                <w:lang w:val="es-ES" w:eastAsia="es-CO"/>
              </w:rPr>
              <w:t>NTT DATA</w:t>
            </w:r>
            <w:r w:rsidRPr="00E55119">
              <w:rPr>
                <w:rFonts w:eastAsia="Aptos" w:cs="Aptos"/>
                <w:sz w:val="20"/>
                <w:szCs w:val="20"/>
                <w:lang w:val="es-ES" w:eastAsia="es-CO"/>
              </w:rPr>
              <w:t xml:space="preserve"> </w:t>
            </w:r>
            <w:r w:rsidRPr="00E55119">
              <w:rPr>
                <w:rFonts w:eastAsia="Aptos" w:cs="Aptos"/>
                <w:sz w:val="20"/>
                <w:szCs w:val="20"/>
                <w:lang w:val="es-CO" w:eastAsia="es-CO"/>
              </w:rPr>
              <w:t>implementa los controles técnicos que las soportan, pero el proceso de certificación es responsabilidad de SURA.</w:t>
            </w:r>
            <w:commentRangeEnd w:id="552"/>
            <w:r w:rsidR="00ED4E70" w:rsidRPr="00E55119">
              <w:rPr>
                <w:rStyle w:val="Refdecomentario"/>
                <w:rFonts w:eastAsia="Aptos" w:cs="Aptos"/>
                <w:sz w:val="20"/>
                <w:szCs w:val="20"/>
                <w:lang w:val="es-CO" w:eastAsia="es-CO"/>
              </w:rPr>
              <w:commentReference w:id="552"/>
            </w:r>
            <w:commentRangeEnd w:id="553"/>
            <w:r w:rsidRPr="00E55119">
              <w:rPr>
                <w:rStyle w:val="Refdecomentario"/>
                <w:rFonts w:eastAsia="Aptos" w:cs="Aptos"/>
                <w:sz w:val="20"/>
                <w:szCs w:val="20"/>
                <w:lang w:val="es-CO" w:eastAsia="es-CO"/>
              </w:rPr>
              <w:commentReference w:id="553"/>
            </w:r>
            <w:commentRangeEnd w:id="554"/>
            <w:r w:rsidRPr="00E55119">
              <w:rPr>
                <w:rStyle w:val="Refdecomentario"/>
                <w:rFonts w:eastAsia="Aptos" w:cs="Aptos"/>
                <w:sz w:val="20"/>
                <w:szCs w:val="20"/>
                <w:lang w:val="es-CO" w:eastAsia="es-CO"/>
              </w:rPr>
              <w:commentReference w:id="554"/>
            </w:r>
            <w:commentRangeEnd w:id="555"/>
            <w:r w:rsidRPr="00E55119">
              <w:rPr>
                <w:rStyle w:val="Refdecomentario"/>
                <w:rFonts w:eastAsia="Aptos" w:cs="Aptos"/>
                <w:sz w:val="20"/>
                <w:szCs w:val="20"/>
                <w:lang w:val="es-CO" w:eastAsia="es-CO"/>
              </w:rPr>
              <w:commentReference w:id="555"/>
            </w:r>
            <w:commentRangeEnd w:id="556"/>
            <w:r w:rsidRPr="00E55119">
              <w:rPr>
                <w:rStyle w:val="Refdecomentario"/>
                <w:rFonts w:eastAsia="Aptos" w:cs="Aptos"/>
                <w:sz w:val="20"/>
                <w:szCs w:val="20"/>
                <w:lang w:val="es-CO" w:eastAsia="es-CO"/>
              </w:rPr>
              <w:commentReference w:id="556"/>
            </w:r>
            <w:commentRangeEnd w:id="557"/>
            <w:r w:rsidRPr="00E55119">
              <w:rPr>
                <w:rStyle w:val="Refdecomentario"/>
                <w:rFonts w:eastAsia="Aptos" w:cs="Aptos"/>
                <w:sz w:val="20"/>
                <w:szCs w:val="20"/>
                <w:lang w:val="es-CO" w:eastAsia="es-CO"/>
              </w:rPr>
              <w:commentReference w:id="557"/>
            </w:r>
            <w:commentRangeEnd w:id="558"/>
            <w:r w:rsidRPr="00E55119">
              <w:rPr>
                <w:rStyle w:val="Refdecomentario"/>
                <w:rFonts w:eastAsia="Aptos" w:cs="Aptos"/>
                <w:sz w:val="20"/>
                <w:szCs w:val="20"/>
                <w:lang w:val="es-CO" w:eastAsia="es-CO"/>
              </w:rPr>
              <w:commentReference w:id="558"/>
            </w:r>
          </w:p>
        </w:tc>
      </w:tr>
      <w:tr w:rsidR="004B0C30" w:rsidRPr="00266C86" w14:paraId="7700522A" w14:textId="77777777" w:rsidTr="00AB2F00">
        <w:trPr>
          <w:trHeight w:val="300"/>
        </w:trPr>
        <w:tc>
          <w:tcPr>
            <w:cnfStyle w:val="001000000000" w:firstRow="0" w:lastRow="0" w:firstColumn="1" w:lastColumn="0" w:oddVBand="0" w:evenVBand="0" w:oddHBand="0" w:evenHBand="0" w:firstRowFirstColumn="0" w:firstRowLastColumn="0" w:lastRowFirstColumn="0" w:lastRowLastColumn="0"/>
            <w:tcW w:w="2730" w:type="dxa"/>
            <w:tcMar>
              <w:top w:w="29" w:type="dxa"/>
              <w:bottom w:w="29" w:type="dxa"/>
              <w:right w:w="29" w:type="dxa"/>
            </w:tcMar>
            <w:vAlign w:val="center"/>
          </w:tcPr>
          <w:p w14:paraId="6B2E1E4E" w14:textId="0535A5E7" w:rsidR="59327E85" w:rsidRPr="00E55119" w:rsidRDefault="009C0B53" w:rsidP="00AB2F00">
            <w:pPr>
              <w:spacing w:after="200" w:line="276" w:lineRule="auto"/>
              <w:ind w:left="360"/>
              <w:jc w:val="both"/>
              <w:rPr>
                <w:rFonts w:eastAsia="Aptos" w:cs="Aptos"/>
                <w:sz w:val="20"/>
                <w:szCs w:val="20"/>
                <w:lang w:val="es-CO" w:eastAsia="es-CO"/>
              </w:rPr>
            </w:pPr>
            <w:r w:rsidRPr="00E55119">
              <w:rPr>
                <w:rFonts w:eastAsia="Aptos" w:cs="Aptos"/>
                <w:b w:val="0"/>
                <w:sz w:val="20"/>
                <w:szCs w:val="20"/>
                <w:lang w:val="es-CO" w:eastAsia="es-CO"/>
              </w:rPr>
              <w:t>Notebooks y paquetes analíticos de investigación</w:t>
            </w:r>
          </w:p>
          <w:p w14:paraId="5F4065D3" w14:textId="393B02B5" w:rsidR="59327E85" w:rsidRPr="00E55119" w:rsidRDefault="59327E85" w:rsidP="00AB2F00">
            <w:pPr>
              <w:spacing w:after="200" w:line="276" w:lineRule="auto"/>
              <w:ind w:left="360"/>
              <w:jc w:val="both"/>
              <w:rPr>
                <w:rFonts w:eastAsia="Aptos" w:cs="Aptos"/>
                <w:sz w:val="20"/>
                <w:szCs w:val="20"/>
                <w:lang w:val="es-CO" w:eastAsia="es-CO"/>
              </w:rPr>
            </w:pPr>
          </w:p>
        </w:tc>
        <w:tc>
          <w:tcPr>
            <w:tcW w:w="7110" w:type="dxa"/>
            <w:tcMar>
              <w:top w:w="29" w:type="dxa"/>
              <w:bottom w:w="29" w:type="dxa"/>
              <w:right w:w="29" w:type="dxa"/>
            </w:tcMar>
            <w:vAlign w:val="center"/>
          </w:tcPr>
          <w:p w14:paraId="3FF8052F" w14:textId="5E52E216" w:rsidR="59327E85" w:rsidRPr="00E55119" w:rsidRDefault="009C0B53" w:rsidP="00AB2F00">
            <w:pPr>
              <w:spacing w:after="200" w:line="276" w:lineRule="auto"/>
              <w:ind w:left="360"/>
              <w:jc w:val="both"/>
              <w:cnfStyle w:val="000000000000" w:firstRow="0" w:lastRow="0" w:firstColumn="0" w:lastColumn="0" w:oddVBand="0" w:evenVBand="0" w:oddHBand="0" w:evenHBand="0" w:firstRowFirstColumn="0" w:firstRowLastColumn="0" w:lastRowFirstColumn="0" w:lastRowLastColumn="0"/>
              <w:rPr>
                <w:rFonts w:eastAsia="Aptos" w:cs="Aptos"/>
                <w:sz w:val="20"/>
                <w:szCs w:val="20"/>
                <w:lang w:val="es-CO" w:eastAsia="es-CO"/>
              </w:rPr>
            </w:pPr>
            <w:commentRangeStart w:id="561"/>
            <w:commentRangeStart w:id="562"/>
            <w:commentRangeStart w:id="563"/>
            <w:commentRangeStart w:id="564"/>
            <w:commentRangeStart w:id="565"/>
            <w:commentRangeStart w:id="566"/>
            <w:r w:rsidRPr="00E55119">
              <w:rPr>
                <w:rFonts w:eastAsia="Aptos" w:cs="Aptos"/>
                <w:sz w:val="20"/>
                <w:szCs w:val="20"/>
                <w:lang w:val="es-CO" w:eastAsia="es-CO"/>
              </w:rPr>
              <w:t xml:space="preserve">El contenido de los notebooks, scripts R/Python y paquetes de estudio que los investigadores ejecutan en el workspace son </w:t>
            </w:r>
            <w:r w:rsidR="6A440614" w:rsidRPr="00E55119">
              <w:rPr>
                <w:rFonts w:eastAsia="Aptos" w:cs="Aptos"/>
                <w:sz w:val="20"/>
                <w:szCs w:val="20"/>
                <w:lang w:val="es-CO" w:eastAsia="es-CO"/>
              </w:rPr>
              <w:t>re</w:t>
            </w:r>
            <w:r w:rsidRPr="00E55119">
              <w:rPr>
                <w:rFonts w:eastAsia="Aptos" w:cs="Aptos"/>
                <w:sz w:val="20"/>
                <w:szCs w:val="20"/>
                <w:lang w:val="es-CO" w:eastAsia="es-CO"/>
              </w:rPr>
              <w:t xml:space="preserve">sponsabilidad del equipo científico de SURA; </w:t>
            </w:r>
            <w:r w:rsidR="00DB19C5" w:rsidRPr="00E55119">
              <w:rPr>
                <w:rFonts w:eastAsia="Aptos" w:cs="Aptos"/>
                <w:sz w:val="20"/>
                <w:szCs w:val="20"/>
                <w:lang w:val="es-ES" w:eastAsia="es-CO"/>
              </w:rPr>
              <w:t>NTT DATA</w:t>
            </w:r>
            <w:r w:rsidRPr="00E55119">
              <w:rPr>
                <w:rFonts w:eastAsia="Aptos" w:cs="Aptos"/>
                <w:sz w:val="20"/>
                <w:szCs w:val="20"/>
                <w:lang w:val="es-CO" w:eastAsia="es-CO"/>
              </w:rPr>
              <w:t xml:space="preserve"> provee el entorno de ejecución aislado y </w:t>
            </w:r>
            <w:commentRangeEnd w:id="565"/>
            <w:r w:rsidR="00EA02C6">
              <w:rPr>
                <w:rStyle w:val="Refdecomentario"/>
                <w:rFonts w:eastAsia="Aptos" w:cs="Aptos"/>
                <w:sz w:val="20"/>
                <w:szCs w:val="20"/>
                <w:lang w:val="es-CO" w:eastAsia="es-CO"/>
              </w:rPr>
              <w:commentReference w:id="565"/>
            </w:r>
            <w:commentRangeEnd w:id="566"/>
            <w:r>
              <w:rPr>
                <w:rStyle w:val="Refdecomentario"/>
                <w:rFonts w:eastAsia="Aptos" w:cs="Aptos"/>
                <w:sz w:val="20"/>
                <w:szCs w:val="20"/>
                <w:lang w:val="es-CO" w:eastAsia="es-CO"/>
              </w:rPr>
              <w:commentReference w:id="566"/>
            </w:r>
            <w:commentRangeEnd w:id="561"/>
            <w:r w:rsidR="00ED4E70">
              <w:rPr>
                <w:rStyle w:val="Refdecomentario"/>
                <w:rFonts w:eastAsia="Aptos" w:cs="Aptos"/>
                <w:sz w:val="20"/>
                <w:szCs w:val="20"/>
                <w:lang w:val="es-CO" w:eastAsia="es-CO"/>
              </w:rPr>
              <w:commentReference w:id="561"/>
            </w:r>
            <w:commentRangeEnd w:id="562"/>
            <w:r>
              <w:rPr>
                <w:rStyle w:val="Refdecomentario"/>
                <w:rFonts w:eastAsia="Aptos" w:cs="Aptos"/>
                <w:sz w:val="20"/>
                <w:szCs w:val="20"/>
                <w:lang w:val="es-CO" w:eastAsia="es-CO"/>
              </w:rPr>
              <w:commentReference w:id="562"/>
            </w:r>
            <w:commentRangeEnd w:id="563"/>
            <w:r>
              <w:rPr>
                <w:rStyle w:val="Refdecomentario"/>
                <w:rFonts w:eastAsia="Aptos" w:cs="Aptos"/>
                <w:sz w:val="20"/>
                <w:szCs w:val="20"/>
                <w:lang w:val="es-CO" w:eastAsia="es-CO"/>
              </w:rPr>
              <w:commentReference w:id="563"/>
            </w:r>
            <w:commentRangeEnd w:id="564"/>
            <w:r>
              <w:rPr>
                <w:rStyle w:val="Refdecomentario"/>
                <w:rFonts w:eastAsia="Aptos" w:cs="Aptos"/>
                <w:sz w:val="20"/>
                <w:szCs w:val="20"/>
                <w:lang w:val="es-CO" w:eastAsia="es-CO"/>
              </w:rPr>
              <w:commentReference w:id="564"/>
            </w:r>
            <w:r w:rsidR="00A7610A">
              <w:rPr>
                <w:rFonts w:eastAsia="Aptos" w:cs="Aptos"/>
                <w:sz w:val="20"/>
                <w:szCs w:val="20"/>
                <w:lang w:val="es-CO" w:eastAsia="es-CO"/>
              </w:rPr>
              <w:t xml:space="preserve">será </w:t>
            </w:r>
            <w:r w:rsidR="00A7610A" w:rsidRPr="00A7610A">
              <w:rPr>
                <w:rFonts w:eastAsia="Aptos" w:cs="Aptos"/>
                <w:sz w:val="20"/>
                <w:szCs w:val="20"/>
                <w:lang w:val="es-CO" w:eastAsia="es-CO"/>
              </w:rPr>
              <w:t>responsable de proveer y configurar el entorno de ejecución aislado y de implementar, hasta donde las capacidades tecnológicas seleccionadas lo permitan, los controles técnicos orientados a mitigar el uso inadecuado de los notebooks y proteger la información</w:t>
            </w:r>
          </w:p>
        </w:tc>
      </w:tr>
      <w:tr w:rsidR="004B0C30" w:rsidRPr="00266C86" w14:paraId="210AB249" w14:textId="77777777" w:rsidTr="00AB2F00">
        <w:trPr>
          <w:trHeight w:val="300"/>
        </w:trPr>
        <w:tc>
          <w:tcPr>
            <w:cnfStyle w:val="001000000000" w:firstRow="0" w:lastRow="0" w:firstColumn="1" w:lastColumn="0" w:oddVBand="0" w:evenVBand="0" w:oddHBand="0" w:evenHBand="0" w:firstRowFirstColumn="0" w:firstRowLastColumn="0" w:lastRowFirstColumn="0" w:lastRowLastColumn="0"/>
            <w:tcW w:w="2730" w:type="dxa"/>
            <w:tcMar>
              <w:top w:w="29" w:type="dxa"/>
              <w:bottom w:w="29" w:type="dxa"/>
              <w:right w:w="29" w:type="dxa"/>
            </w:tcMar>
            <w:vAlign w:val="center"/>
          </w:tcPr>
          <w:p w14:paraId="48D4A088" w14:textId="5F6FCD58" w:rsidR="59327E85" w:rsidRPr="00E55119" w:rsidRDefault="009C0B53" w:rsidP="00AB2F00">
            <w:pPr>
              <w:spacing w:before="240" w:after="144"/>
              <w:ind w:left="360"/>
              <w:jc w:val="both"/>
              <w:rPr>
                <w:rFonts w:eastAsia="Aptos" w:cs="Aptos"/>
                <w:sz w:val="20"/>
                <w:szCs w:val="20"/>
                <w:lang w:val="es-CO" w:eastAsia="es-CO"/>
              </w:rPr>
            </w:pPr>
            <w:r w:rsidRPr="00E55119">
              <w:rPr>
                <w:rFonts w:eastAsia="Aptos" w:cs="Aptos"/>
                <w:b w:val="0"/>
                <w:sz w:val="20"/>
                <w:szCs w:val="20"/>
                <w:lang w:val="es-CO" w:eastAsia="es-CO"/>
              </w:rPr>
              <w:t>Aprovisionamiento y costos de infraestructura GCP</w:t>
            </w:r>
          </w:p>
          <w:p w14:paraId="5A8C8E0E" w14:textId="090EF42D" w:rsidR="59327E85" w:rsidRPr="00E55119" w:rsidRDefault="59327E85" w:rsidP="00AB2F00">
            <w:pPr>
              <w:ind w:left="360"/>
              <w:jc w:val="both"/>
              <w:rPr>
                <w:rFonts w:eastAsia="Aptos" w:cs="Aptos"/>
                <w:sz w:val="20"/>
                <w:szCs w:val="20"/>
                <w:lang w:val="es-CO" w:eastAsia="es-CO"/>
              </w:rPr>
            </w:pPr>
          </w:p>
        </w:tc>
        <w:tc>
          <w:tcPr>
            <w:tcW w:w="7110" w:type="dxa"/>
            <w:tcMar>
              <w:top w:w="29" w:type="dxa"/>
              <w:bottom w:w="29" w:type="dxa"/>
              <w:right w:w="29" w:type="dxa"/>
            </w:tcMar>
            <w:vAlign w:val="center"/>
          </w:tcPr>
          <w:p w14:paraId="2A25853D" w14:textId="79372100" w:rsidR="59327E85" w:rsidRPr="00E55119" w:rsidRDefault="009C0B53" w:rsidP="00AB2F00">
            <w:pPr>
              <w:spacing w:before="240" w:after="144"/>
              <w:ind w:left="360"/>
              <w:jc w:val="both"/>
              <w:cnfStyle w:val="000000000000" w:firstRow="0" w:lastRow="0" w:firstColumn="0" w:lastColumn="0" w:oddVBand="0" w:evenVBand="0" w:oddHBand="0" w:evenHBand="0" w:firstRowFirstColumn="0" w:firstRowLastColumn="0" w:lastRowFirstColumn="0" w:lastRowLastColumn="0"/>
              <w:rPr>
                <w:rFonts w:eastAsia="Aptos" w:cs="Aptos"/>
                <w:sz w:val="20"/>
                <w:szCs w:val="20"/>
                <w:lang w:val="es-ES" w:eastAsia="es-CO"/>
              </w:rPr>
            </w:pPr>
            <w:commentRangeStart w:id="567"/>
            <w:commentRangeStart w:id="568"/>
            <w:commentRangeStart w:id="569"/>
            <w:commentRangeStart w:id="570"/>
            <w:r w:rsidRPr="00E55119">
              <w:rPr>
                <w:rFonts w:eastAsia="Aptos" w:cs="Aptos"/>
                <w:sz w:val="20"/>
                <w:szCs w:val="20"/>
                <w:lang w:val="es-ES" w:eastAsia="es-CO"/>
              </w:rPr>
              <w:t xml:space="preserve">Los costos de consumo de Cloud Run, GKE, BigQuery, Cloud SQL,Storage, Pub/Sub, etc., corren por cuenta de SURA. </w:t>
            </w:r>
            <w:commentRangeEnd w:id="567"/>
            <w:r w:rsidR="00ED4E70">
              <w:rPr>
                <w:rStyle w:val="Refdecomentario"/>
                <w:rFonts w:eastAsia="Aptos" w:cs="Aptos"/>
                <w:sz w:val="20"/>
                <w:szCs w:val="20"/>
                <w:lang w:val="es-ES" w:eastAsia="es-CO"/>
              </w:rPr>
              <w:commentReference w:id="567"/>
            </w:r>
            <w:commentRangeEnd w:id="568"/>
            <w:r>
              <w:rPr>
                <w:rStyle w:val="Refdecomentario"/>
                <w:rFonts w:eastAsia="Aptos" w:cs="Aptos"/>
                <w:sz w:val="20"/>
                <w:szCs w:val="20"/>
                <w:lang w:val="es-ES" w:eastAsia="es-CO"/>
              </w:rPr>
              <w:commentReference w:id="568"/>
            </w:r>
            <w:commentRangeEnd w:id="569"/>
            <w:r>
              <w:rPr>
                <w:rStyle w:val="Refdecomentario"/>
                <w:rFonts w:eastAsia="Aptos" w:cs="Aptos"/>
                <w:sz w:val="20"/>
                <w:szCs w:val="20"/>
                <w:lang w:val="es-ES" w:eastAsia="es-CO"/>
              </w:rPr>
              <w:commentReference w:id="569"/>
            </w:r>
            <w:commentRangeEnd w:id="570"/>
            <w:r>
              <w:rPr>
                <w:rStyle w:val="Refdecomentario"/>
                <w:rFonts w:eastAsia="Aptos" w:cs="Aptos"/>
                <w:sz w:val="20"/>
                <w:szCs w:val="20"/>
                <w:lang w:val="es-ES" w:eastAsia="es-CO"/>
              </w:rPr>
              <w:commentReference w:id="570"/>
            </w:r>
            <w:r w:rsidR="0033762F">
              <w:rPr>
                <w:rFonts w:eastAsia="Aptos" w:cs="Aptos"/>
                <w:sz w:val="20"/>
                <w:szCs w:val="20"/>
                <w:lang w:val="es-ES" w:eastAsia="es-CO"/>
              </w:rPr>
              <w:t xml:space="preserve">NTT DATA será el </w:t>
            </w:r>
            <w:r w:rsidR="006D7095" w:rsidRPr="006D7095">
              <w:rPr>
                <w:rFonts w:eastAsia="Aptos" w:cs="Aptos"/>
                <w:sz w:val="20"/>
                <w:szCs w:val="20"/>
                <w:lang w:val="es-ES" w:eastAsia="es-CO"/>
              </w:rPr>
              <w:t>responsable de aplicar prácticas de FinOps sobre los recursos incluidos en el alcance del proyecto, contemplando su estimación y dimensionamiento, solicitud y justificación de habilitación, configuración eficiente, etiquetado y trazabilidad de costos, definición y seguimiento de presupuestos y alertas, monitoreo periódico del consumo</w:t>
            </w:r>
            <w:r w:rsidR="0033762F">
              <w:rPr>
                <w:rFonts w:eastAsia="Aptos" w:cs="Aptos"/>
                <w:sz w:val="20"/>
                <w:szCs w:val="20"/>
                <w:lang w:val="es-ES" w:eastAsia="es-CO"/>
              </w:rPr>
              <w:t>.</w:t>
            </w:r>
          </w:p>
        </w:tc>
      </w:tr>
      <w:tr w:rsidR="004B0C30" w:rsidRPr="00266C86" w14:paraId="197D9229" w14:textId="77777777" w:rsidTr="00AB2F00">
        <w:trPr>
          <w:trHeight w:val="300"/>
        </w:trPr>
        <w:tc>
          <w:tcPr>
            <w:cnfStyle w:val="001000000000" w:firstRow="0" w:lastRow="0" w:firstColumn="1" w:lastColumn="0" w:oddVBand="0" w:evenVBand="0" w:oddHBand="0" w:evenHBand="0" w:firstRowFirstColumn="0" w:firstRowLastColumn="0" w:lastRowFirstColumn="0" w:lastRowLastColumn="0"/>
            <w:tcW w:w="2730" w:type="dxa"/>
            <w:tcMar>
              <w:top w:w="29" w:type="dxa"/>
              <w:bottom w:w="29" w:type="dxa"/>
              <w:right w:w="29" w:type="dxa"/>
            </w:tcMar>
            <w:vAlign w:val="center"/>
          </w:tcPr>
          <w:p w14:paraId="232763FB" w14:textId="40976EA3" w:rsidR="59327E85" w:rsidRPr="00E55119" w:rsidRDefault="009C0B53" w:rsidP="00AB2F00">
            <w:pPr>
              <w:spacing w:before="240" w:after="144"/>
              <w:ind w:left="360"/>
              <w:jc w:val="both"/>
              <w:rPr>
                <w:rFonts w:eastAsia="Aptos" w:cs="Aptos"/>
                <w:sz w:val="20"/>
                <w:szCs w:val="20"/>
                <w:lang w:eastAsia="es-CO"/>
              </w:rPr>
            </w:pPr>
            <w:r w:rsidRPr="00E55119">
              <w:rPr>
                <w:rFonts w:eastAsia="Aptos" w:cs="Aptos"/>
                <w:b w:val="0"/>
                <w:sz w:val="20"/>
                <w:szCs w:val="20"/>
                <w:lang w:eastAsia="es-CO"/>
              </w:rPr>
              <w:t>Licencias de plataforma GCP</w:t>
            </w:r>
          </w:p>
          <w:p w14:paraId="3D67AB0E" w14:textId="77F64FB0" w:rsidR="59327E85" w:rsidRPr="00E55119" w:rsidRDefault="59327E85" w:rsidP="00AB2F00">
            <w:pPr>
              <w:ind w:left="360"/>
              <w:jc w:val="both"/>
              <w:rPr>
                <w:rFonts w:eastAsia="Aptos" w:cs="Aptos"/>
                <w:sz w:val="20"/>
                <w:szCs w:val="20"/>
                <w:lang w:eastAsia="es-CO"/>
              </w:rPr>
            </w:pPr>
          </w:p>
        </w:tc>
        <w:tc>
          <w:tcPr>
            <w:tcW w:w="7110" w:type="dxa"/>
            <w:tcMar>
              <w:top w:w="29" w:type="dxa"/>
              <w:bottom w:w="29" w:type="dxa"/>
              <w:right w:w="29" w:type="dxa"/>
            </w:tcMar>
            <w:vAlign w:val="center"/>
          </w:tcPr>
          <w:p w14:paraId="3F7047EF" w14:textId="7361FE53" w:rsidR="59327E85" w:rsidRPr="00E55119" w:rsidRDefault="009C0B53" w:rsidP="00AB2F00">
            <w:pPr>
              <w:spacing w:before="240" w:after="144"/>
              <w:ind w:left="360"/>
              <w:jc w:val="both"/>
              <w:cnfStyle w:val="000000000000" w:firstRow="0" w:lastRow="0" w:firstColumn="0" w:lastColumn="0" w:oddVBand="0" w:evenVBand="0" w:oddHBand="0" w:evenHBand="0" w:firstRowFirstColumn="0" w:firstRowLastColumn="0" w:lastRowFirstColumn="0" w:lastRowLastColumn="0"/>
              <w:rPr>
                <w:rFonts w:eastAsia="Aptos" w:cs="Aptos"/>
                <w:sz w:val="20"/>
                <w:szCs w:val="20"/>
                <w:lang w:val="es-CO" w:eastAsia="es-CO"/>
              </w:rPr>
            </w:pPr>
            <w:r w:rsidRPr="00E55119">
              <w:rPr>
                <w:rFonts w:eastAsia="Aptos" w:cs="Aptos"/>
                <w:sz w:val="20"/>
                <w:szCs w:val="20"/>
                <w:lang w:val="es-CO" w:eastAsia="es-CO"/>
              </w:rPr>
              <w:t xml:space="preserve">Apigee (tier contratado), Colab Enterprise, Identity Platform y Security Command Center son licencias que SURA adquiere y gestiona; </w:t>
            </w:r>
            <w:r w:rsidR="00DB19C5" w:rsidRPr="00E55119">
              <w:rPr>
                <w:rFonts w:eastAsia="Aptos" w:cs="Aptos"/>
                <w:sz w:val="20"/>
                <w:szCs w:val="20"/>
                <w:lang w:val="es-ES" w:eastAsia="es-CO"/>
              </w:rPr>
              <w:t>NTT DATA</w:t>
            </w:r>
            <w:r w:rsidRPr="00E55119">
              <w:rPr>
                <w:rFonts w:eastAsia="Aptos" w:cs="Aptos"/>
                <w:sz w:val="20"/>
                <w:szCs w:val="20"/>
                <w:lang w:val="es-CO" w:eastAsia="es-CO"/>
              </w:rPr>
              <w:t xml:space="preserve"> las configura e implementa.</w:t>
            </w:r>
          </w:p>
        </w:tc>
      </w:tr>
      <w:tr w:rsidR="004B0C30" w:rsidRPr="00266C86" w14:paraId="14016283" w14:textId="77777777" w:rsidTr="00AB2F00">
        <w:trPr>
          <w:trHeight w:val="300"/>
        </w:trPr>
        <w:tc>
          <w:tcPr>
            <w:cnfStyle w:val="001000000000" w:firstRow="0" w:lastRow="0" w:firstColumn="1" w:lastColumn="0" w:oddVBand="0" w:evenVBand="0" w:oddHBand="0" w:evenHBand="0" w:firstRowFirstColumn="0" w:firstRowLastColumn="0" w:lastRowFirstColumn="0" w:lastRowLastColumn="0"/>
            <w:tcW w:w="2730" w:type="dxa"/>
            <w:tcMar>
              <w:top w:w="29" w:type="dxa"/>
              <w:bottom w:w="29" w:type="dxa"/>
              <w:right w:w="29" w:type="dxa"/>
            </w:tcMar>
            <w:vAlign w:val="center"/>
          </w:tcPr>
          <w:p w14:paraId="2619B54D" w14:textId="0D21A126" w:rsidR="59327E85" w:rsidRPr="00E55119" w:rsidRDefault="009C0B53" w:rsidP="00AB2F00">
            <w:pPr>
              <w:spacing w:before="240" w:after="144"/>
              <w:ind w:left="360"/>
              <w:jc w:val="both"/>
              <w:rPr>
                <w:rFonts w:eastAsia="Aptos" w:cs="Aptos"/>
                <w:sz w:val="20"/>
                <w:szCs w:val="20"/>
                <w:lang w:eastAsia="es-CO"/>
              </w:rPr>
            </w:pPr>
            <w:r w:rsidRPr="00E55119">
              <w:rPr>
                <w:rFonts w:eastAsia="Aptos" w:cs="Aptos"/>
                <w:b w:val="0"/>
                <w:sz w:val="20"/>
                <w:szCs w:val="20"/>
                <w:lang w:eastAsia="es-CO"/>
              </w:rPr>
              <w:lastRenderedPageBreak/>
              <w:t>Pruebas de penetración por terceros</w:t>
            </w:r>
          </w:p>
          <w:p w14:paraId="0ADB3306" w14:textId="5B4493B0" w:rsidR="59327E85" w:rsidRPr="00E55119" w:rsidRDefault="59327E85" w:rsidP="00AB2F00">
            <w:pPr>
              <w:ind w:left="360"/>
              <w:jc w:val="both"/>
              <w:rPr>
                <w:rFonts w:eastAsia="Aptos" w:cs="Aptos"/>
                <w:sz w:val="20"/>
                <w:szCs w:val="20"/>
                <w:lang w:eastAsia="es-CO"/>
              </w:rPr>
            </w:pPr>
          </w:p>
        </w:tc>
        <w:tc>
          <w:tcPr>
            <w:tcW w:w="7110" w:type="dxa"/>
            <w:tcMar>
              <w:top w:w="29" w:type="dxa"/>
              <w:bottom w:w="29" w:type="dxa"/>
              <w:right w:w="29" w:type="dxa"/>
            </w:tcMar>
            <w:vAlign w:val="center"/>
          </w:tcPr>
          <w:p w14:paraId="7F80BDC7" w14:textId="6EAC929F" w:rsidR="59327E85" w:rsidRPr="00E55119" w:rsidRDefault="009C0B53" w:rsidP="00AB2F00">
            <w:pPr>
              <w:spacing w:before="240" w:after="144"/>
              <w:ind w:left="360"/>
              <w:jc w:val="both"/>
              <w:cnfStyle w:val="000000000000" w:firstRow="0" w:lastRow="0" w:firstColumn="0" w:lastColumn="0" w:oddVBand="0" w:evenVBand="0" w:oddHBand="0" w:evenHBand="0" w:firstRowFirstColumn="0" w:firstRowLastColumn="0" w:lastRowFirstColumn="0" w:lastRowLastColumn="0"/>
              <w:rPr>
                <w:rFonts w:eastAsia="Aptos" w:cs="Aptos"/>
                <w:sz w:val="20"/>
                <w:szCs w:val="20"/>
                <w:lang w:val="es-CO" w:eastAsia="es-CO"/>
              </w:rPr>
            </w:pPr>
            <w:r w:rsidRPr="00E55119">
              <w:rPr>
                <w:rFonts w:eastAsia="Aptos" w:cs="Aptos"/>
                <w:sz w:val="20"/>
                <w:szCs w:val="20"/>
                <w:lang w:val="es-ES" w:eastAsia="es-CO"/>
              </w:rPr>
              <w:t>NTT DATA</w:t>
            </w:r>
            <w:r w:rsidR="38775FF2" w:rsidRPr="00E55119">
              <w:rPr>
                <w:rFonts w:eastAsia="Aptos" w:cs="Aptos"/>
                <w:sz w:val="20"/>
                <w:szCs w:val="20"/>
                <w:lang w:val="es-CO" w:eastAsia="es-CO"/>
              </w:rPr>
              <w:t xml:space="preserve"> ejecuta pruebas de seguridad y resiliencia internas (autorización, VPC-SC, backup/restore); una auditoría o pentest independiente por una firma externa no está incluida en el alcance.</w:t>
            </w:r>
          </w:p>
        </w:tc>
      </w:tr>
      <w:tr w:rsidR="004B0C30" w:rsidRPr="00266C86" w14:paraId="2E487E15" w14:textId="77777777" w:rsidTr="00AB2F00">
        <w:trPr>
          <w:trHeight w:val="300"/>
        </w:trPr>
        <w:tc>
          <w:tcPr>
            <w:cnfStyle w:val="001000000000" w:firstRow="0" w:lastRow="0" w:firstColumn="1" w:lastColumn="0" w:oddVBand="0" w:evenVBand="0" w:oddHBand="0" w:evenHBand="0" w:firstRowFirstColumn="0" w:firstRowLastColumn="0" w:lastRowFirstColumn="0" w:lastRowLastColumn="0"/>
            <w:tcW w:w="2730" w:type="dxa"/>
            <w:tcMar>
              <w:top w:w="29" w:type="dxa"/>
              <w:bottom w:w="29" w:type="dxa"/>
              <w:right w:w="29" w:type="dxa"/>
            </w:tcMar>
            <w:vAlign w:val="center"/>
          </w:tcPr>
          <w:p w14:paraId="6F578E17" w14:textId="151869B7" w:rsidR="59327E85" w:rsidRPr="00E55119" w:rsidRDefault="009C0B53" w:rsidP="00AB2F00">
            <w:pPr>
              <w:spacing w:before="240" w:after="144"/>
              <w:ind w:left="360"/>
              <w:jc w:val="both"/>
              <w:rPr>
                <w:rFonts w:eastAsia="Aptos" w:cs="Aptos"/>
                <w:sz w:val="20"/>
                <w:szCs w:val="20"/>
                <w:lang w:val="es-CO" w:eastAsia="es-CO"/>
              </w:rPr>
            </w:pPr>
            <w:r w:rsidRPr="00E55119">
              <w:rPr>
                <w:rFonts w:eastAsia="Aptos" w:cs="Aptos"/>
                <w:b w:val="0"/>
                <w:sz w:val="20"/>
                <w:szCs w:val="20"/>
                <w:lang w:val="es-CO" w:eastAsia="es-CO"/>
              </w:rPr>
              <w:t>Recuperación ante desastres (DR) multi-región</w:t>
            </w:r>
          </w:p>
          <w:p w14:paraId="2B60C5CD" w14:textId="40065BEC" w:rsidR="59327E85" w:rsidRPr="00E55119" w:rsidRDefault="59327E85" w:rsidP="00AB2F00">
            <w:pPr>
              <w:ind w:left="360"/>
              <w:jc w:val="both"/>
              <w:rPr>
                <w:rFonts w:eastAsia="Aptos" w:cs="Aptos"/>
                <w:sz w:val="20"/>
                <w:szCs w:val="20"/>
                <w:lang w:val="es-CO" w:eastAsia="es-CO"/>
              </w:rPr>
            </w:pPr>
          </w:p>
        </w:tc>
        <w:tc>
          <w:tcPr>
            <w:tcW w:w="7110" w:type="dxa"/>
            <w:tcMar>
              <w:top w:w="29" w:type="dxa"/>
              <w:bottom w:w="29" w:type="dxa"/>
              <w:right w:w="29" w:type="dxa"/>
            </w:tcMar>
            <w:vAlign w:val="center"/>
          </w:tcPr>
          <w:p w14:paraId="3D8CC241" w14:textId="30E49B84" w:rsidR="59327E85" w:rsidRPr="00E55119" w:rsidRDefault="009C0B53" w:rsidP="00AB2F00">
            <w:pPr>
              <w:spacing w:before="240" w:after="144"/>
              <w:ind w:left="360"/>
              <w:jc w:val="both"/>
              <w:cnfStyle w:val="000000000000" w:firstRow="0" w:lastRow="0" w:firstColumn="0" w:lastColumn="0" w:oddVBand="0" w:evenVBand="0" w:oddHBand="0" w:evenHBand="0" w:firstRowFirstColumn="0" w:firstRowLastColumn="0" w:lastRowFirstColumn="0" w:lastRowLastColumn="0"/>
              <w:rPr>
                <w:rFonts w:eastAsia="Aptos" w:cs="Aptos"/>
                <w:sz w:val="20"/>
                <w:szCs w:val="20"/>
                <w:lang w:val="es-CO" w:eastAsia="es-CO"/>
              </w:rPr>
            </w:pPr>
            <w:r w:rsidRPr="00E55119">
              <w:rPr>
                <w:rFonts w:eastAsia="Aptos" w:cs="Aptos"/>
                <w:sz w:val="20"/>
                <w:szCs w:val="20"/>
                <w:lang w:val="es-ES" w:eastAsia="es-CO"/>
              </w:rPr>
              <w:t>NTT DATA</w:t>
            </w:r>
            <w:r w:rsidR="38775FF2" w:rsidRPr="00E55119">
              <w:rPr>
                <w:rFonts w:eastAsia="Aptos" w:cs="Aptos"/>
                <w:sz w:val="20"/>
                <w:szCs w:val="20"/>
                <w:lang w:val="es-CO" w:eastAsia="es-CO"/>
              </w:rPr>
              <w:t xml:space="preserve"> configura backup y restore para Cloud SQL y metadatos críticos, y entrega los runbooks correspondientes; el diseño e implementación de una estrategia multi-región queda fuera del alcance de R1.</w:t>
            </w:r>
          </w:p>
        </w:tc>
      </w:tr>
      <w:tr w:rsidR="004B0C30" w:rsidRPr="00266C86" w14:paraId="3802FC3B" w14:textId="77777777" w:rsidTr="00AB2F00">
        <w:trPr>
          <w:trHeight w:val="300"/>
        </w:trPr>
        <w:tc>
          <w:tcPr>
            <w:cnfStyle w:val="001000000000" w:firstRow="0" w:lastRow="0" w:firstColumn="1" w:lastColumn="0" w:oddVBand="0" w:evenVBand="0" w:oddHBand="0" w:evenHBand="0" w:firstRowFirstColumn="0" w:firstRowLastColumn="0" w:lastRowFirstColumn="0" w:lastRowLastColumn="0"/>
            <w:tcW w:w="2730" w:type="dxa"/>
            <w:tcMar>
              <w:top w:w="29" w:type="dxa"/>
              <w:bottom w:w="29" w:type="dxa"/>
              <w:right w:w="29" w:type="dxa"/>
            </w:tcMar>
            <w:vAlign w:val="center"/>
          </w:tcPr>
          <w:p w14:paraId="13BB7615" w14:textId="4677A0E7" w:rsidR="00CB57A2" w:rsidRPr="00E55119" w:rsidRDefault="009C0B53" w:rsidP="00AB2F00">
            <w:pPr>
              <w:spacing w:before="240" w:after="144"/>
              <w:ind w:left="360"/>
              <w:jc w:val="both"/>
              <w:rPr>
                <w:rFonts w:eastAsia="Aptos" w:cs="Aptos"/>
                <w:sz w:val="20"/>
                <w:szCs w:val="20"/>
                <w:lang w:val="es-CO" w:eastAsia="es-CO"/>
              </w:rPr>
            </w:pPr>
            <w:r w:rsidRPr="00E55119">
              <w:rPr>
                <w:rFonts w:eastAsia="Aptos" w:cs="Aptos"/>
                <w:b w:val="0"/>
                <w:sz w:val="20"/>
                <w:szCs w:val="20"/>
                <w:lang w:val="es-CO" w:eastAsia="es-CO"/>
              </w:rPr>
              <w:t xml:space="preserve">Datos de prueba </w:t>
            </w:r>
            <w:r w:rsidR="00A54833" w:rsidRPr="00E55119">
              <w:rPr>
                <w:rFonts w:eastAsia="Aptos" w:cs="Aptos"/>
                <w:b w:val="0"/>
                <w:sz w:val="20"/>
                <w:szCs w:val="20"/>
                <w:lang w:val="es-CO" w:eastAsia="es-CO"/>
              </w:rPr>
              <w:t xml:space="preserve">Certificación de pruebas </w:t>
            </w:r>
          </w:p>
        </w:tc>
        <w:tc>
          <w:tcPr>
            <w:tcW w:w="7110" w:type="dxa"/>
            <w:tcMar>
              <w:top w:w="29" w:type="dxa"/>
              <w:bottom w:w="29" w:type="dxa"/>
              <w:right w:w="29" w:type="dxa"/>
            </w:tcMar>
            <w:vAlign w:val="center"/>
          </w:tcPr>
          <w:p w14:paraId="19ADB4EF" w14:textId="7D2AC6D5" w:rsidR="00CB57A2" w:rsidRPr="00E55119" w:rsidRDefault="513329BB" w:rsidP="00AB2F00">
            <w:pPr>
              <w:spacing w:before="240" w:after="144"/>
              <w:ind w:left="360"/>
              <w:jc w:val="both"/>
              <w:cnfStyle w:val="000000000000" w:firstRow="0" w:lastRow="0" w:firstColumn="0" w:lastColumn="0" w:oddVBand="0" w:evenVBand="0" w:oddHBand="0" w:evenHBand="0" w:firstRowFirstColumn="0" w:firstRowLastColumn="0" w:lastRowFirstColumn="0" w:lastRowLastColumn="0"/>
              <w:rPr>
                <w:rFonts w:eastAsia="Aptos" w:cs="Aptos"/>
                <w:sz w:val="20"/>
                <w:szCs w:val="20"/>
                <w:lang w:val="es-CO" w:eastAsia="es-CO"/>
              </w:rPr>
            </w:pPr>
            <w:r w:rsidRPr="05CB61A8">
              <w:rPr>
                <w:rFonts w:eastAsia="Aptos" w:cs="Aptos"/>
                <w:sz w:val="20"/>
                <w:szCs w:val="20"/>
                <w:lang w:val="es-CO" w:eastAsia="es-CO"/>
              </w:rPr>
              <w:t>NTT</w:t>
            </w:r>
            <w:r w:rsidR="00F27DA5" w:rsidRPr="00F27DA5" w:rsidDel="004B7708">
              <w:rPr>
                <w:rFonts w:eastAsia="Aptos" w:cs="Aptos"/>
                <w:sz w:val="20"/>
                <w:szCs w:val="20"/>
                <w:lang w:val="es-CO" w:eastAsia="es-CO"/>
              </w:rPr>
              <w:t xml:space="preserve"> </w:t>
            </w:r>
            <w:r w:rsidR="00F27DA5" w:rsidRPr="00F27DA5">
              <w:rPr>
                <w:rFonts w:eastAsia="Aptos" w:cs="Aptos"/>
                <w:sz w:val="20"/>
                <w:szCs w:val="20"/>
                <w:lang w:val="es-CO" w:eastAsia="es-CO"/>
              </w:rPr>
              <w:t>la generación del dataset sintético OMOP y los mecanismos de protección/desidentificación requeridos para probar el MVP; SURA garantiza acceso autorizado a la información real de referencia requerida. Solo la construcción masiva de datasets de prueba adicionales queda fuera de alcance.</w:t>
            </w:r>
          </w:p>
        </w:tc>
      </w:tr>
    </w:tbl>
    <w:p w14:paraId="6A9D0F06" w14:textId="20518A35" w:rsidR="0047682F" w:rsidRDefault="0047682F" w:rsidP="00AB2F00">
      <w:pPr>
        <w:pStyle w:val="Listaconvietas"/>
        <w:numPr>
          <w:ilvl w:val="0"/>
          <w:numId w:val="0"/>
        </w:numPr>
        <w:spacing w:after="60"/>
        <w:ind w:left="720"/>
        <w:jc w:val="both"/>
        <w:rPr>
          <w:lang w:val="es-CO"/>
        </w:rPr>
      </w:pPr>
    </w:p>
    <w:p w14:paraId="7CD5E04F" w14:textId="77777777" w:rsidR="00366B41" w:rsidRPr="00AC1636" w:rsidRDefault="00366B41" w:rsidP="00AB2F00">
      <w:pPr>
        <w:pStyle w:val="Listaconvietas"/>
        <w:numPr>
          <w:ilvl w:val="0"/>
          <w:numId w:val="0"/>
        </w:numPr>
        <w:spacing w:after="60"/>
        <w:ind w:left="720"/>
        <w:jc w:val="both"/>
        <w:rPr>
          <w:lang w:val="es-CO"/>
        </w:rPr>
      </w:pPr>
    </w:p>
    <w:p w14:paraId="3185E93E" w14:textId="7123AAB4" w:rsidR="00C36AD9" w:rsidRPr="00D27D1C" w:rsidRDefault="009C0B53" w:rsidP="00D27D1C">
      <w:pPr>
        <w:pStyle w:val="Ttulo1"/>
      </w:pPr>
      <w:bookmarkStart w:id="571" w:name="_Toc238483117"/>
      <w:bookmarkStart w:id="572" w:name="_Toc238560518"/>
      <w:bookmarkStart w:id="573" w:name="_Toc238571010"/>
      <w:bookmarkStart w:id="574" w:name="_Toc238651586"/>
      <w:bookmarkStart w:id="575" w:name="_Toc240576140"/>
      <w:r w:rsidRPr="00D27D1C">
        <w:t xml:space="preserve">Gestión </w:t>
      </w:r>
      <w:r w:rsidR="0060701B" w:rsidRPr="00D27D1C">
        <w:t xml:space="preserve">de controles </w:t>
      </w:r>
      <w:r w:rsidRPr="00D27D1C">
        <w:t>de cambios</w:t>
      </w:r>
      <w:bookmarkEnd w:id="571"/>
      <w:bookmarkEnd w:id="572"/>
      <w:bookmarkEnd w:id="573"/>
      <w:bookmarkEnd w:id="574"/>
      <w:bookmarkEnd w:id="575"/>
    </w:p>
    <w:p w14:paraId="1E82B510" w14:textId="77777777" w:rsidR="00F24566" w:rsidRPr="00AA3D30" w:rsidRDefault="009C0B53" w:rsidP="00AB2F00">
      <w:pPr>
        <w:ind w:left="720"/>
        <w:jc w:val="both"/>
        <w:rPr>
          <w:sz w:val="20"/>
          <w:szCs w:val="20"/>
          <w:lang w:val="es-CO"/>
        </w:rPr>
      </w:pPr>
      <w:r w:rsidRPr="00AA3D30">
        <w:rPr>
          <w:sz w:val="20"/>
          <w:szCs w:val="20"/>
          <w:lang w:val="es-CO"/>
        </w:rPr>
        <w:t xml:space="preserve">Cualquier modificación al alcance, entregables, cronograma, supuestos, esfuerzo, recursos, condiciones técnicas, criterios de aceptación o dependencias del proyecto deberá gestionarse mediante un </w:t>
      </w:r>
      <w:r w:rsidRPr="00AA3D30">
        <w:rPr>
          <w:b/>
          <w:bCs/>
          <w:sz w:val="20"/>
          <w:szCs w:val="20"/>
          <w:lang w:val="es-CO"/>
        </w:rPr>
        <w:t>Change Request (CR)</w:t>
      </w:r>
      <w:r w:rsidRPr="00AA3D30">
        <w:rPr>
          <w:sz w:val="20"/>
          <w:szCs w:val="20"/>
          <w:lang w:val="es-CO"/>
        </w:rPr>
        <w:t xml:space="preserve"> o solicitud formal de cambio.</w:t>
      </w:r>
    </w:p>
    <w:p w14:paraId="2D31D30E" w14:textId="0C95BBB8" w:rsidR="00F24566" w:rsidRDefault="009C0B53" w:rsidP="00AB2F00">
      <w:pPr>
        <w:ind w:left="720"/>
        <w:jc w:val="both"/>
        <w:rPr>
          <w:sz w:val="20"/>
          <w:szCs w:val="20"/>
          <w:lang w:val="es-CO"/>
        </w:rPr>
      </w:pPr>
      <w:r w:rsidRPr="00AA3D30">
        <w:rPr>
          <w:sz w:val="20"/>
          <w:szCs w:val="20"/>
          <w:lang w:val="es-CO"/>
        </w:rPr>
        <w:t>El objetivo del control de cambios es asegurar que cualquier ajuste sea evaluado, aprobado y trazado antes de su ejecución, evitando impactos no controlados sobre costo, tiempos, calidad, entregables, recursos o responsabilidades de las partes.</w:t>
      </w:r>
    </w:p>
    <w:p w14:paraId="5D8CA159" w14:textId="77777777" w:rsidR="00306E3A" w:rsidRPr="00306E3A" w:rsidRDefault="00306E3A" w:rsidP="00306E3A">
      <w:pPr>
        <w:ind w:left="720"/>
        <w:jc w:val="both"/>
        <w:rPr>
          <w:sz w:val="20"/>
          <w:szCs w:val="20"/>
          <w:lang w:val="es-CO"/>
        </w:rPr>
      </w:pPr>
      <w:r w:rsidRPr="00306E3A">
        <w:rPr>
          <w:sz w:val="20"/>
          <w:szCs w:val="20"/>
          <w:lang w:val="es-CO"/>
        </w:rPr>
        <w:t xml:space="preserve">El alcance, esfuerzo, cronograma, dimensionamiento del equipo y estimación económica de la presente propuesta han sido establecidos con base en los </w:t>
      </w:r>
      <w:r w:rsidRPr="00306E3A">
        <w:rPr>
          <w:b/>
          <w:bCs/>
          <w:sz w:val="20"/>
          <w:szCs w:val="20"/>
          <w:lang w:val="es-CO"/>
        </w:rPr>
        <w:t>lineamientos, estándares, arquitecturas, metodologías, herramientas, ambientes y definiciones técnicas de SURA conocidos, documentados y/o comunicados a NTT DATA a la fecha de definición y aprobación del alcance</w:t>
      </w:r>
      <w:r w:rsidRPr="00306E3A">
        <w:rPr>
          <w:sz w:val="20"/>
          <w:szCs w:val="20"/>
          <w:lang w:val="es-CO"/>
        </w:rPr>
        <w:t>.</w:t>
      </w:r>
    </w:p>
    <w:p w14:paraId="7716C8D1" w14:textId="2F47AB2C" w:rsidR="00306E3A" w:rsidRPr="00306E3A" w:rsidRDefault="00306E3A" w:rsidP="00306E3A">
      <w:pPr>
        <w:ind w:left="720"/>
        <w:jc w:val="both"/>
        <w:rPr>
          <w:sz w:val="20"/>
          <w:szCs w:val="20"/>
          <w:lang w:val="es-CO"/>
        </w:rPr>
      </w:pPr>
      <w:r w:rsidRPr="00306E3A">
        <w:rPr>
          <w:sz w:val="20"/>
          <w:szCs w:val="20"/>
          <w:lang w:val="es-CO"/>
        </w:rPr>
        <w:t xml:space="preserve">En particular, las estimaciones asociadas a </w:t>
      </w:r>
      <w:r w:rsidRPr="00306E3A">
        <w:rPr>
          <w:b/>
          <w:bCs/>
          <w:sz w:val="20"/>
          <w:szCs w:val="20"/>
          <w:lang w:val="es-CO"/>
        </w:rPr>
        <w:t>MAGI Versión 2, APIs e integraciones, AI First, Global Web</w:t>
      </w:r>
      <w:r w:rsidR="00D21F7D">
        <w:rPr>
          <w:b/>
          <w:bCs/>
          <w:sz w:val="20"/>
          <w:szCs w:val="20"/>
          <w:lang w:val="es-CO"/>
        </w:rPr>
        <w:t xml:space="preserve"> o His</w:t>
      </w:r>
      <w:r w:rsidRPr="00306E3A">
        <w:rPr>
          <w:b/>
          <w:bCs/>
          <w:sz w:val="20"/>
          <w:szCs w:val="20"/>
          <w:lang w:val="es-CO"/>
        </w:rPr>
        <w:t>, arquitectura de solución, mecanismos y metodologías de despliegue, observabilidad, seguridad, infraestructura y configuración de ambientes</w:t>
      </w:r>
      <w:r w:rsidRPr="00306E3A">
        <w:rPr>
          <w:sz w:val="20"/>
          <w:szCs w:val="20"/>
          <w:lang w:val="es-CO"/>
        </w:rPr>
        <w:t xml:space="preserve"> se sustentan en el estado y lineamientos vigentes al momento de la estimación.</w:t>
      </w:r>
    </w:p>
    <w:p w14:paraId="4022F2EF" w14:textId="77777777" w:rsidR="00306E3A" w:rsidRDefault="00306E3A" w:rsidP="00306E3A">
      <w:pPr>
        <w:ind w:left="720"/>
        <w:jc w:val="both"/>
        <w:rPr>
          <w:sz w:val="20"/>
          <w:szCs w:val="20"/>
          <w:lang w:val="es-CO"/>
        </w:rPr>
      </w:pPr>
      <w:r w:rsidRPr="00306E3A">
        <w:rPr>
          <w:sz w:val="20"/>
          <w:szCs w:val="20"/>
          <w:lang w:val="es-CO"/>
        </w:rPr>
        <w:t xml:space="preserve">En consecuencia, cualquier modificación, sustitución, evolución o incorporación de nuevos lineamientos, estándares o componentes tecnológicos que sea definida, formalizada o comunicada por SURA con posterioridad a dicha fecha, y que genere impacto sobre el alcance contratado, deberá ser objeto de una </w:t>
      </w:r>
      <w:r w:rsidRPr="00306E3A">
        <w:rPr>
          <w:b/>
          <w:bCs/>
          <w:sz w:val="20"/>
          <w:szCs w:val="20"/>
          <w:lang w:val="es-CO"/>
        </w:rPr>
        <w:t>evaluación de impacto y, cuando corresponda, gestionada mediante el procedimiento formal de Control de Cambios</w:t>
      </w:r>
      <w:r w:rsidRPr="00306E3A">
        <w:rPr>
          <w:sz w:val="20"/>
          <w:szCs w:val="20"/>
          <w:lang w:val="es-CO"/>
        </w:rPr>
        <w:t>.</w:t>
      </w:r>
    </w:p>
    <w:p w14:paraId="0EE798D4" w14:textId="77777777" w:rsidR="00ED0F23" w:rsidRPr="00306E3A" w:rsidRDefault="00ED0F23" w:rsidP="00306E3A">
      <w:pPr>
        <w:ind w:left="720"/>
        <w:jc w:val="both"/>
        <w:rPr>
          <w:sz w:val="20"/>
          <w:szCs w:val="20"/>
          <w:lang w:val="es-CO"/>
        </w:rPr>
      </w:pPr>
    </w:p>
    <w:p w14:paraId="17CEA227" w14:textId="77777777" w:rsidR="00306E3A" w:rsidRPr="00306E3A" w:rsidRDefault="00306E3A" w:rsidP="00306E3A">
      <w:pPr>
        <w:ind w:left="720"/>
        <w:jc w:val="both"/>
        <w:rPr>
          <w:sz w:val="20"/>
          <w:szCs w:val="20"/>
          <w:lang w:val="es-CO"/>
        </w:rPr>
      </w:pPr>
      <w:r w:rsidRPr="00306E3A">
        <w:rPr>
          <w:sz w:val="20"/>
          <w:szCs w:val="20"/>
          <w:lang w:val="es-CO"/>
        </w:rPr>
        <w:lastRenderedPageBreak/>
        <w:t>Lo anterior incluye, de manera enunciativa y no limitativa:</w:t>
      </w:r>
    </w:p>
    <w:p w14:paraId="6D2F7826" w14:textId="77777777" w:rsidR="00306E3A" w:rsidRPr="00306E3A" w:rsidRDefault="00306E3A" w:rsidP="00306E3A">
      <w:pPr>
        <w:numPr>
          <w:ilvl w:val="0"/>
          <w:numId w:val="70"/>
        </w:numPr>
        <w:jc w:val="both"/>
        <w:rPr>
          <w:sz w:val="20"/>
          <w:szCs w:val="20"/>
          <w:lang w:val="es-CO"/>
        </w:rPr>
      </w:pPr>
      <w:r w:rsidRPr="00306E3A">
        <w:rPr>
          <w:b/>
          <w:bCs/>
          <w:sz w:val="20"/>
          <w:szCs w:val="20"/>
          <w:lang w:val="es-CO"/>
        </w:rPr>
        <w:t>MAGI Versión 2:</w:t>
      </w:r>
      <w:r w:rsidRPr="00306E3A">
        <w:rPr>
          <w:sz w:val="20"/>
          <w:szCs w:val="20"/>
          <w:lang w:val="es-CO"/>
        </w:rPr>
        <w:t xml:space="preserve"> cambios en especificaciones, capacidades, contratos, interfaces, patrones de integración, mecanismos de autenticación/autorización, restricciones técnicas o condiciones de interoperabilidad respecto de las definiciones consideradas inicialmente.</w:t>
      </w:r>
    </w:p>
    <w:p w14:paraId="51213CAB" w14:textId="77777777" w:rsidR="00306E3A" w:rsidRPr="00306E3A" w:rsidRDefault="00306E3A" w:rsidP="00306E3A">
      <w:pPr>
        <w:numPr>
          <w:ilvl w:val="0"/>
          <w:numId w:val="70"/>
        </w:numPr>
        <w:jc w:val="both"/>
        <w:rPr>
          <w:sz w:val="20"/>
          <w:szCs w:val="20"/>
          <w:lang w:val="es-CO"/>
        </w:rPr>
      </w:pPr>
      <w:r w:rsidRPr="00306E3A">
        <w:rPr>
          <w:b/>
          <w:bCs/>
          <w:sz w:val="20"/>
          <w:szCs w:val="20"/>
          <w:lang w:val="es-CO"/>
        </w:rPr>
        <w:t>APIs e integraciones:</w:t>
      </w:r>
      <w:r w:rsidRPr="00306E3A">
        <w:rPr>
          <w:sz w:val="20"/>
          <w:szCs w:val="20"/>
          <w:lang w:val="es-CO"/>
        </w:rPr>
        <w:t xml:space="preserve"> incorporación, modificación o sustitución de APIs, contratos, endpoints, protocolos, gateways, esquemas de seguridad, estándares de integración, dependencias o sistemas consumidores/proveedores que impliquen actividades adicionales de diseño, desarrollo, configuración, pruebas o certificación.</w:t>
      </w:r>
    </w:p>
    <w:p w14:paraId="0321577F" w14:textId="77777777" w:rsidR="00306E3A" w:rsidRPr="00306E3A" w:rsidRDefault="00306E3A" w:rsidP="00306E3A">
      <w:pPr>
        <w:numPr>
          <w:ilvl w:val="0"/>
          <w:numId w:val="70"/>
        </w:numPr>
        <w:jc w:val="both"/>
        <w:rPr>
          <w:sz w:val="20"/>
          <w:szCs w:val="20"/>
          <w:lang w:val="es-CO"/>
        </w:rPr>
      </w:pPr>
      <w:r w:rsidRPr="00306E3A">
        <w:rPr>
          <w:b/>
          <w:bCs/>
          <w:sz w:val="20"/>
          <w:szCs w:val="20"/>
          <w:lang w:val="es-CO"/>
        </w:rPr>
        <w:t>Global Web:</w:t>
      </w:r>
      <w:r w:rsidRPr="00306E3A">
        <w:rPr>
          <w:sz w:val="20"/>
          <w:szCs w:val="20"/>
          <w:lang w:val="es-CO"/>
        </w:rPr>
        <w:t xml:space="preserve"> cualquier modificación derivada de su evolución, sustitución, retiro o reemplazo por una nueva solución, framework, arquitectura o estándar corporativo. Mientras dicha transición no se encuentre formalmente definida y disponible para implementación, el alcance se ejecutará considerando los lineamientos vigentes utilizados para la estimación.</w:t>
      </w:r>
    </w:p>
    <w:p w14:paraId="312661C7" w14:textId="77777777" w:rsidR="00306E3A" w:rsidRPr="00306E3A" w:rsidRDefault="00306E3A" w:rsidP="00306E3A">
      <w:pPr>
        <w:numPr>
          <w:ilvl w:val="0"/>
          <w:numId w:val="70"/>
        </w:numPr>
        <w:jc w:val="both"/>
        <w:rPr>
          <w:sz w:val="20"/>
          <w:szCs w:val="20"/>
          <w:lang w:val="es-CO"/>
        </w:rPr>
      </w:pPr>
      <w:r w:rsidRPr="00306E3A">
        <w:rPr>
          <w:b/>
          <w:bCs/>
          <w:sz w:val="20"/>
          <w:szCs w:val="20"/>
          <w:lang w:val="es-CO"/>
        </w:rPr>
        <w:t>AI First:</w:t>
      </w:r>
      <w:r w:rsidRPr="00306E3A">
        <w:rPr>
          <w:sz w:val="20"/>
          <w:szCs w:val="20"/>
          <w:lang w:val="es-CO"/>
        </w:rPr>
        <w:t xml:space="preserve"> cambios o nuevas disposiciones sobre patrones de arquitectura de IA, modelos, agentes, componentes, servicios, frameworks, guardrails, seguridad, gobierno, consumo de modelos o estándares corporativos que impliquen adecuaciones sobre la solución inicialmente diseñada.</w:t>
      </w:r>
    </w:p>
    <w:p w14:paraId="2881E371" w14:textId="77777777" w:rsidR="00306E3A" w:rsidRPr="00306E3A" w:rsidRDefault="00306E3A" w:rsidP="00306E3A">
      <w:pPr>
        <w:numPr>
          <w:ilvl w:val="0"/>
          <w:numId w:val="70"/>
        </w:numPr>
        <w:jc w:val="both"/>
        <w:rPr>
          <w:sz w:val="20"/>
          <w:szCs w:val="20"/>
          <w:lang w:val="es-CO"/>
        </w:rPr>
      </w:pPr>
      <w:r w:rsidRPr="00306E3A">
        <w:rPr>
          <w:b/>
          <w:bCs/>
          <w:sz w:val="20"/>
          <w:szCs w:val="20"/>
          <w:lang w:val="es-CO"/>
        </w:rPr>
        <w:t>Metodología y mecanismos de despliegue:</w:t>
      </w:r>
      <w:r w:rsidRPr="00306E3A">
        <w:rPr>
          <w:sz w:val="20"/>
          <w:szCs w:val="20"/>
          <w:lang w:val="es-CO"/>
        </w:rPr>
        <w:t xml:space="preserve"> modificaciones en pipelines CI/CD, procesos DevSecOps/MLOps, estrategias de branching, promoción entre ambientes, controles, aprobaciones, quality gates, gestión de artefactos, infraestructura como código o procedimientos de liberación.</w:t>
      </w:r>
    </w:p>
    <w:p w14:paraId="19FF2FDC" w14:textId="77777777" w:rsidR="00306E3A" w:rsidRPr="00306E3A" w:rsidRDefault="00306E3A" w:rsidP="00306E3A">
      <w:pPr>
        <w:numPr>
          <w:ilvl w:val="0"/>
          <w:numId w:val="70"/>
        </w:numPr>
        <w:jc w:val="both"/>
        <w:rPr>
          <w:sz w:val="20"/>
          <w:szCs w:val="20"/>
          <w:lang w:val="es-CO"/>
        </w:rPr>
      </w:pPr>
      <w:r w:rsidRPr="00306E3A">
        <w:rPr>
          <w:b/>
          <w:bCs/>
          <w:sz w:val="20"/>
          <w:szCs w:val="20"/>
          <w:lang w:val="es-CO"/>
        </w:rPr>
        <w:t>Observabilidad:</w:t>
      </w:r>
      <w:r w:rsidRPr="00306E3A">
        <w:rPr>
          <w:sz w:val="20"/>
          <w:szCs w:val="20"/>
          <w:lang w:val="es-CO"/>
        </w:rPr>
        <w:t xml:space="preserve"> sustitución o incorporación de herramientas, estándares o mecanismos relacionados con logging, tracing, métricas, monitoreo, alertamiento, auditoría, dashboards, APM u otros componentes que requieran nuevas integraciones o adecuaciones.</w:t>
      </w:r>
    </w:p>
    <w:p w14:paraId="6DDBBB2C" w14:textId="77777777" w:rsidR="00306E3A" w:rsidRPr="00306E3A" w:rsidRDefault="00306E3A" w:rsidP="00306E3A">
      <w:pPr>
        <w:numPr>
          <w:ilvl w:val="0"/>
          <w:numId w:val="70"/>
        </w:numPr>
        <w:jc w:val="both"/>
        <w:rPr>
          <w:sz w:val="20"/>
          <w:szCs w:val="20"/>
          <w:lang w:val="es-CO"/>
        </w:rPr>
      </w:pPr>
      <w:r w:rsidRPr="00306E3A">
        <w:rPr>
          <w:b/>
          <w:bCs/>
          <w:sz w:val="20"/>
          <w:szCs w:val="20"/>
          <w:lang w:val="es-CO"/>
        </w:rPr>
        <w:t>Ambientes e infraestructura:</w:t>
      </w:r>
      <w:r w:rsidRPr="00306E3A">
        <w:rPr>
          <w:sz w:val="20"/>
          <w:szCs w:val="20"/>
          <w:lang w:val="es-CO"/>
        </w:rPr>
        <w:t xml:space="preserve"> creación, eliminación, sustitución, reconfiguración o modificación de ambientes, topologías, redes, accesos, componentes cloud, políticas de seguridad, capacidades de cómputo, servicios administrados o dependencias de infraestructura.</w:t>
      </w:r>
    </w:p>
    <w:p w14:paraId="21A8864A" w14:textId="77777777" w:rsidR="00306E3A" w:rsidRPr="00306E3A" w:rsidRDefault="00306E3A" w:rsidP="00306E3A">
      <w:pPr>
        <w:numPr>
          <w:ilvl w:val="0"/>
          <w:numId w:val="70"/>
        </w:numPr>
        <w:jc w:val="both"/>
        <w:rPr>
          <w:sz w:val="20"/>
          <w:szCs w:val="20"/>
          <w:lang w:val="es-CO"/>
        </w:rPr>
      </w:pPr>
      <w:r w:rsidRPr="00306E3A">
        <w:rPr>
          <w:b/>
          <w:bCs/>
          <w:sz w:val="20"/>
          <w:szCs w:val="20"/>
          <w:lang w:val="es-CO"/>
        </w:rPr>
        <w:t>Lineamientos corporativos de SURA:</w:t>
      </w:r>
      <w:r w:rsidRPr="00306E3A">
        <w:rPr>
          <w:sz w:val="20"/>
          <w:szCs w:val="20"/>
          <w:lang w:val="es-CO"/>
        </w:rPr>
        <w:t xml:space="preserve"> cualquier cambio en estándares de arquitectura, seguridad, datos, integración, desarrollo, experiencia digital, IA, infraestructura, gobierno tecnológico o demás disposiciones corporativas que afecten las condiciones técnicas consideradas para la implementación.</w:t>
      </w:r>
    </w:p>
    <w:p w14:paraId="59348FBC" w14:textId="77777777" w:rsidR="00306E3A" w:rsidRPr="00306E3A" w:rsidRDefault="00306E3A" w:rsidP="00306E3A">
      <w:pPr>
        <w:ind w:left="720"/>
        <w:jc w:val="both"/>
        <w:rPr>
          <w:sz w:val="20"/>
          <w:szCs w:val="20"/>
          <w:lang w:val="es-CO"/>
        </w:rPr>
      </w:pPr>
      <w:r w:rsidRPr="00306E3A">
        <w:rPr>
          <w:sz w:val="20"/>
          <w:szCs w:val="20"/>
          <w:lang w:val="es-CO"/>
        </w:rPr>
        <w:t xml:space="preserve">Cuando alguno de estos cambios se presente durante los </w:t>
      </w:r>
      <w:r w:rsidRPr="00306E3A">
        <w:rPr>
          <w:b/>
          <w:bCs/>
          <w:sz w:val="20"/>
          <w:szCs w:val="20"/>
          <w:lang w:val="es-CO"/>
        </w:rPr>
        <w:t>seis (6) meses de ejecución del proyecto</w:t>
      </w:r>
      <w:r w:rsidRPr="00306E3A">
        <w:rPr>
          <w:sz w:val="20"/>
          <w:szCs w:val="20"/>
          <w:lang w:val="es-CO"/>
        </w:rPr>
        <w:t xml:space="preserve">, NTT DATA realizará el correspondiente </w:t>
      </w:r>
      <w:r w:rsidRPr="00306E3A">
        <w:rPr>
          <w:b/>
          <w:bCs/>
          <w:sz w:val="20"/>
          <w:szCs w:val="20"/>
          <w:lang w:val="es-CO"/>
        </w:rPr>
        <w:t>análisis de impacto técnico, funcional, operativo, económico y de planificación</w:t>
      </w:r>
      <w:r w:rsidRPr="00306E3A">
        <w:rPr>
          <w:sz w:val="20"/>
          <w:szCs w:val="20"/>
          <w:lang w:val="es-CO"/>
        </w:rPr>
        <w:t xml:space="preserve">. Si de dicho análisis se determina afectación sobre el alcance, esfuerzo, perfiles requeridos, arquitectura, entregables, dependencias, cronograma o costos originalmente acordados, la modificación deberá tramitarse mediante el </w:t>
      </w:r>
      <w:r w:rsidRPr="00306E3A">
        <w:rPr>
          <w:b/>
          <w:bCs/>
          <w:sz w:val="20"/>
          <w:szCs w:val="20"/>
          <w:lang w:val="es-CO"/>
        </w:rPr>
        <w:t>mecanismo de Control de Cambios definido para el proyecto</w:t>
      </w:r>
      <w:r w:rsidRPr="00306E3A">
        <w:rPr>
          <w:sz w:val="20"/>
          <w:szCs w:val="20"/>
          <w:lang w:val="es-CO"/>
        </w:rPr>
        <w:t>, previo acuerdo entre las partes.</w:t>
      </w:r>
    </w:p>
    <w:p w14:paraId="507B0ABE" w14:textId="77777777" w:rsidR="00306E3A" w:rsidRPr="00306E3A" w:rsidRDefault="00306E3A" w:rsidP="00306E3A">
      <w:pPr>
        <w:ind w:left="720"/>
        <w:jc w:val="both"/>
        <w:rPr>
          <w:sz w:val="20"/>
          <w:szCs w:val="20"/>
          <w:lang w:val="es-CO"/>
        </w:rPr>
      </w:pPr>
      <w:r w:rsidRPr="00306E3A">
        <w:rPr>
          <w:sz w:val="20"/>
          <w:szCs w:val="20"/>
          <w:lang w:val="es-CO"/>
        </w:rPr>
        <w:lastRenderedPageBreak/>
        <w:t xml:space="preserve">En consecuencia, </w:t>
      </w:r>
      <w:r w:rsidRPr="00306E3A">
        <w:rPr>
          <w:b/>
          <w:bCs/>
          <w:sz w:val="20"/>
          <w:szCs w:val="20"/>
          <w:lang w:val="es-CO"/>
        </w:rPr>
        <w:t>NTT DATA no estará obligada a absorber dentro del alcance y precio originalmente pactados los esfuerzos incrementales derivados de lineamientos, decisiones, tecnologías, herramientas o condiciones que no se encontraban vigentes, disponibles o suficientemente definidas al momento de establecer la línea base del proyecto</w:t>
      </w:r>
      <w:r w:rsidRPr="00306E3A">
        <w:rPr>
          <w:sz w:val="20"/>
          <w:szCs w:val="20"/>
          <w:lang w:val="es-CO"/>
        </w:rPr>
        <w:t>.</w:t>
      </w:r>
    </w:p>
    <w:p w14:paraId="282A61ED" w14:textId="533C42AF" w:rsidR="005E4DD9" w:rsidRPr="00AA3D30" w:rsidRDefault="00306E3A" w:rsidP="00307229">
      <w:pPr>
        <w:ind w:left="720"/>
        <w:jc w:val="both"/>
        <w:rPr>
          <w:sz w:val="20"/>
          <w:szCs w:val="20"/>
          <w:lang w:val="es-CO"/>
        </w:rPr>
      </w:pPr>
      <w:r w:rsidRPr="00306E3A">
        <w:rPr>
          <w:sz w:val="20"/>
          <w:szCs w:val="20"/>
          <w:lang w:val="es-CO"/>
        </w:rPr>
        <w:t xml:space="preserve">La aplicación de un Control de Cambios no será automática por la sola actualización de un lineamiento: procederá cuando exista un </w:t>
      </w:r>
      <w:r w:rsidRPr="00306E3A">
        <w:rPr>
          <w:b/>
          <w:bCs/>
          <w:sz w:val="20"/>
          <w:szCs w:val="20"/>
          <w:lang w:val="es-CO"/>
        </w:rPr>
        <w:t>impacto verificable respecto de la línea base acordada</w:t>
      </w:r>
      <w:r w:rsidRPr="00306E3A">
        <w:rPr>
          <w:sz w:val="20"/>
          <w:szCs w:val="20"/>
          <w:lang w:val="es-CO"/>
        </w:rPr>
        <w:t>, el cual deberá ser documentado y presentado para revisión y aprobación conforme al mecanismo de gobierno establecido entre las partes</w:t>
      </w:r>
      <w:r w:rsidR="0008601C">
        <w:rPr>
          <w:sz w:val="20"/>
          <w:szCs w:val="20"/>
          <w:lang w:val="es-CO"/>
        </w:rPr>
        <w:t>.</w:t>
      </w:r>
    </w:p>
    <w:p w14:paraId="6B7A90A2" w14:textId="21C6790B" w:rsidR="00F24566" w:rsidRPr="00032752" w:rsidRDefault="009C0B53" w:rsidP="00750DCB">
      <w:pPr>
        <w:pStyle w:val="Ttulo2"/>
      </w:pPr>
      <w:r w:rsidRPr="00032752">
        <w:t xml:space="preserve"> </w:t>
      </w:r>
      <w:bookmarkStart w:id="576" w:name="_Toc238571011"/>
      <w:bookmarkStart w:id="577" w:name="_Toc238651587"/>
      <w:bookmarkStart w:id="578" w:name="_Toc240576141"/>
      <w:r w:rsidRPr="00032752">
        <w:t>¿Qué se considera un cambio?</w:t>
      </w:r>
      <w:bookmarkEnd w:id="576"/>
      <w:bookmarkEnd w:id="577"/>
      <w:bookmarkEnd w:id="578"/>
    </w:p>
    <w:p w14:paraId="580B7ACE" w14:textId="026FDD3E" w:rsidR="00F24566" w:rsidRPr="00AA3D30" w:rsidRDefault="009C0B53" w:rsidP="00517CAC">
      <w:pPr>
        <w:ind w:left="567"/>
        <w:jc w:val="both"/>
        <w:rPr>
          <w:sz w:val="20"/>
          <w:szCs w:val="20"/>
          <w:lang w:val="es-CO"/>
        </w:rPr>
      </w:pPr>
      <w:r w:rsidRPr="00AA3D30">
        <w:rPr>
          <w:sz w:val="20"/>
          <w:szCs w:val="20"/>
          <w:lang w:val="es-CO"/>
        </w:rPr>
        <w:t>Se considerará cambio todo ajuste que modifique las condiciones inicialmente acordadas para el proyecto, incluyendo, entre otros:</w:t>
      </w:r>
    </w:p>
    <w:p w14:paraId="4B7316AA" w14:textId="18874BF2" w:rsidR="00F24566" w:rsidRPr="00AA3D30" w:rsidRDefault="009C0B53" w:rsidP="00517CAC">
      <w:pPr>
        <w:numPr>
          <w:ilvl w:val="0"/>
          <w:numId w:val="15"/>
        </w:numPr>
        <w:tabs>
          <w:tab w:val="clear" w:pos="720"/>
          <w:tab w:val="num" w:pos="1287"/>
        </w:tabs>
        <w:ind w:left="927"/>
        <w:jc w:val="both"/>
        <w:rPr>
          <w:sz w:val="20"/>
          <w:szCs w:val="20"/>
          <w:lang w:val="es-CO"/>
        </w:rPr>
      </w:pPr>
      <w:r w:rsidRPr="00AA3D30">
        <w:rPr>
          <w:sz w:val="20"/>
          <w:szCs w:val="20"/>
          <w:lang w:val="es-CO"/>
        </w:rPr>
        <w:t>Inclusión de nuevas fuentes de información, sistemas, APIs o integraciones no contempladas inicialmente.</w:t>
      </w:r>
    </w:p>
    <w:p w14:paraId="19394BD4" w14:textId="19795424" w:rsidR="00F24566" w:rsidRPr="00AA3D30" w:rsidRDefault="009C0B53" w:rsidP="00517CAC">
      <w:pPr>
        <w:numPr>
          <w:ilvl w:val="0"/>
          <w:numId w:val="15"/>
        </w:numPr>
        <w:tabs>
          <w:tab w:val="clear" w:pos="720"/>
          <w:tab w:val="num" w:pos="1287"/>
        </w:tabs>
        <w:ind w:left="927"/>
        <w:jc w:val="both"/>
        <w:rPr>
          <w:sz w:val="20"/>
          <w:szCs w:val="20"/>
          <w:lang w:val="es-CO"/>
        </w:rPr>
      </w:pPr>
      <w:r w:rsidRPr="00AA3D30">
        <w:rPr>
          <w:sz w:val="20"/>
          <w:szCs w:val="20"/>
          <w:lang w:val="es-CO"/>
        </w:rPr>
        <w:t>Incorporación de nuevos casos de uso, funcionalidades o requerimientos.</w:t>
      </w:r>
    </w:p>
    <w:p w14:paraId="461ED636" w14:textId="77777777" w:rsidR="00F24566" w:rsidRPr="00AA3D30" w:rsidRDefault="009C0B53" w:rsidP="00517CAC">
      <w:pPr>
        <w:numPr>
          <w:ilvl w:val="0"/>
          <w:numId w:val="15"/>
        </w:numPr>
        <w:tabs>
          <w:tab w:val="clear" w:pos="720"/>
          <w:tab w:val="num" w:pos="1287"/>
        </w:tabs>
        <w:ind w:left="927"/>
        <w:jc w:val="both"/>
        <w:rPr>
          <w:sz w:val="20"/>
          <w:szCs w:val="20"/>
          <w:lang w:val="es-CO"/>
        </w:rPr>
      </w:pPr>
      <w:r w:rsidRPr="00AA3D30">
        <w:rPr>
          <w:sz w:val="20"/>
          <w:szCs w:val="20"/>
          <w:lang w:val="es-CO"/>
        </w:rPr>
        <w:t>Modificación del alcance de entregables previamente definidos.</w:t>
      </w:r>
    </w:p>
    <w:p w14:paraId="280CB96C" w14:textId="77777777" w:rsidR="00F24566" w:rsidRPr="00AA3D30" w:rsidRDefault="009C0B53" w:rsidP="00517CAC">
      <w:pPr>
        <w:numPr>
          <w:ilvl w:val="0"/>
          <w:numId w:val="15"/>
        </w:numPr>
        <w:tabs>
          <w:tab w:val="clear" w:pos="720"/>
          <w:tab w:val="num" w:pos="1287"/>
        </w:tabs>
        <w:ind w:left="927"/>
        <w:jc w:val="both"/>
        <w:rPr>
          <w:sz w:val="20"/>
          <w:szCs w:val="20"/>
          <w:lang w:val="es-CO"/>
        </w:rPr>
      </w:pPr>
      <w:r w:rsidRPr="00AA3D30">
        <w:rPr>
          <w:sz w:val="20"/>
          <w:szCs w:val="20"/>
          <w:lang w:val="es-CO"/>
        </w:rPr>
        <w:t>Cambios en criterios de aceptación, reglas de negocio o definiciones funcionales.</w:t>
      </w:r>
    </w:p>
    <w:p w14:paraId="0B323BFB" w14:textId="5E9DAFA9" w:rsidR="00F24566" w:rsidRPr="00AA3D30" w:rsidRDefault="009C0B53" w:rsidP="00517CAC">
      <w:pPr>
        <w:numPr>
          <w:ilvl w:val="0"/>
          <w:numId w:val="15"/>
        </w:numPr>
        <w:tabs>
          <w:tab w:val="clear" w:pos="720"/>
          <w:tab w:val="num" w:pos="1287"/>
        </w:tabs>
        <w:ind w:left="927"/>
        <w:jc w:val="both"/>
        <w:rPr>
          <w:sz w:val="20"/>
          <w:szCs w:val="20"/>
          <w:lang w:val="es-CO"/>
        </w:rPr>
      </w:pPr>
      <w:r w:rsidRPr="00AA3D30">
        <w:rPr>
          <w:sz w:val="20"/>
          <w:szCs w:val="20"/>
          <w:lang w:val="es-CO"/>
        </w:rPr>
        <w:t>Solicitudes de reproceso por causas no atribuibles a NTT DATA.</w:t>
      </w:r>
    </w:p>
    <w:p w14:paraId="2133B433" w14:textId="6268C447" w:rsidR="00F24566" w:rsidRPr="00AA3D30" w:rsidRDefault="009C0B53" w:rsidP="00517CAC">
      <w:pPr>
        <w:numPr>
          <w:ilvl w:val="0"/>
          <w:numId w:val="15"/>
        </w:numPr>
        <w:tabs>
          <w:tab w:val="clear" w:pos="720"/>
          <w:tab w:val="num" w:pos="1287"/>
        </w:tabs>
        <w:ind w:left="927"/>
        <w:jc w:val="both"/>
        <w:rPr>
          <w:sz w:val="20"/>
          <w:szCs w:val="20"/>
          <w:lang w:val="es-CO"/>
        </w:rPr>
      </w:pPr>
      <w:r w:rsidRPr="00AA3D30">
        <w:rPr>
          <w:sz w:val="20"/>
          <w:szCs w:val="20"/>
          <w:lang w:val="es-CO"/>
        </w:rPr>
        <w:t>Cambios en prioridades que impliquen desplazar actividades ya planificadas.</w:t>
      </w:r>
    </w:p>
    <w:p w14:paraId="5794BBDA" w14:textId="683EC87C" w:rsidR="00F24566" w:rsidRPr="00AA3D30" w:rsidRDefault="009C0B53" w:rsidP="00517CAC">
      <w:pPr>
        <w:numPr>
          <w:ilvl w:val="0"/>
          <w:numId w:val="15"/>
        </w:numPr>
        <w:tabs>
          <w:tab w:val="clear" w:pos="720"/>
          <w:tab w:val="num" w:pos="1287"/>
        </w:tabs>
        <w:ind w:left="927"/>
        <w:jc w:val="both"/>
        <w:rPr>
          <w:sz w:val="20"/>
          <w:szCs w:val="20"/>
          <w:lang w:val="es-CO"/>
        </w:rPr>
      </w:pPr>
      <w:r w:rsidRPr="00AA3D30">
        <w:rPr>
          <w:sz w:val="20"/>
          <w:szCs w:val="20"/>
          <w:lang w:val="es-CO"/>
        </w:rPr>
        <w:t>Ajustes en cronograma, esfuerzo, equipo, dedicación o capacidad requerida.</w:t>
      </w:r>
    </w:p>
    <w:p w14:paraId="7FF7844A" w14:textId="4B9E1E14" w:rsidR="00F24566" w:rsidRPr="00AA3D30" w:rsidRDefault="009C0B53" w:rsidP="00517CAC">
      <w:pPr>
        <w:numPr>
          <w:ilvl w:val="0"/>
          <w:numId w:val="15"/>
        </w:numPr>
        <w:tabs>
          <w:tab w:val="clear" w:pos="720"/>
          <w:tab w:val="num" w:pos="1287"/>
        </w:tabs>
        <w:ind w:left="927"/>
        <w:jc w:val="both"/>
        <w:rPr>
          <w:sz w:val="20"/>
          <w:szCs w:val="20"/>
          <w:lang w:val="es-CO"/>
        </w:rPr>
      </w:pPr>
      <w:r w:rsidRPr="00AA3D30">
        <w:rPr>
          <w:sz w:val="20"/>
          <w:szCs w:val="20"/>
          <w:lang w:val="es-CO"/>
        </w:rPr>
        <w:t>Cambios derivados de restricciones de seguridad, privacidad, cumplimiento, arquitectura o disponibilidad de información.</w:t>
      </w:r>
    </w:p>
    <w:p w14:paraId="39300F4A" w14:textId="3791BDCB" w:rsidR="00F24566" w:rsidRPr="00AA3D30" w:rsidRDefault="009C0B53" w:rsidP="00517CAC">
      <w:pPr>
        <w:numPr>
          <w:ilvl w:val="0"/>
          <w:numId w:val="15"/>
        </w:numPr>
        <w:tabs>
          <w:tab w:val="clear" w:pos="720"/>
          <w:tab w:val="num" w:pos="1287"/>
        </w:tabs>
        <w:ind w:left="927"/>
        <w:jc w:val="both"/>
        <w:rPr>
          <w:sz w:val="20"/>
          <w:szCs w:val="20"/>
          <w:lang w:val="es-CO"/>
        </w:rPr>
      </w:pPr>
      <w:r w:rsidRPr="00AA3D30">
        <w:rPr>
          <w:sz w:val="20"/>
          <w:szCs w:val="20"/>
          <w:lang w:val="es-CO"/>
        </w:rPr>
        <w:t>Nuevas actividades de saneamiento, remediación, enriquecimiento u homologación de datos no previstas en el alcance inicial.</w:t>
      </w:r>
    </w:p>
    <w:p w14:paraId="03C763A7" w14:textId="3B13FCD8" w:rsidR="00F24566" w:rsidRPr="00032752" w:rsidRDefault="009C0B53" w:rsidP="00750DCB">
      <w:pPr>
        <w:pStyle w:val="Ttulo2"/>
      </w:pPr>
      <w:bookmarkStart w:id="579" w:name="_Toc238571012"/>
      <w:bookmarkStart w:id="580" w:name="_Toc238651588"/>
      <w:bookmarkStart w:id="581" w:name="_Toc240576142"/>
      <w:commentRangeStart w:id="582"/>
      <w:commentRangeStart w:id="583"/>
      <w:commentRangeStart w:id="584"/>
      <w:commentRangeStart w:id="585"/>
      <w:r w:rsidRPr="00032752">
        <w:t>Tipos de cambio y tiempos de gestión</w:t>
      </w:r>
      <w:bookmarkEnd w:id="579"/>
      <w:bookmarkEnd w:id="580"/>
      <w:bookmarkEnd w:id="581"/>
      <w:commentRangeEnd w:id="582"/>
      <w:r w:rsidR="00FB1BBE" w:rsidRPr="00032752">
        <w:rPr>
          <w:rStyle w:val="Refdecomentario"/>
          <w:sz w:val="20"/>
          <w:szCs w:val="20"/>
        </w:rPr>
        <w:commentReference w:id="582"/>
      </w:r>
      <w:commentRangeEnd w:id="583"/>
      <w:r w:rsidRPr="00032752">
        <w:rPr>
          <w:rStyle w:val="Refdecomentario"/>
          <w:sz w:val="20"/>
          <w:szCs w:val="20"/>
        </w:rPr>
        <w:commentReference w:id="583"/>
      </w:r>
      <w:commentRangeEnd w:id="584"/>
      <w:r w:rsidRPr="00032752">
        <w:rPr>
          <w:rStyle w:val="Refdecomentario"/>
          <w:sz w:val="20"/>
          <w:szCs w:val="20"/>
        </w:rPr>
        <w:commentReference w:id="584"/>
      </w:r>
      <w:commentRangeEnd w:id="585"/>
      <w:r w:rsidRPr="00032752">
        <w:rPr>
          <w:rStyle w:val="Refdecomentario"/>
          <w:sz w:val="20"/>
          <w:szCs w:val="20"/>
        </w:rPr>
        <w:commentReference w:id="585"/>
      </w:r>
    </w:p>
    <w:p w14:paraId="67F2C51D" w14:textId="4F70C782" w:rsidR="00FC16DF" w:rsidRDefault="009C0B53" w:rsidP="00AB2F00">
      <w:pPr>
        <w:ind w:left="576"/>
        <w:jc w:val="both"/>
        <w:rPr>
          <w:lang w:val="es-CO"/>
        </w:rPr>
      </w:pPr>
      <w:r w:rsidRPr="00AA3D30">
        <w:rPr>
          <w:sz w:val="20"/>
          <w:szCs w:val="20"/>
          <w:lang w:val="es-CO"/>
        </w:rPr>
        <w:t xml:space="preserve">Los cambios serán clasificados según su impacto en alcance, costo, cronograma, esfuerzo, recursos y entregables. Los tiempos indicados corresponden a </w:t>
      </w:r>
      <w:r w:rsidRPr="00AA3D30">
        <w:rPr>
          <w:b/>
          <w:bCs/>
          <w:sz w:val="20"/>
          <w:szCs w:val="20"/>
          <w:lang w:val="es-CO"/>
        </w:rPr>
        <w:t>días hábiles</w:t>
      </w:r>
      <w:r w:rsidRPr="00AA3D30">
        <w:rPr>
          <w:sz w:val="20"/>
          <w:szCs w:val="20"/>
          <w:lang w:val="es-CO"/>
        </w:rPr>
        <w:t xml:space="preserve"> y aplican para análisis, evaluación y definición de aprobación</w:t>
      </w:r>
      <w:r w:rsidRPr="00F24566">
        <w:rPr>
          <w:lang w:val="es-CO"/>
        </w:rPr>
        <w:t>.</w:t>
      </w:r>
    </w:p>
    <w:p w14:paraId="2A66D263" w14:textId="4C730E1F" w:rsidR="004153CC" w:rsidRDefault="004153CC" w:rsidP="00AB2F00">
      <w:pPr>
        <w:ind w:left="576"/>
        <w:jc w:val="both"/>
        <w:rPr>
          <w:lang w:val="es-CO"/>
        </w:rPr>
      </w:pPr>
      <w:r w:rsidRPr="004153CC">
        <w:rPr>
          <w:lang w:val="es-CO"/>
        </w:rPr>
        <w:t>Los cambios con impacto económico adicional serán valorados según la célula o perfiles requeridos para su ejecución, utilizando como base el valor semanal vigente y el esfuerzo estimado. Todo cambio deberá ser previamente estimado, presentado y aprobado por SURA antes de su ejecución.</w:t>
      </w:r>
    </w:p>
    <w:p w14:paraId="2DEE2C10" w14:textId="77777777" w:rsidR="00AA3D30" w:rsidRPr="00F24566" w:rsidRDefault="00AA3D30" w:rsidP="00BA2A18">
      <w:pPr>
        <w:jc w:val="both"/>
        <w:rPr>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3698"/>
        <w:gridCol w:w="1846"/>
        <w:gridCol w:w="1972"/>
      </w:tblGrid>
      <w:tr w:rsidR="004B0C30" w14:paraId="4B5A5528" w14:textId="77777777">
        <w:trPr>
          <w:tblCellSpacing w:w="15" w:type="dxa"/>
        </w:trPr>
        <w:tc>
          <w:tcPr>
            <w:tcW w:w="0" w:type="auto"/>
            <w:vAlign w:val="center"/>
            <w:hideMark/>
          </w:tcPr>
          <w:p w14:paraId="17C2043D" w14:textId="6B08240C" w:rsidR="00F24566" w:rsidRPr="00F24566" w:rsidRDefault="009C0B53" w:rsidP="00BA2A18">
            <w:pPr>
              <w:jc w:val="both"/>
              <w:rPr>
                <w:b/>
                <w:bCs/>
                <w:lang w:val="es-CO"/>
              </w:rPr>
            </w:pPr>
            <w:r w:rsidRPr="00F24566">
              <w:rPr>
                <w:b/>
                <w:bCs/>
                <w:lang w:val="es-CO"/>
              </w:rPr>
              <w:lastRenderedPageBreak/>
              <w:t>Tipo</w:t>
            </w:r>
            <w:r w:rsidR="00AA3D30">
              <w:rPr>
                <w:b/>
                <w:bCs/>
                <w:lang w:val="es-CO"/>
              </w:rPr>
              <w:t xml:space="preserve"> </w:t>
            </w:r>
            <w:r w:rsidRPr="00F24566">
              <w:rPr>
                <w:b/>
                <w:bCs/>
                <w:lang w:val="es-CO"/>
              </w:rPr>
              <w:t>de cambio</w:t>
            </w:r>
          </w:p>
        </w:tc>
        <w:tc>
          <w:tcPr>
            <w:tcW w:w="0" w:type="auto"/>
            <w:vAlign w:val="center"/>
            <w:hideMark/>
          </w:tcPr>
          <w:p w14:paraId="09296604" w14:textId="65F1F159" w:rsidR="00F24566" w:rsidRPr="00F24566" w:rsidRDefault="009C0B53" w:rsidP="00ED3FBB">
            <w:pPr>
              <w:jc w:val="center"/>
              <w:rPr>
                <w:b/>
                <w:bCs/>
                <w:lang w:val="es-CO"/>
              </w:rPr>
            </w:pPr>
            <w:r w:rsidRPr="00F24566">
              <w:rPr>
                <w:b/>
                <w:bCs/>
                <w:lang w:val="es-CO"/>
              </w:rPr>
              <w:t>Descripción</w:t>
            </w:r>
          </w:p>
        </w:tc>
        <w:tc>
          <w:tcPr>
            <w:tcW w:w="0" w:type="auto"/>
            <w:vAlign w:val="center"/>
            <w:hideMark/>
          </w:tcPr>
          <w:p w14:paraId="143B505E" w14:textId="77777777" w:rsidR="00F24566" w:rsidRPr="00F24566" w:rsidRDefault="009C0B53" w:rsidP="00ED3FBB">
            <w:pPr>
              <w:ind w:left="720" w:hanging="720"/>
              <w:rPr>
                <w:b/>
                <w:bCs/>
                <w:lang w:val="es-CO"/>
              </w:rPr>
            </w:pPr>
            <w:r w:rsidRPr="00F24566">
              <w:rPr>
                <w:b/>
                <w:bCs/>
                <w:lang w:val="es-CO"/>
              </w:rPr>
              <w:t>Tiempo de gestión sugerido</w:t>
            </w:r>
          </w:p>
        </w:tc>
        <w:tc>
          <w:tcPr>
            <w:tcW w:w="0" w:type="auto"/>
            <w:vAlign w:val="center"/>
            <w:hideMark/>
          </w:tcPr>
          <w:p w14:paraId="4286E05E" w14:textId="0BF4C7BA" w:rsidR="00F24566" w:rsidRPr="00F24566" w:rsidRDefault="009C0B53" w:rsidP="00BA2A18">
            <w:pPr>
              <w:jc w:val="both"/>
              <w:rPr>
                <w:b/>
                <w:bCs/>
                <w:lang w:val="es-CO"/>
              </w:rPr>
            </w:pPr>
            <w:r w:rsidRPr="00F24566">
              <w:rPr>
                <w:b/>
                <w:bCs/>
                <w:lang w:val="es-CO"/>
              </w:rPr>
              <w:t>Aprobación requerida</w:t>
            </w:r>
          </w:p>
        </w:tc>
      </w:tr>
      <w:tr w:rsidR="004B0C30" w:rsidRPr="00266C86" w14:paraId="113BD6C6" w14:textId="77777777">
        <w:trPr>
          <w:tblCellSpacing w:w="15" w:type="dxa"/>
        </w:trPr>
        <w:tc>
          <w:tcPr>
            <w:tcW w:w="0" w:type="auto"/>
            <w:vAlign w:val="center"/>
            <w:hideMark/>
          </w:tcPr>
          <w:p w14:paraId="6381C5A8" w14:textId="77777777" w:rsidR="00F24566" w:rsidRPr="00FC16DF" w:rsidRDefault="009C0B53" w:rsidP="00BA2A18">
            <w:pPr>
              <w:jc w:val="both"/>
              <w:rPr>
                <w:sz w:val="20"/>
                <w:szCs w:val="20"/>
                <w:lang w:val="es-CO"/>
              </w:rPr>
            </w:pPr>
            <w:r w:rsidRPr="00FC16DF">
              <w:rPr>
                <w:b/>
                <w:bCs/>
                <w:sz w:val="20"/>
                <w:szCs w:val="20"/>
                <w:lang w:val="es-CO"/>
              </w:rPr>
              <w:t>Cambio menor</w:t>
            </w:r>
          </w:p>
        </w:tc>
        <w:tc>
          <w:tcPr>
            <w:tcW w:w="0" w:type="auto"/>
            <w:vAlign w:val="center"/>
            <w:hideMark/>
          </w:tcPr>
          <w:p w14:paraId="0488ADFA" w14:textId="77777777" w:rsidR="00F24566" w:rsidRPr="00FC16DF" w:rsidRDefault="009C0B53" w:rsidP="00BA2A18">
            <w:pPr>
              <w:jc w:val="both"/>
              <w:rPr>
                <w:sz w:val="20"/>
                <w:szCs w:val="20"/>
                <w:lang w:val="es-CO"/>
              </w:rPr>
            </w:pPr>
            <w:r w:rsidRPr="00FC16DF">
              <w:rPr>
                <w:sz w:val="20"/>
                <w:szCs w:val="20"/>
                <w:lang w:val="es-CO"/>
              </w:rPr>
              <w:t>Ajuste que no modifica alcance, costo, cronograma ni entregables principales. Puede gestionarse dentro del backlog o sprint vigente si no afecta el compromiso de la iteración.</w:t>
            </w:r>
          </w:p>
        </w:tc>
        <w:tc>
          <w:tcPr>
            <w:tcW w:w="0" w:type="auto"/>
            <w:vAlign w:val="center"/>
            <w:hideMark/>
          </w:tcPr>
          <w:p w14:paraId="0A871189" w14:textId="77777777" w:rsidR="00F24566" w:rsidRPr="00FC16DF" w:rsidRDefault="009C0B53" w:rsidP="00BA2A18">
            <w:pPr>
              <w:jc w:val="both"/>
              <w:rPr>
                <w:sz w:val="20"/>
                <w:szCs w:val="20"/>
                <w:lang w:val="es-CO"/>
              </w:rPr>
            </w:pPr>
            <w:r w:rsidRPr="00FC16DF">
              <w:rPr>
                <w:b/>
                <w:bCs/>
                <w:sz w:val="20"/>
                <w:szCs w:val="20"/>
                <w:lang w:val="es-CO"/>
              </w:rPr>
              <w:t>1 a 2 días hábiles</w:t>
            </w:r>
          </w:p>
        </w:tc>
        <w:tc>
          <w:tcPr>
            <w:tcW w:w="0" w:type="auto"/>
            <w:vAlign w:val="center"/>
            <w:hideMark/>
          </w:tcPr>
          <w:p w14:paraId="7AB873B5" w14:textId="489ED19C" w:rsidR="00F24566" w:rsidRPr="00FC16DF" w:rsidRDefault="009C0B53" w:rsidP="00BA2A18">
            <w:pPr>
              <w:jc w:val="both"/>
              <w:rPr>
                <w:sz w:val="20"/>
                <w:szCs w:val="20"/>
                <w:lang w:val="es-CO"/>
              </w:rPr>
            </w:pPr>
            <w:r w:rsidRPr="00FC16DF">
              <w:rPr>
                <w:sz w:val="20"/>
                <w:szCs w:val="20"/>
                <w:lang w:val="es-CO"/>
              </w:rPr>
              <w:t>Product Owner SURA y Líder de Proyecto NTT DATA</w:t>
            </w:r>
          </w:p>
        </w:tc>
      </w:tr>
      <w:tr w:rsidR="004B0C30" w:rsidRPr="00822589" w14:paraId="6F4B1565" w14:textId="77777777">
        <w:trPr>
          <w:tblCellSpacing w:w="15" w:type="dxa"/>
        </w:trPr>
        <w:tc>
          <w:tcPr>
            <w:tcW w:w="0" w:type="auto"/>
            <w:vAlign w:val="center"/>
            <w:hideMark/>
          </w:tcPr>
          <w:p w14:paraId="3FAB32AF" w14:textId="77777777" w:rsidR="00F24566" w:rsidRPr="00FC16DF" w:rsidRDefault="009C0B53" w:rsidP="00BA2A18">
            <w:pPr>
              <w:jc w:val="both"/>
              <w:rPr>
                <w:sz w:val="20"/>
                <w:szCs w:val="20"/>
                <w:lang w:val="es-CO"/>
              </w:rPr>
            </w:pPr>
            <w:r w:rsidRPr="00FC16DF">
              <w:rPr>
                <w:b/>
                <w:bCs/>
                <w:sz w:val="20"/>
                <w:szCs w:val="20"/>
                <w:lang w:val="es-CO"/>
              </w:rPr>
              <w:t>Cambio moderado</w:t>
            </w:r>
          </w:p>
        </w:tc>
        <w:tc>
          <w:tcPr>
            <w:tcW w:w="0" w:type="auto"/>
            <w:vAlign w:val="center"/>
            <w:hideMark/>
          </w:tcPr>
          <w:p w14:paraId="25C44BBA" w14:textId="0FDC1981" w:rsidR="00F24566" w:rsidRPr="00FC16DF" w:rsidRDefault="009C0B53" w:rsidP="00BA2A18">
            <w:pPr>
              <w:jc w:val="both"/>
              <w:rPr>
                <w:sz w:val="20"/>
                <w:szCs w:val="20"/>
                <w:lang w:val="es-CO"/>
              </w:rPr>
            </w:pPr>
            <w:r w:rsidRPr="00FC16DF">
              <w:rPr>
                <w:sz w:val="20"/>
                <w:szCs w:val="20"/>
                <w:lang w:val="es-CO"/>
              </w:rPr>
              <w:t>Ajuste que impacta prioridades, esfuerzo, actividades internas o fechas parciales, pero puede gestionarse mediante repriorización del backlog o ajuste de planificación.</w:t>
            </w:r>
          </w:p>
        </w:tc>
        <w:tc>
          <w:tcPr>
            <w:tcW w:w="0" w:type="auto"/>
            <w:vAlign w:val="center"/>
            <w:hideMark/>
          </w:tcPr>
          <w:p w14:paraId="7699E47A" w14:textId="77777777" w:rsidR="00F24566" w:rsidRPr="00FC16DF" w:rsidRDefault="009C0B53" w:rsidP="00BA2A18">
            <w:pPr>
              <w:jc w:val="both"/>
              <w:rPr>
                <w:sz w:val="20"/>
                <w:szCs w:val="20"/>
                <w:lang w:val="es-CO"/>
              </w:rPr>
            </w:pPr>
            <w:r w:rsidRPr="00FC16DF">
              <w:rPr>
                <w:b/>
                <w:bCs/>
                <w:sz w:val="20"/>
                <w:szCs w:val="20"/>
                <w:lang w:val="es-CO"/>
              </w:rPr>
              <w:t>3 a 5 días hábiles</w:t>
            </w:r>
          </w:p>
        </w:tc>
        <w:tc>
          <w:tcPr>
            <w:tcW w:w="0" w:type="auto"/>
            <w:vAlign w:val="center"/>
            <w:hideMark/>
          </w:tcPr>
          <w:p w14:paraId="08DF0839" w14:textId="77777777" w:rsidR="00F24566" w:rsidRPr="00FC16DF" w:rsidRDefault="009C0B53" w:rsidP="00BA2A18">
            <w:pPr>
              <w:jc w:val="both"/>
              <w:rPr>
                <w:sz w:val="20"/>
                <w:szCs w:val="20"/>
                <w:lang w:val="es-CO"/>
              </w:rPr>
            </w:pPr>
            <w:r w:rsidRPr="00FC16DF">
              <w:rPr>
                <w:sz w:val="20"/>
                <w:szCs w:val="20"/>
                <w:lang w:val="es-CO"/>
              </w:rPr>
              <w:t>Comité de proyecto o responsables tácticos definidos</w:t>
            </w:r>
          </w:p>
        </w:tc>
      </w:tr>
      <w:tr w:rsidR="004B0C30" w:rsidRPr="00266C86" w14:paraId="2608E7E2" w14:textId="77777777">
        <w:trPr>
          <w:tblCellSpacing w:w="15" w:type="dxa"/>
        </w:trPr>
        <w:tc>
          <w:tcPr>
            <w:tcW w:w="0" w:type="auto"/>
            <w:vAlign w:val="center"/>
            <w:hideMark/>
          </w:tcPr>
          <w:p w14:paraId="2E80C7B7" w14:textId="77777777" w:rsidR="00F24566" w:rsidRPr="00FC16DF" w:rsidRDefault="009C0B53" w:rsidP="00BA2A18">
            <w:pPr>
              <w:jc w:val="both"/>
              <w:rPr>
                <w:sz w:val="20"/>
                <w:szCs w:val="20"/>
                <w:lang w:val="es-CO"/>
              </w:rPr>
            </w:pPr>
            <w:r w:rsidRPr="00FC16DF">
              <w:rPr>
                <w:b/>
                <w:bCs/>
                <w:sz w:val="20"/>
                <w:szCs w:val="20"/>
                <w:lang w:val="es-CO"/>
              </w:rPr>
              <w:t>Cambio mayor</w:t>
            </w:r>
          </w:p>
        </w:tc>
        <w:tc>
          <w:tcPr>
            <w:tcW w:w="0" w:type="auto"/>
            <w:vAlign w:val="center"/>
            <w:hideMark/>
          </w:tcPr>
          <w:p w14:paraId="1D7A936B" w14:textId="09CB1673" w:rsidR="00F24566" w:rsidRPr="00FC16DF" w:rsidRDefault="009C0B53" w:rsidP="00BA2A18">
            <w:pPr>
              <w:jc w:val="both"/>
              <w:rPr>
                <w:sz w:val="20"/>
                <w:szCs w:val="20"/>
                <w:lang w:val="es-CO"/>
              </w:rPr>
            </w:pPr>
            <w:r w:rsidRPr="00FC16DF">
              <w:rPr>
                <w:sz w:val="20"/>
                <w:szCs w:val="20"/>
                <w:lang w:val="es-CO"/>
              </w:rPr>
              <w:t>Ajuste que implica nuevas fuentes, nuevos entregables, nuevas funcionalidades, ampliación de alcance, recursos adicionales, extensión de cronograma o impacto económico.</w:t>
            </w:r>
          </w:p>
        </w:tc>
        <w:tc>
          <w:tcPr>
            <w:tcW w:w="0" w:type="auto"/>
            <w:vAlign w:val="center"/>
            <w:hideMark/>
          </w:tcPr>
          <w:p w14:paraId="027644D8" w14:textId="77777777" w:rsidR="00F24566" w:rsidRPr="00FC16DF" w:rsidRDefault="009C0B53" w:rsidP="00BA2A18">
            <w:pPr>
              <w:jc w:val="both"/>
              <w:rPr>
                <w:sz w:val="20"/>
                <w:szCs w:val="20"/>
                <w:lang w:val="es-CO"/>
              </w:rPr>
            </w:pPr>
            <w:r w:rsidRPr="00FC16DF">
              <w:rPr>
                <w:b/>
                <w:bCs/>
                <w:sz w:val="20"/>
                <w:szCs w:val="20"/>
                <w:lang w:val="es-CO"/>
              </w:rPr>
              <w:t>5 a 10 días hábiles</w:t>
            </w:r>
          </w:p>
        </w:tc>
        <w:tc>
          <w:tcPr>
            <w:tcW w:w="0" w:type="auto"/>
            <w:vAlign w:val="center"/>
            <w:hideMark/>
          </w:tcPr>
          <w:p w14:paraId="0E3BC533" w14:textId="77777777" w:rsidR="00F24566" w:rsidRPr="00FC16DF" w:rsidRDefault="009C0B53" w:rsidP="00BA2A18">
            <w:pPr>
              <w:jc w:val="both"/>
              <w:rPr>
                <w:sz w:val="20"/>
                <w:szCs w:val="20"/>
                <w:lang w:val="es-CO"/>
              </w:rPr>
            </w:pPr>
            <w:r w:rsidRPr="00FC16DF">
              <w:rPr>
                <w:sz w:val="20"/>
                <w:szCs w:val="20"/>
                <w:lang w:val="es-CO"/>
              </w:rPr>
              <w:t>Comité ejecutivo / responsables contractuales de ambas partes</w:t>
            </w:r>
          </w:p>
        </w:tc>
      </w:tr>
      <w:tr w:rsidR="004B0C30" w:rsidRPr="00822589" w14:paraId="734AC19D" w14:textId="77777777">
        <w:trPr>
          <w:tblCellSpacing w:w="15" w:type="dxa"/>
        </w:trPr>
        <w:tc>
          <w:tcPr>
            <w:tcW w:w="0" w:type="auto"/>
            <w:vAlign w:val="center"/>
            <w:hideMark/>
          </w:tcPr>
          <w:p w14:paraId="3EB495FA" w14:textId="77777777" w:rsidR="00F24566" w:rsidRPr="00FC16DF" w:rsidRDefault="009C0B53" w:rsidP="00BA2A18">
            <w:pPr>
              <w:jc w:val="both"/>
              <w:rPr>
                <w:sz w:val="20"/>
                <w:szCs w:val="20"/>
                <w:lang w:val="es-CO"/>
              </w:rPr>
            </w:pPr>
            <w:r w:rsidRPr="00FC16DF">
              <w:rPr>
                <w:b/>
                <w:bCs/>
                <w:sz w:val="20"/>
                <w:szCs w:val="20"/>
                <w:lang w:val="es-CO"/>
              </w:rPr>
              <w:t>Cambio crítico o regulatorio</w:t>
            </w:r>
          </w:p>
        </w:tc>
        <w:tc>
          <w:tcPr>
            <w:tcW w:w="0" w:type="auto"/>
            <w:vAlign w:val="center"/>
            <w:hideMark/>
          </w:tcPr>
          <w:p w14:paraId="30EA7F99" w14:textId="4F28F02D" w:rsidR="00F24566" w:rsidRPr="00FC16DF" w:rsidRDefault="009C0B53" w:rsidP="00BA2A18">
            <w:pPr>
              <w:jc w:val="both"/>
              <w:rPr>
                <w:sz w:val="20"/>
                <w:szCs w:val="20"/>
                <w:lang w:val="es-CO"/>
              </w:rPr>
            </w:pPr>
            <w:r w:rsidRPr="00FC16DF">
              <w:rPr>
                <w:sz w:val="20"/>
                <w:szCs w:val="20"/>
                <w:lang w:val="es-CO"/>
              </w:rPr>
              <w:t>Cambio requerido por cumplimiento, seguridad, privacidad, riesgo operativo o dependencia crítica que comprometa la continuidad del proyecto.</w:t>
            </w:r>
          </w:p>
        </w:tc>
        <w:tc>
          <w:tcPr>
            <w:tcW w:w="0" w:type="auto"/>
            <w:vAlign w:val="center"/>
            <w:hideMark/>
          </w:tcPr>
          <w:p w14:paraId="2F2DDA03" w14:textId="7092C33D" w:rsidR="00F24566" w:rsidRPr="00FC16DF" w:rsidRDefault="009C0B53" w:rsidP="00BA2A18">
            <w:pPr>
              <w:jc w:val="both"/>
              <w:rPr>
                <w:sz w:val="20"/>
                <w:szCs w:val="20"/>
                <w:lang w:val="es-CO"/>
              </w:rPr>
            </w:pPr>
            <w:r w:rsidRPr="00FC16DF">
              <w:rPr>
                <w:b/>
                <w:bCs/>
                <w:sz w:val="20"/>
                <w:szCs w:val="20"/>
                <w:lang w:val="es-CO"/>
              </w:rPr>
              <w:t>2 a 5 días hábiles</w:t>
            </w:r>
            <w:r w:rsidRPr="00FC16DF">
              <w:rPr>
                <w:sz w:val="20"/>
                <w:szCs w:val="20"/>
                <w:lang w:val="es-CO"/>
              </w:rPr>
              <w:t>, según criticidad</w:t>
            </w:r>
          </w:p>
        </w:tc>
        <w:tc>
          <w:tcPr>
            <w:tcW w:w="0" w:type="auto"/>
            <w:vAlign w:val="center"/>
            <w:hideMark/>
          </w:tcPr>
          <w:p w14:paraId="0D117F3B" w14:textId="77777777" w:rsidR="00F24566" w:rsidRPr="00FC16DF" w:rsidRDefault="009C0B53" w:rsidP="00BA2A18">
            <w:pPr>
              <w:jc w:val="both"/>
              <w:rPr>
                <w:sz w:val="20"/>
                <w:szCs w:val="20"/>
                <w:lang w:val="es-CO"/>
              </w:rPr>
            </w:pPr>
            <w:r w:rsidRPr="00FC16DF">
              <w:rPr>
                <w:sz w:val="20"/>
                <w:szCs w:val="20"/>
                <w:lang w:val="es-CO"/>
              </w:rPr>
              <w:t>Comité ejecutivo o instancia extraordinaria de decisión</w:t>
            </w:r>
          </w:p>
        </w:tc>
      </w:tr>
    </w:tbl>
    <w:p w14:paraId="15F2934E" w14:textId="4958F3A5" w:rsidR="00F24566" w:rsidRPr="00FC16DF" w:rsidRDefault="009C0B53" w:rsidP="00AB2F00">
      <w:pPr>
        <w:jc w:val="both"/>
        <w:rPr>
          <w:sz w:val="20"/>
          <w:szCs w:val="20"/>
          <w:lang w:val="es-CO"/>
        </w:rPr>
      </w:pPr>
      <w:r w:rsidRPr="00FC16DF">
        <w:rPr>
          <w:sz w:val="20"/>
          <w:szCs w:val="20"/>
          <w:lang w:val="es-CO"/>
        </w:rPr>
        <w:t>Los tiempos de gestión podrán ajustarse cuando el cambio requiera información adicional, análisis técnico especializado, validación jurídica, revisión de seguridad, estimación económica o aprobación de terceros.</w:t>
      </w:r>
    </w:p>
    <w:p w14:paraId="14F4EE5A" w14:textId="1F4A07BE" w:rsidR="00F24566" w:rsidRPr="00032752" w:rsidRDefault="009C0B53" w:rsidP="00750DCB">
      <w:pPr>
        <w:pStyle w:val="Ttulo2"/>
      </w:pPr>
      <w:r w:rsidRPr="00032752">
        <w:t xml:space="preserve"> </w:t>
      </w:r>
      <w:bookmarkStart w:id="586" w:name="_Toc240576143"/>
      <w:r w:rsidRPr="00032752">
        <w:t>Proceso de gestión del cambio</w:t>
      </w:r>
      <w:bookmarkEnd w:id="586"/>
    </w:p>
    <w:p w14:paraId="1368B4DC" w14:textId="7487DDC6" w:rsidR="00F24566" w:rsidRPr="00F24566" w:rsidRDefault="009C0B53" w:rsidP="00AB2F00">
      <w:pPr>
        <w:ind w:left="576"/>
        <w:jc w:val="both"/>
        <w:rPr>
          <w:lang w:val="es-CO"/>
        </w:rPr>
      </w:pPr>
      <w:r w:rsidRPr="00F24566">
        <w:rPr>
          <w:lang w:val="es-CO"/>
        </w:rPr>
        <w:t>Cuando se identifique una necesidad de cambio, deberá seguirse el siguiente proceso:</w:t>
      </w:r>
    </w:p>
    <w:p w14:paraId="32EF1E4F" w14:textId="33601424" w:rsidR="00F24566" w:rsidRPr="00032752" w:rsidRDefault="009C0B53" w:rsidP="00750DCB">
      <w:pPr>
        <w:pStyle w:val="Ttulo2"/>
      </w:pPr>
      <w:r w:rsidRPr="00032752">
        <w:t xml:space="preserve"> </w:t>
      </w:r>
      <w:bookmarkStart w:id="587" w:name="_Toc240576144"/>
      <w:r w:rsidRPr="00032752">
        <w:t>Identificación del cambio</w:t>
      </w:r>
      <w:bookmarkEnd w:id="587"/>
    </w:p>
    <w:p w14:paraId="1A6A93FE" w14:textId="1B53F728" w:rsidR="00F24566" w:rsidRPr="00F24566" w:rsidRDefault="009C0B53" w:rsidP="00AB2F00">
      <w:pPr>
        <w:ind w:left="576"/>
        <w:jc w:val="both"/>
        <w:rPr>
          <w:lang w:val="es-CO"/>
        </w:rPr>
      </w:pPr>
      <w:r w:rsidRPr="00F24566">
        <w:rPr>
          <w:lang w:val="es-CO"/>
        </w:rPr>
        <w:t>El cambio podrá ser identificado por SURA, NTT DATA o cualquier frente del proyecto durante sesiones de trabajo, comités, revisiones de entregables, validaciones técnicas, pruebas o ejecución de actividades.</w:t>
      </w:r>
    </w:p>
    <w:p w14:paraId="05BC4235" w14:textId="77777777" w:rsidR="00F24566" w:rsidRPr="00F24566" w:rsidRDefault="009C0B53" w:rsidP="00AB2F00">
      <w:pPr>
        <w:ind w:left="576"/>
        <w:jc w:val="both"/>
        <w:rPr>
          <w:lang w:val="es-CO"/>
        </w:rPr>
      </w:pPr>
      <w:r w:rsidRPr="00F24566">
        <w:rPr>
          <w:lang w:val="es-CO"/>
        </w:rPr>
        <w:t>Una vez identificado, el cambio deberá documentarse formalmente antes de ser ejecutado.</w:t>
      </w:r>
    </w:p>
    <w:p w14:paraId="224490F2" w14:textId="0AFF4642" w:rsidR="00F24566" w:rsidRPr="00032752" w:rsidRDefault="009C0B53" w:rsidP="00750DCB">
      <w:pPr>
        <w:pStyle w:val="Ttulo2"/>
      </w:pPr>
      <w:bookmarkStart w:id="588" w:name="_Toc240576145"/>
      <w:r w:rsidRPr="00032752">
        <w:t>Registro del Change Request</w:t>
      </w:r>
      <w:bookmarkEnd w:id="588"/>
    </w:p>
    <w:p w14:paraId="3B795567" w14:textId="77777777" w:rsidR="00F24566" w:rsidRPr="00891444" w:rsidRDefault="009C0B53" w:rsidP="00AB2F00">
      <w:pPr>
        <w:ind w:left="360"/>
        <w:jc w:val="both"/>
        <w:rPr>
          <w:sz w:val="20"/>
          <w:szCs w:val="20"/>
          <w:lang w:val="es-CO"/>
        </w:rPr>
      </w:pPr>
      <w:r w:rsidRPr="00891444">
        <w:rPr>
          <w:sz w:val="20"/>
          <w:szCs w:val="20"/>
          <w:lang w:val="es-CO"/>
        </w:rPr>
        <w:t xml:space="preserve">El cambio deberá registrarse mediante un </w:t>
      </w:r>
      <w:r w:rsidRPr="00891444">
        <w:rPr>
          <w:b/>
          <w:bCs/>
          <w:sz w:val="20"/>
          <w:szCs w:val="20"/>
          <w:lang w:val="es-CO"/>
        </w:rPr>
        <w:t>Change Request</w:t>
      </w:r>
      <w:r w:rsidRPr="00891444">
        <w:rPr>
          <w:sz w:val="20"/>
          <w:szCs w:val="20"/>
          <w:lang w:val="es-CO"/>
        </w:rPr>
        <w:t>, indicando como mínimo:</w:t>
      </w:r>
    </w:p>
    <w:p w14:paraId="38CE20D1" w14:textId="77777777" w:rsidR="00F24566" w:rsidRPr="00891444" w:rsidRDefault="009C0B53" w:rsidP="00AB2F00">
      <w:pPr>
        <w:numPr>
          <w:ilvl w:val="0"/>
          <w:numId w:val="16"/>
        </w:numPr>
        <w:tabs>
          <w:tab w:val="clear" w:pos="720"/>
          <w:tab w:val="num" w:pos="1080"/>
        </w:tabs>
        <w:ind w:left="1080"/>
        <w:jc w:val="both"/>
        <w:rPr>
          <w:sz w:val="20"/>
          <w:szCs w:val="20"/>
          <w:lang w:val="es-CO"/>
        </w:rPr>
      </w:pPr>
      <w:r w:rsidRPr="00891444">
        <w:rPr>
          <w:sz w:val="20"/>
          <w:szCs w:val="20"/>
          <w:lang w:val="es-CO"/>
        </w:rPr>
        <w:t>Descripción del cambio solicitado.</w:t>
      </w:r>
    </w:p>
    <w:p w14:paraId="56CDC7F1" w14:textId="7F3D87AE" w:rsidR="00F24566" w:rsidRPr="00891444" w:rsidRDefault="009C0B53" w:rsidP="00AB2F00">
      <w:pPr>
        <w:numPr>
          <w:ilvl w:val="0"/>
          <w:numId w:val="16"/>
        </w:numPr>
        <w:tabs>
          <w:tab w:val="clear" w:pos="720"/>
          <w:tab w:val="num" w:pos="1080"/>
        </w:tabs>
        <w:ind w:left="1080"/>
        <w:jc w:val="both"/>
        <w:rPr>
          <w:sz w:val="20"/>
          <w:szCs w:val="20"/>
          <w:lang w:val="es-CO"/>
        </w:rPr>
      </w:pPr>
      <w:r w:rsidRPr="00891444">
        <w:rPr>
          <w:sz w:val="20"/>
          <w:szCs w:val="20"/>
          <w:lang w:val="es-CO"/>
        </w:rPr>
        <w:t>Justificación o necesidad de negocio, técnica, regulatoria o funcional.</w:t>
      </w:r>
    </w:p>
    <w:p w14:paraId="2F7C5679" w14:textId="768B095B" w:rsidR="00F24566" w:rsidRPr="00891444" w:rsidRDefault="009C0B53" w:rsidP="00AB2F00">
      <w:pPr>
        <w:numPr>
          <w:ilvl w:val="0"/>
          <w:numId w:val="16"/>
        </w:numPr>
        <w:tabs>
          <w:tab w:val="clear" w:pos="720"/>
          <w:tab w:val="num" w:pos="1080"/>
        </w:tabs>
        <w:ind w:left="1080"/>
        <w:jc w:val="both"/>
        <w:rPr>
          <w:sz w:val="20"/>
          <w:szCs w:val="20"/>
          <w:lang w:val="es-CO"/>
        </w:rPr>
      </w:pPr>
      <w:r w:rsidRPr="00891444">
        <w:rPr>
          <w:sz w:val="20"/>
          <w:szCs w:val="20"/>
          <w:lang w:val="es-CO"/>
        </w:rPr>
        <w:lastRenderedPageBreak/>
        <w:t>Frente impactado: alcance, cronograma, costos, recursos, entregables, arquitectura, datos, seguridad, calidad o adopción.</w:t>
      </w:r>
    </w:p>
    <w:p w14:paraId="500E2557" w14:textId="4EF2DEAB" w:rsidR="00F24566" w:rsidRPr="00891444" w:rsidRDefault="009C0B53" w:rsidP="00AB2F00">
      <w:pPr>
        <w:numPr>
          <w:ilvl w:val="0"/>
          <w:numId w:val="16"/>
        </w:numPr>
        <w:tabs>
          <w:tab w:val="clear" w:pos="720"/>
          <w:tab w:val="num" w:pos="1080"/>
        </w:tabs>
        <w:ind w:left="1080"/>
        <w:jc w:val="both"/>
        <w:rPr>
          <w:sz w:val="20"/>
          <w:szCs w:val="20"/>
          <w:lang w:val="es-CO"/>
        </w:rPr>
      </w:pPr>
      <w:r w:rsidRPr="00891444">
        <w:rPr>
          <w:sz w:val="20"/>
          <w:szCs w:val="20"/>
          <w:lang w:val="es-CO"/>
        </w:rPr>
        <w:t>Urgencia y prioridad.</w:t>
      </w:r>
    </w:p>
    <w:p w14:paraId="49BB5C16" w14:textId="77777777" w:rsidR="00F24566" w:rsidRPr="00891444" w:rsidRDefault="009C0B53" w:rsidP="00AB2F00">
      <w:pPr>
        <w:numPr>
          <w:ilvl w:val="0"/>
          <w:numId w:val="16"/>
        </w:numPr>
        <w:tabs>
          <w:tab w:val="clear" w:pos="720"/>
          <w:tab w:val="num" w:pos="1080"/>
        </w:tabs>
        <w:ind w:left="1080"/>
        <w:jc w:val="both"/>
        <w:rPr>
          <w:sz w:val="20"/>
          <w:szCs w:val="20"/>
          <w:lang w:val="es-CO"/>
        </w:rPr>
      </w:pPr>
      <w:r w:rsidRPr="00891444">
        <w:rPr>
          <w:sz w:val="20"/>
          <w:szCs w:val="20"/>
          <w:lang w:val="es-CO"/>
        </w:rPr>
        <w:t>Responsable solicitante.</w:t>
      </w:r>
    </w:p>
    <w:p w14:paraId="33C89DE5" w14:textId="77777777" w:rsidR="00F24566" w:rsidRPr="00891444" w:rsidRDefault="009C0B53" w:rsidP="00AB2F00">
      <w:pPr>
        <w:numPr>
          <w:ilvl w:val="0"/>
          <w:numId w:val="16"/>
        </w:numPr>
        <w:tabs>
          <w:tab w:val="clear" w:pos="720"/>
          <w:tab w:val="num" w:pos="1080"/>
        </w:tabs>
        <w:ind w:left="1080"/>
        <w:jc w:val="both"/>
        <w:rPr>
          <w:sz w:val="20"/>
          <w:szCs w:val="20"/>
          <w:lang w:val="es-CO"/>
        </w:rPr>
      </w:pPr>
      <w:r w:rsidRPr="00891444">
        <w:rPr>
          <w:sz w:val="20"/>
          <w:szCs w:val="20"/>
          <w:lang w:val="es-CO"/>
        </w:rPr>
        <w:t>Fecha de solicitud.</w:t>
      </w:r>
    </w:p>
    <w:p w14:paraId="395AB9E7" w14:textId="77777777" w:rsidR="00D30B70" w:rsidRDefault="009C0B53" w:rsidP="00D30B70">
      <w:pPr>
        <w:numPr>
          <w:ilvl w:val="0"/>
          <w:numId w:val="16"/>
        </w:numPr>
        <w:tabs>
          <w:tab w:val="clear" w:pos="720"/>
          <w:tab w:val="num" w:pos="1080"/>
        </w:tabs>
        <w:ind w:left="1080"/>
        <w:jc w:val="both"/>
        <w:rPr>
          <w:sz w:val="20"/>
          <w:szCs w:val="20"/>
          <w:lang w:val="es-CO"/>
        </w:rPr>
      </w:pPr>
      <w:r w:rsidRPr="00891444">
        <w:rPr>
          <w:sz w:val="20"/>
          <w:szCs w:val="20"/>
          <w:lang w:val="es-CO"/>
        </w:rPr>
        <w:t>Entregables o actividades impactadas.</w:t>
      </w:r>
    </w:p>
    <w:p w14:paraId="2B02B1FF" w14:textId="77777777" w:rsidR="00D30B70" w:rsidRDefault="009C0B53" w:rsidP="00D30B70">
      <w:pPr>
        <w:numPr>
          <w:ilvl w:val="0"/>
          <w:numId w:val="16"/>
        </w:numPr>
        <w:tabs>
          <w:tab w:val="clear" w:pos="720"/>
          <w:tab w:val="num" w:pos="1080"/>
        </w:tabs>
        <w:ind w:left="1080"/>
        <w:jc w:val="both"/>
        <w:rPr>
          <w:sz w:val="20"/>
          <w:szCs w:val="20"/>
          <w:lang w:val="es-CO"/>
        </w:rPr>
      </w:pPr>
      <w:r w:rsidRPr="00D30B70">
        <w:rPr>
          <w:sz w:val="20"/>
          <w:szCs w:val="20"/>
          <w:lang w:val="es-CO"/>
        </w:rPr>
        <w:t>Riesgos asociados a aprobar o no aprobar el cambio.</w:t>
      </w:r>
    </w:p>
    <w:p w14:paraId="4C93ED68" w14:textId="14235864" w:rsidR="00F24566" w:rsidRDefault="009C0B53" w:rsidP="00D30B70">
      <w:pPr>
        <w:numPr>
          <w:ilvl w:val="0"/>
          <w:numId w:val="16"/>
        </w:numPr>
        <w:tabs>
          <w:tab w:val="clear" w:pos="720"/>
          <w:tab w:val="num" w:pos="1080"/>
        </w:tabs>
        <w:ind w:left="1080"/>
        <w:jc w:val="both"/>
        <w:rPr>
          <w:sz w:val="20"/>
          <w:szCs w:val="20"/>
          <w:lang w:val="es-CO"/>
        </w:rPr>
      </w:pPr>
      <w:r w:rsidRPr="00D30B70">
        <w:rPr>
          <w:sz w:val="20"/>
          <w:szCs w:val="20"/>
          <w:lang w:val="es-CO"/>
        </w:rPr>
        <w:t>Tipo de cambio estimado: menor, moderado, mayor o crítico.</w:t>
      </w:r>
    </w:p>
    <w:p w14:paraId="05359A11" w14:textId="77777777" w:rsidR="00D30B70" w:rsidRPr="00D30B70" w:rsidRDefault="00D30B70" w:rsidP="00D30B70">
      <w:pPr>
        <w:ind w:left="1080"/>
        <w:jc w:val="both"/>
        <w:rPr>
          <w:sz w:val="20"/>
          <w:szCs w:val="20"/>
          <w:lang w:val="es-CO"/>
        </w:rPr>
      </w:pPr>
    </w:p>
    <w:p w14:paraId="62078300" w14:textId="202C0FDA" w:rsidR="00F24566" w:rsidRDefault="009C0B53" w:rsidP="00750DCB">
      <w:pPr>
        <w:pStyle w:val="Ttulo2"/>
      </w:pPr>
      <w:r w:rsidRPr="00032752">
        <w:t xml:space="preserve"> </w:t>
      </w:r>
      <w:bookmarkStart w:id="589" w:name="_Toc240576146"/>
      <w:r w:rsidRPr="00032752">
        <w:t>Análisis de impacto</w:t>
      </w:r>
      <w:bookmarkEnd w:id="589"/>
    </w:p>
    <w:p w14:paraId="5EE7A4BF" w14:textId="77777777" w:rsidR="00D30B70" w:rsidRPr="00D30B70" w:rsidRDefault="00D30B70" w:rsidP="00D30B70">
      <w:pPr>
        <w:rPr>
          <w:lang w:val="es-CO"/>
        </w:rPr>
      </w:pPr>
    </w:p>
    <w:p w14:paraId="55397722" w14:textId="1DD14E59" w:rsidR="00F24566" w:rsidRPr="00F24566" w:rsidRDefault="009C0B53" w:rsidP="00AB2F00">
      <w:pPr>
        <w:ind w:left="360"/>
        <w:jc w:val="both"/>
        <w:rPr>
          <w:lang w:val="es-CO"/>
        </w:rPr>
      </w:pPr>
      <w:r w:rsidRPr="00F24566">
        <w:rPr>
          <w:lang w:val="es-CO"/>
        </w:rPr>
        <w:t>NTT DATA evaluará el impacto del cambio solicitado en términos de:</w:t>
      </w:r>
    </w:p>
    <w:p w14:paraId="189C2EEB" w14:textId="77777777" w:rsidR="00F24566" w:rsidRPr="00F24566" w:rsidRDefault="009C0B53">
      <w:pPr>
        <w:numPr>
          <w:ilvl w:val="0"/>
          <w:numId w:val="17"/>
        </w:numPr>
        <w:jc w:val="both"/>
        <w:rPr>
          <w:lang w:val="es-CO"/>
        </w:rPr>
      </w:pPr>
      <w:r w:rsidRPr="00F24566">
        <w:rPr>
          <w:lang w:val="es-CO"/>
        </w:rPr>
        <w:t>Esfuerzo adicional requerido.</w:t>
      </w:r>
    </w:p>
    <w:p w14:paraId="3AC09F80" w14:textId="77777777" w:rsidR="00F24566" w:rsidRPr="00F24566" w:rsidRDefault="009C0B53">
      <w:pPr>
        <w:numPr>
          <w:ilvl w:val="0"/>
          <w:numId w:val="17"/>
        </w:numPr>
        <w:jc w:val="both"/>
        <w:rPr>
          <w:lang w:val="es-CO"/>
        </w:rPr>
      </w:pPr>
      <w:r w:rsidRPr="00F24566">
        <w:rPr>
          <w:lang w:val="es-CO"/>
        </w:rPr>
        <w:t>Recursos o perfiles adicionales necesarios.</w:t>
      </w:r>
    </w:p>
    <w:p w14:paraId="0AB3B8D6" w14:textId="77777777" w:rsidR="00F24566" w:rsidRPr="00F24566" w:rsidRDefault="009C0B53">
      <w:pPr>
        <w:numPr>
          <w:ilvl w:val="0"/>
          <w:numId w:val="17"/>
        </w:numPr>
        <w:jc w:val="both"/>
        <w:rPr>
          <w:lang w:val="es-CO"/>
        </w:rPr>
      </w:pPr>
      <w:r w:rsidRPr="00F24566">
        <w:rPr>
          <w:lang w:val="es-CO"/>
        </w:rPr>
        <w:t>Impacto en cronograma.</w:t>
      </w:r>
    </w:p>
    <w:p w14:paraId="2BC69A39" w14:textId="77777777" w:rsidR="00F24566" w:rsidRPr="00F24566" w:rsidRDefault="009C0B53">
      <w:pPr>
        <w:numPr>
          <w:ilvl w:val="0"/>
          <w:numId w:val="17"/>
        </w:numPr>
        <w:jc w:val="both"/>
        <w:rPr>
          <w:lang w:val="es-CO"/>
        </w:rPr>
      </w:pPr>
      <w:r w:rsidRPr="00F24566">
        <w:rPr>
          <w:lang w:val="es-CO"/>
        </w:rPr>
        <w:t>Impacto económico.</w:t>
      </w:r>
    </w:p>
    <w:p w14:paraId="7D17442F" w14:textId="77777777" w:rsidR="00F24566" w:rsidRPr="00F24566" w:rsidRDefault="009C0B53">
      <w:pPr>
        <w:numPr>
          <w:ilvl w:val="0"/>
          <w:numId w:val="17"/>
        </w:numPr>
        <w:jc w:val="both"/>
        <w:rPr>
          <w:lang w:val="es-CO"/>
        </w:rPr>
      </w:pPr>
      <w:r w:rsidRPr="00F24566">
        <w:rPr>
          <w:lang w:val="es-CO"/>
        </w:rPr>
        <w:t>Impacto en entregables comprometidos.</w:t>
      </w:r>
    </w:p>
    <w:p w14:paraId="009FCA38" w14:textId="77777777" w:rsidR="00F24566" w:rsidRPr="00F24566" w:rsidRDefault="009C0B53">
      <w:pPr>
        <w:numPr>
          <w:ilvl w:val="0"/>
          <w:numId w:val="17"/>
        </w:numPr>
        <w:jc w:val="both"/>
        <w:rPr>
          <w:lang w:val="es-CO"/>
        </w:rPr>
      </w:pPr>
      <w:r w:rsidRPr="00F24566">
        <w:rPr>
          <w:lang w:val="es-CO"/>
        </w:rPr>
        <w:t>Impacto técnico o arquitectónico.</w:t>
      </w:r>
    </w:p>
    <w:p w14:paraId="0D1D85A9" w14:textId="01B76CD9" w:rsidR="00F24566" w:rsidRPr="00F24566" w:rsidRDefault="009C0B53">
      <w:pPr>
        <w:numPr>
          <w:ilvl w:val="0"/>
          <w:numId w:val="17"/>
        </w:numPr>
        <w:jc w:val="both"/>
        <w:rPr>
          <w:lang w:val="es-CO"/>
        </w:rPr>
      </w:pPr>
      <w:r w:rsidRPr="00F24566">
        <w:rPr>
          <w:lang w:val="es-CO"/>
        </w:rPr>
        <w:t>Impacto en seguridad, privacidad o cumplimiento.</w:t>
      </w:r>
    </w:p>
    <w:p w14:paraId="409D6A87" w14:textId="77777777" w:rsidR="00F24566" w:rsidRPr="00F24566" w:rsidRDefault="009C0B53">
      <w:pPr>
        <w:numPr>
          <w:ilvl w:val="0"/>
          <w:numId w:val="17"/>
        </w:numPr>
        <w:jc w:val="both"/>
        <w:rPr>
          <w:lang w:val="es-CO"/>
        </w:rPr>
      </w:pPr>
      <w:r w:rsidRPr="00F24566">
        <w:rPr>
          <w:lang w:val="es-CO"/>
        </w:rPr>
        <w:t>Riesgos nuevos o incremento de riesgos existentes.</w:t>
      </w:r>
    </w:p>
    <w:p w14:paraId="720CA2FB" w14:textId="77777777" w:rsidR="00F24566" w:rsidRPr="00F24566" w:rsidRDefault="009C0B53">
      <w:pPr>
        <w:numPr>
          <w:ilvl w:val="0"/>
          <w:numId w:val="17"/>
        </w:numPr>
        <w:jc w:val="both"/>
        <w:rPr>
          <w:lang w:val="es-CO"/>
        </w:rPr>
      </w:pPr>
      <w:r w:rsidRPr="00F24566">
        <w:rPr>
          <w:lang w:val="es-CO"/>
        </w:rPr>
        <w:t>Dependencias con terceros, proveedores, áreas internas o plataformas.</w:t>
      </w:r>
    </w:p>
    <w:p w14:paraId="205975C5" w14:textId="7DDDE1D1" w:rsidR="00C6118D" w:rsidRPr="00997388" w:rsidRDefault="009C0B53" w:rsidP="00AB2F00">
      <w:pPr>
        <w:ind w:left="360"/>
        <w:jc w:val="both"/>
        <w:rPr>
          <w:sz w:val="20"/>
          <w:szCs w:val="20"/>
          <w:lang w:val="es-CO"/>
        </w:rPr>
      </w:pPr>
      <w:r w:rsidRPr="00F24566">
        <w:rPr>
          <w:lang w:val="es-CO"/>
        </w:rPr>
        <w:t xml:space="preserve">Este análisis permitirá determinar si el cambio puede ser absorbido dentro del alcance vigente, si </w:t>
      </w:r>
      <w:r w:rsidRPr="00997388">
        <w:rPr>
          <w:sz w:val="20"/>
          <w:szCs w:val="20"/>
          <w:lang w:val="es-CO"/>
        </w:rPr>
        <w:t>requiere repriorización del backlog o si implica ajuste formal de alcance, tiempo o valor económico.</w:t>
      </w:r>
    </w:p>
    <w:p w14:paraId="3B271BBF" w14:textId="3E6467B6" w:rsidR="00F24566" w:rsidRPr="00032752" w:rsidRDefault="009C0B53" w:rsidP="00750DCB">
      <w:pPr>
        <w:pStyle w:val="Ttulo2"/>
      </w:pPr>
      <w:bookmarkStart w:id="590" w:name="_Toc240576147"/>
      <w:commentRangeStart w:id="591"/>
      <w:commentRangeStart w:id="592"/>
      <w:r w:rsidRPr="00032752">
        <w:t>Clasificación del cambio</w:t>
      </w:r>
      <w:bookmarkEnd w:id="590"/>
      <w:commentRangeEnd w:id="591"/>
      <w:r w:rsidR="00FB1BBE" w:rsidRPr="00032752">
        <w:rPr>
          <w:rStyle w:val="Refdecomentario"/>
          <w:sz w:val="20"/>
          <w:szCs w:val="20"/>
        </w:rPr>
        <w:commentReference w:id="591"/>
      </w:r>
      <w:commentRangeEnd w:id="592"/>
      <w:r w:rsidRPr="00032752">
        <w:rPr>
          <w:rStyle w:val="Refdecomentario"/>
          <w:sz w:val="20"/>
          <w:szCs w:val="20"/>
        </w:rPr>
        <w:commentReference w:id="592"/>
      </w:r>
    </w:p>
    <w:p w14:paraId="66604B72" w14:textId="77777777" w:rsidR="00F24566" w:rsidRPr="00997388" w:rsidRDefault="009C0B53" w:rsidP="00AB2F00">
      <w:pPr>
        <w:ind w:left="576"/>
        <w:jc w:val="both"/>
        <w:rPr>
          <w:sz w:val="20"/>
          <w:szCs w:val="20"/>
          <w:lang w:val="es-CO"/>
        </w:rPr>
      </w:pPr>
      <w:r w:rsidRPr="00997388">
        <w:rPr>
          <w:sz w:val="20"/>
          <w:szCs w:val="20"/>
          <w:lang w:val="es-CO"/>
        </w:rPr>
        <w:t>El cambio será clasificado de acuerdo con su nivel de impacto:</w:t>
      </w:r>
    </w:p>
    <w:p w14:paraId="6380C7B3" w14:textId="77777777" w:rsidR="00997388" w:rsidRPr="00997388" w:rsidRDefault="009C0B53" w:rsidP="00AB2F00">
      <w:pPr>
        <w:ind w:left="576"/>
        <w:jc w:val="both"/>
        <w:rPr>
          <w:b/>
          <w:bCs/>
          <w:sz w:val="20"/>
          <w:szCs w:val="20"/>
          <w:lang w:val="es-CO"/>
        </w:rPr>
      </w:pPr>
      <w:r w:rsidRPr="00997388">
        <w:rPr>
          <w:b/>
          <w:bCs/>
          <w:sz w:val="20"/>
          <w:szCs w:val="20"/>
          <w:lang w:val="es-CO"/>
        </w:rPr>
        <w:t>Cambio menor</w:t>
      </w:r>
    </w:p>
    <w:p w14:paraId="53D3D3FA" w14:textId="4A197EA1" w:rsidR="00022802" w:rsidRPr="00997388" w:rsidRDefault="009C0B53" w:rsidP="00AB2F00">
      <w:pPr>
        <w:ind w:left="576"/>
        <w:jc w:val="both"/>
        <w:rPr>
          <w:sz w:val="20"/>
          <w:szCs w:val="20"/>
          <w:lang w:val="es-CO"/>
        </w:rPr>
      </w:pPr>
      <w:r w:rsidRPr="00997388">
        <w:rPr>
          <w:sz w:val="20"/>
          <w:szCs w:val="20"/>
          <w:lang w:val="es-CO"/>
        </w:rPr>
        <w:lastRenderedPageBreak/>
        <w:br/>
        <w:t>Ajuste sin impacto material en alcance, costo, cronograma o entregables principales. Podrá gestionarse dentro del backlog del proyecto, previa validación del Product Owner o responsable designado.</w:t>
      </w:r>
    </w:p>
    <w:p w14:paraId="4EA2B2B6" w14:textId="77777777" w:rsidR="00B54FFE" w:rsidRDefault="009C0B53" w:rsidP="00AB2F00">
      <w:pPr>
        <w:ind w:left="576"/>
        <w:jc w:val="both"/>
        <w:rPr>
          <w:b/>
          <w:bCs/>
          <w:lang w:val="es-CO"/>
        </w:rPr>
      </w:pPr>
      <w:r w:rsidRPr="00F24566">
        <w:rPr>
          <w:b/>
          <w:bCs/>
          <w:lang w:val="es-CO"/>
        </w:rPr>
        <w:t>Cambio moderado</w:t>
      </w:r>
    </w:p>
    <w:p w14:paraId="57D9DDB6" w14:textId="01E87A26" w:rsidR="00F24566" w:rsidRPr="00F24566" w:rsidRDefault="009C0B53" w:rsidP="00AB2F00">
      <w:pPr>
        <w:ind w:left="576"/>
        <w:jc w:val="both"/>
        <w:rPr>
          <w:lang w:val="es-CO"/>
        </w:rPr>
      </w:pPr>
      <w:r w:rsidRPr="00F24566">
        <w:rPr>
          <w:lang w:val="es-CO"/>
        </w:rPr>
        <w:br/>
        <w:t>Ajuste que impacta prioridades, esfuerzo o fechas internas, pero puede gestionarse mediante repriorización del backlog o ajuste de planificación, sin modificar sustancialmente las condiciones contractuales.</w:t>
      </w:r>
    </w:p>
    <w:p w14:paraId="14D77815" w14:textId="77777777" w:rsidR="00B54FFE" w:rsidRDefault="009C0B53" w:rsidP="00AB2F00">
      <w:pPr>
        <w:ind w:left="576"/>
        <w:jc w:val="both"/>
        <w:rPr>
          <w:b/>
          <w:bCs/>
          <w:sz w:val="20"/>
          <w:szCs w:val="20"/>
          <w:lang w:val="es-CO"/>
        </w:rPr>
      </w:pPr>
      <w:r w:rsidRPr="00997388">
        <w:rPr>
          <w:b/>
          <w:bCs/>
          <w:sz w:val="20"/>
          <w:szCs w:val="20"/>
          <w:lang w:val="es-CO"/>
        </w:rPr>
        <w:t>Cambio mayor</w:t>
      </w:r>
    </w:p>
    <w:p w14:paraId="5C1B6D73" w14:textId="52AEBEB8" w:rsidR="00F24566" w:rsidRPr="00997388" w:rsidRDefault="009C0B53" w:rsidP="00AB2F00">
      <w:pPr>
        <w:ind w:left="576"/>
        <w:jc w:val="both"/>
        <w:rPr>
          <w:sz w:val="20"/>
          <w:szCs w:val="20"/>
          <w:lang w:val="es-CO"/>
        </w:rPr>
      </w:pPr>
      <w:r w:rsidRPr="00997388">
        <w:rPr>
          <w:sz w:val="20"/>
          <w:szCs w:val="20"/>
          <w:lang w:val="es-CO"/>
        </w:rPr>
        <w:br/>
        <w:t>Ajuste que implica nuevas actividades, nuevas fuentes, nuevos entregables, cambios relevantes de alcance, aumento de esfuerzo, ampliación de cronograma, recursos adicionales o impacto económico. Requiere aprobación formal de las partes antes de su ejecución.</w:t>
      </w:r>
    </w:p>
    <w:p w14:paraId="42079367" w14:textId="77777777" w:rsidR="00B54FFE" w:rsidRDefault="009C0B53" w:rsidP="00AB2F00">
      <w:pPr>
        <w:ind w:left="576"/>
        <w:jc w:val="both"/>
        <w:rPr>
          <w:b/>
          <w:bCs/>
          <w:sz w:val="20"/>
          <w:szCs w:val="20"/>
          <w:lang w:val="es-CO"/>
        </w:rPr>
      </w:pPr>
      <w:r w:rsidRPr="00997388">
        <w:rPr>
          <w:b/>
          <w:bCs/>
          <w:sz w:val="20"/>
          <w:szCs w:val="20"/>
          <w:lang w:val="es-CO"/>
        </w:rPr>
        <w:t>Cambio crítico o regulatorio</w:t>
      </w:r>
    </w:p>
    <w:p w14:paraId="2342C8EB" w14:textId="29266BF0" w:rsidR="00F24566" w:rsidRDefault="009C0B53" w:rsidP="00AB2F00">
      <w:pPr>
        <w:ind w:left="576"/>
        <w:jc w:val="both"/>
        <w:rPr>
          <w:sz w:val="20"/>
          <w:szCs w:val="20"/>
          <w:lang w:val="es-CO"/>
        </w:rPr>
      </w:pPr>
      <w:r w:rsidRPr="00997388">
        <w:rPr>
          <w:sz w:val="20"/>
          <w:szCs w:val="20"/>
          <w:lang w:val="es-CO"/>
        </w:rPr>
        <w:br/>
        <w:t>Ajuste requerido por una condición de cumplimiento, seguridad, privacidad, riesgo operativo o dependencia crítica. Deberá ser evaluado de forma prioritaria y escalado a la instancia correspondiente.</w:t>
      </w:r>
    </w:p>
    <w:p w14:paraId="3A903594" w14:textId="77777777" w:rsidR="004176FF" w:rsidRPr="00997388" w:rsidRDefault="004176FF" w:rsidP="00BA2A18">
      <w:pPr>
        <w:jc w:val="both"/>
        <w:rPr>
          <w:sz w:val="20"/>
          <w:szCs w:val="20"/>
          <w:lang w:val="es-CO"/>
        </w:rPr>
      </w:pPr>
    </w:p>
    <w:p w14:paraId="5422A7AD" w14:textId="445B570C" w:rsidR="00F24566" w:rsidRPr="00997388" w:rsidRDefault="009C0B53" w:rsidP="00F95C68">
      <w:pPr>
        <w:pStyle w:val="Ttulo2"/>
      </w:pPr>
      <w:r w:rsidRPr="00997388">
        <w:t xml:space="preserve"> </w:t>
      </w:r>
      <w:bookmarkStart w:id="593" w:name="_Toc240576148"/>
      <w:r w:rsidRPr="00997388">
        <w:t>Revisión y aprobación</w:t>
      </w:r>
      <w:bookmarkEnd w:id="593"/>
    </w:p>
    <w:p w14:paraId="50877C8D" w14:textId="77777777" w:rsidR="00F24566" w:rsidRPr="00997388" w:rsidRDefault="009C0B53" w:rsidP="00333B22">
      <w:pPr>
        <w:ind w:left="567"/>
        <w:jc w:val="both"/>
        <w:rPr>
          <w:sz w:val="20"/>
          <w:szCs w:val="20"/>
          <w:lang w:val="es-CO"/>
        </w:rPr>
      </w:pPr>
      <w:r w:rsidRPr="00997388">
        <w:rPr>
          <w:sz w:val="20"/>
          <w:szCs w:val="20"/>
          <w:lang w:val="es-CO"/>
        </w:rPr>
        <w:t>El Change Request será revisado por los responsables definidos en el modelo de gobierno del proyecto.</w:t>
      </w:r>
    </w:p>
    <w:p w14:paraId="78C20BDB" w14:textId="77777777" w:rsidR="00F24566" w:rsidRPr="00997388" w:rsidRDefault="009C0B53" w:rsidP="00333B22">
      <w:pPr>
        <w:ind w:left="567"/>
        <w:jc w:val="both"/>
        <w:rPr>
          <w:sz w:val="20"/>
          <w:szCs w:val="20"/>
          <w:lang w:val="es-CO"/>
        </w:rPr>
      </w:pPr>
      <w:r w:rsidRPr="00997388">
        <w:rPr>
          <w:sz w:val="20"/>
          <w:szCs w:val="20"/>
          <w:lang w:val="es-CO"/>
        </w:rPr>
        <w:t>Según su nivel de impacto, podrá ser aprobado por:</w:t>
      </w:r>
    </w:p>
    <w:p w14:paraId="474DBA35" w14:textId="77777777" w:rsidR="00F24566" w:rsidRPr="00997388" w:rsidRDefault="009C0B53" w:rsidP="00333B22">
      <w:pPr>
        <w:numPr>
          <w:ilvl w:val="0"/>
          <w:numId w:val="18"/>
        </w:numPr>
        <w:tabs>
          <w:tab w:val="clear" w:pos="720"/>
          <w:tab w:val="num" w:pos="1287"/>
        </w:tabs>
        <w:ind w:left="1287"/>
        <w:jc w:val="both"/>
        <w:rPr>
          <w:sz w:val="20"/>
          <w:szCs w:val="20"/>
          <w:lang w:val="es-CO"/>
        </w:rPr>
      </w:pPr>
      <w:r w:rsidRPr="00997388">
        <w:rPr>
          <w:sz w:val="20"/>
          <w:szCs w:val="20"/>
          <w:lang w:val="es-CO"/>
        </w:rPr>
        <w:t>Product Owner o responsable funcional de SURA.</w:t>
      </w:r>
    </w:p>
    <w:p w14:paraId="0BED6198" w14:textId="402021CC" w:rsidR="00F24566" w:rsidRPr="00997388" w:rsidRDefault="009C0B53" w:rsidP="00333B22">
      <w:pPr>
        <w:numPr>
          <w:ilvl w:val="0"/>
          <w:numId w:val="18"/>
        </w:numPr>
        <w:tabs>
          <w:tab w:val="clear" w:pos="720"/>
          <w:tab w:val="num" w:pos="1287"/>
        </w:tabs>
        <w:ind w:left="1287"/>
        <w:jc w:val="both"/>
        <w:rPr>
          <w:sz w:val="20"/>
          <w:szCs w:val="20"/>
          <w:lang w:val="es-CO"/>
        </w:rPr>
      </w:pPr>
      <w:r w:rsidRPr="00997388">
        <w:rPr>
          <w:sz w:val="20"/>
          <w:szCs w:val="20"/>
          <w:lang w:val="es-CO"/>
        </w:rPr>
        <w:t>Líder de Proyecto NTT DATA.</w:t>
      </w:r>
    </w:p>
    <w:p w14:paraId="2CC5ABA2" w14:textId="77777777" w:rsidR="00F24566" w:rsidRPr="00997388" w:rsidRDefault="009C0B53" w:rsidP="00333B22">
      <w:pPr>
        <w:numPr>
          <w:ilvl w:val="0"/>
          <w:numId w:val="18"/>
        </w:numPr>
        <w:tabs>
          <w:tab w:val="clear" w:pos="720"/>
          <w:tab w:val="num" w:pos="1287"/>
        </w:tabs>
        <w:ind w:left="1287"/>
        <w:jc w:val="both"/>
        <w:rPr>
          <w:sz w:val="20"/>
          <w:szCs w:val="20"/>
          <w:lang w:val="es-CO"/>
        </w:rPr>
      </w:pPr>
      <w:r w:rsidRPr="00997388">
        <w:rPr>
          <w:sz w:val="20"/>
          <w:szCs w:val="20"/>
          <w:lang w:val="es-CO"/>
        </w:rPr>
        <w:t>Comité de proyecto.</w:t>
      </w:r>
    </w:p>
    <w:p w14:paraId="36562E29" w14:textId="77777777" w:rsidR="00F24566" w:rsidRPr="00997388" w:rsidRDefault="009C0B53" w:rsidP="00333B22">
      <w:pPr>
        <w:numPr>
          <w:ilvl w:val="0"/>
          <w:numId w:val="18"/>
        </w:numPr>
        <w:tabs>
          <w:tab w:val="clear" w:pos="720"/>
          <w:tab w:val="num" w:pos="1287"/>
        </w:tabs>
        <w:ind w:left="1287"/>
        <w:jc w:val="both"/>
        <w:rPr>
          <w:sz w:val="20"/>
          <w:szCs w:val="20"/>
          <w:lang w:val="es-CO"/>
        </w:rPr>
      </w:pPr>
      <w:r w:rsidRPr="00997388">
        <w:rPr>
          <w:sz w:val="20"/>
          <w:szCs w:val="20"/>
          <w:lang w:val="es-CO"/>
        </w:rPr>
        <w:t>Comité ejecutivo.</w:t>
      </w:r>
    </w:p>
    <w:p w14:paraId="2335993D" w14:textId="77777777" w:rsidR="00F24566" w:rsidRPr="00997388" w:rsidRDefault="009C0B53" w:rsidP="00333B22">
      <w:pPr>
        <w:numPr>
          <w:ilvl w:val="0"/>
          <w:numId w:val="18"/>
        </w:numPr>
        <w:tabs>
          <w:tab w:val="clear" w:pos="720"/>
          <w:tab w:val="num" w:pos="1287"/>
        </w:tabs>
        <w:ind w:left="1287"/>
        <w:jc w:val="both"/>
        <w:rPr>
          <w:sz w:val="20"/>
          <w:szCs w:val="20"/>
          <w:lang w:val="es-CO"/>
        </w:rPr>
      </w:pPr>
      <w:r w:rsidRPr="00997388">
        <w:rPr>
          <w:sz w:val="20"/>
          <w:szCs w:val="20"/>
          <w:lang w:val="es-CO"/>
        </w:rPr>
        <w:t>Responsables contractuales o comerciales de ambas partes, cuando implique impacto económico o contractual.</w:t>
      </w:r>
    </w:p>
    <w:p w14:paraId="5A44716E" w14:textId="77777777" w:rsidR="00F24566" w:rsidRPr="00997388" w:rsidRDefault="009C0B53" w:rsidP="00333B22">
      <w:pPr>
        <w:ind w:left="567"/>
        <w:jc w:val="both"/>
        <w:rPr>
          <w:sz w:val="20"/>
          <w:szCs w:val="20"/>
          <w:lang w:val="es-CO"/>
        </w:rPr>
      </w:pPr>
      <w:r w:rsidRPr="00997388">
        <w:rPr>
          <w:sz w:val="20"/>
          <w:szCs w:val="20"/>
          <w:lang w:val="es-CO"/>
        </w:rPr>
        <w:t>Ningún cambio mayor o crítico deberá ejecutarse sin aprobación formal previa.</w:t>
      </w:r>
    </w:p>
    <w:p w14:paraId="0EC0729D" w14:textId="5FEAC483" w:rsidR="00F24566" w:rsidRPr="00032752" w:rsidRDefault="009C0B53" w:rsidP="00750DCB">
      <w:pPr>
        <w:pStyle w:val="Ttulo2"/>
      </w:pPr>
      <w:r w:rsidRPr="00032752">
        <w:t xml:space="preserve"> </w:t>
      </w:r>
      <w:bookmarkStart w:id="594" w:name="_Toc240576149"/>
      <w:r w:rsidRPr="00032752">
        <w:t>Actualización del plan</w:t>
      </w:r>
      <w:bookmarkEnd w:id="594"/>
    </w:p>
    <w:p w14:paraId="07F9A8DC" w14:textId="77777777" w:rsidR="00F24566" w:rsidRPr="00997388" w:rsidRDefault="009C0B53" w:rsidP="00AB2F00">
      <w:pPr>
        <w:ind w:left="360"/>
        <w:jc w:val="both"/>
        <w:rPr>
          <w:sz w:val="20"/>
          <w:szCs w:val="20"/>
          <w:lang w:val="es-CO"/>
        </w:rPr>
      </w:pPr>
      <w:r w:rsidRPr="00997388">
        <w:rPr>
          <w:sz w:val="20"/>
          <w:szCs w:val="20"/>
          <w:lang w:val="es-CO"/>
        </w:rPr>
        <w:t>Una vez aprobado el cambio, se deberán actualizar los elementos correspondientes del proyecto:</w:t>
      </w:r>
    </w:p>
    <w:p w14:paraId="0FCFBFC4" w14:textId="77777777" w:rsidR="00F24566" w:rsidRPr="00997388" w:rsidRDefault="009C0B53" w:rsidP="00AB2F00">
      <w:pPr>
        <w:numPr>
          <w:ilvl w:val="0"/>
          <w:numId w:val="19"/>
        </w:numPr>
        <w:tabs>
          <w:tab w:val="clear" w:pos="720"/>
          <w:tab w:val="num" w:pos="1080"/>
        </w:tabs>
        <w:ind w:left="1080"/>
        <w:jc w:val="both"/>
        <w:rPr>
          <w:sz w:val="20"/>
          <w:szCs w:val="20"/>
          <w:lang w:val="es-CO"/>
        </w:rPr>
      </w:pPr>
      <w:r w:rsidRPr="00997388">
        <w:rPr>
          <w:sz w:val="20"/>
          <w:szCs w:val="20"/>
          <w:lang w:val="es-CO"/>
        </w:rPr>
        <w:lastRenderedPageBreak/>
        <w:t>Alcance.</w:t>
      </w:r>
    </w:p>
    <w:p w14:paraId="2FFC6C64" w14:textId="77777777" w:rsidR="00F24566" w:rsidRPr="00997388" w:rsidRDefault="009C0B53" w:rsidP="00AB2F00">
      <w:pPr>
        <w:numPr>
          <w:ilvl w:val="0"/>
          <w:numId w:val="19"/>
        </w:numPr>
        <w:tabs>
          <w:tab w:val="clear" w:pos="720"/>
          <w:tab w:val="num" w:pos="1080"/>
        </w:tabs>
        <w:ind w:left="1080"/>
        <w:jc w:val="both"/>
        <w:rPr>
          <w:sz w:val="20"/>
          <w:szCs w:val="20"/>
          <w:lang w:val="es-CO"/>
        </w:rPr>
      </w:pPr>
      <w:r w:rsidRPr="00997388">
        <w:rPr>
          <w:sz w:val="20"/>
          <w:szCs w:val="20"/>
          <w:lang w:val="es-CO"/>
        </w:rPr>
        <w:t>Cronograma.</w:t>
      </w:r>
    </w:p>
    <w:p w14:paraId="01D6F5EC" w14:textId="77777777" w:rsidR="00F24566" w:rsidRPr="00997388" w:rsidRDefault="009C0B53" w:rsidP="00AB2F00">
      <w:pPr>
        <w:numPr>
          <w:ilvl w:val="0"/>
          <w:numId w:val="19"/>
        </w:numPr>
        <w:tabs>
          <w:tab w:val="clear" w:pos="720"/>
          <w:tab w:val="num" w:pos="1080"/>
        </w:tabs>
        <w:ind w:left="1080"/>
        <w:jc w:val="both"/>
        <w:rPr>
          <w:sz w:val="20"/>
          <w:szCs w:val="20"/>
          <w:lang w:val="es-CO"/>
        </w:rPr>
      </w:pPr>
      <w:r w:rsidRPr="00997388">
        <w:rPr>
          <w:sz w:val="20"/>
          <w:szCs w:val="20"/>
          <w:lang w:val="es-CO"/>
        </w:rPr>
        <w:t>Backlog.</w:t>
      </w:r>
    </w:p>
    <w:p w14:paraId="2EA51E0D" w14:textId="77777777" w:rsidR="00F24566" w:rsidRPr="00997388" w:rsidRDefault="009C0B53" w:rsidP="00AB2F00">
      <w:pPr>
        <w:numPr>
          <w:ilvl w:val="0"/>
          <w:numId w:val="19"/>
        </w:numPr>
        <w:tabs>
          <w:tab w:val="clear" w:pos="720"/>
          <w:tab w:val="num" w:pos="1080"/>
        </w:tabs>
        <w:ind w:left="1080"/>
        <w:jc w:val="both"/>
        <w:rPr>
          <w:sz w:val="20"/>
          <w:szCs w:val="20"/>
          <w:lang w:val="es-CO"/>
        </w:rPr>
      </w:pPr>
      <w:r w:rsidRPr="00997388">
        <w:rPr>
          <w:sz w:val="20"/>
          <w:szCs w:val="20"/>
          <w:lang w:val="es-CO"/>
        </w:rPr>
        <w:t>Entregables.</w:t>
      </w:r>
    </w:p>
    <w:p w14:paraId="0F7E9EDC" w14:textId="77777777" w:rsidR="00F24566" w:rsidRPr="00997388" w:rsidRDefault="009C0B53" w:rsidP="00AB2F00">
      <w:pPr>
        <w:numPr>
          <w:ilvl w:val="0"/>
          <w:numId w:val="19"/>
        </w:numPr>
        <w:tabs>
          <w:tab w:val="clear" w:pos="720"/>
          <w:tab w:val="num" w:pos="1080"/>
        </w:tabs>
        <w:ind w:left="1080"/>
        <w:jc w:val="both"/>
        <w:rPr>
          <w:sz w:val="20"/>
          <w:szCs w:val="20"/>
          <w:lang w:val="es-CO"/>
        </w:rPr>
      </w:pPr>
      <w:r w:rsidRPr="00997388">
        <w:rPr>
          <w:sz w:val="20"/>
          <w:szCs w:val="20"/>
          <w:lang w:val="es-CO"/>
        </w:rPr>
        <w:t>Plan de trabajo.</w:t>
      </w:r>
    </w:p>
    <w:p w14:paraId="07A12901" w14:textId="77777777" w:rsidR="00F24566" w:rsidRPr="00997388" w:rsidRDefault="009C0B53" w:rsidP="00AB2F00">
      <w:pPr>
        <w:numPr>
          <w:ilvl w:val="0"/>
          <w:numId w:val="19"/>
        </w:numPr>
        <w:tabs>
          <w:tab w:val="clear" w:pos="720"/>
          <w:tab w:val="num" w:pos="1080"/>
        </w:tabs>
        <w:ind w:left="1080"/>
        <w:jc w:val="both"/>
        <w:rPr>
          <w:sz w:val="20"/>
          <w:szCs w:val="20"/>
          <w:lang w:val="es-CO"/>
        </w:rPr>
      </w:pPr>
      <w:r w:rsidRPr="00997388">
        <w:rPr>
          <w:sz w:val="20"/>
          <w:szCs w:val="20"/>
          <w:lang w:val="es-CO"/>
        </w:rPr>
        <w:t>Estimación de esfuerzo.</w:t>
      </w:r>
    </w:p>
    <w:p w14:paraId="4CAEBEFD" w14:textId="77777777" w:rsidR="00F24566" w:rsidRPr="00997388" w:rsidRDefault="009C0B53" w:rsidP="00AB2F00">
      <w:pPr>
        <w:numPr>
          <w:ilvl w:val="0"/>
          <w:numId w:val="19"/>
        </w:numPr>
        <w:tabs>
          <w:tab w:val="clear" w:pos="720"/>
          <w:tab w:val="num" w:pos="1080"/>
        </w:tabs>
        <w:ind w:left="1080"/>
        <w:jc w:val="both"/>
        <w:rPr>
          <w:sz w:val="20"/>
          <w:szCs w:val="20"/>
          <w:lang w:val="es-CO"/>
        </w:rPr>
      </w:pPr>
      <w:r w:rsidRPr="00997388">
        <w:rPr>
          <w:sz w:val="20"/>
          <w:szCs w:val="20"/>
          <w:lang w:val="es-CO"/>
        </w:rPr>
        <w:t>Riesgos.</w:t>
      </w:r>
    </w:p>
    <w:p w14:paraId="66E1CF84" w14:textId="77777777" w:rsidR="00F24566" w:rsidRPr="00997388" w:rsidRDefault="009C0B53" w:rsidP="00AB2F00">
      <w:pPr>
        <w:numPr>
          <w:ilvl w:val="0"/>
          <w:numId w:val="19"/>
        </w:numPr>
        <w:tabs>
          <w:tab w:val="clear" w:pos="720"/>
          <w:tab w:val="num" w:pos="1080"/>
        </w:tabs>
        <w:ind w:left="1080"/>
        <w:jc w:val="both"/>
        <w:rPr>
          <w:sz w:val="20"/>
          <w:szCs w:val="20"/>
          <w:lang w:val="es-CO"/>
        </w:rPr>
      </w:pPr>
      <w:r w:rsidRPr="00997388">
        <w:rPr>
          <w:sz w:val="20"/>
          <w:szCs w:val="20"/>
          <w:lang w:val="es-CO"/>
        </w:rPr>
        <w:t>Responsables.</w:t>
      </w:r>
    </w:p>
    <w:p w14:paraId="7FE2F276" w14:textId="77777777" w:rsidR="00F24566" w:rsidRPr="00997388" w:rsidRDefault="009C0B53" w:rsidP="00AB2F00">
      <w:pPr>
        <w:numPr>
          <w:ilvl w:val="0"/>
          <w:numId w:val="19"/>
        </w:numPr>
        <w:tabs>
          <w:tab w:val="clear" w:pos="720"/>
          <w:tab w:val="num" w:pos="1080"/>
        </w:tabs>
        <w:ind w:left="1080"/>
        <w:jc w:val="both"/>
        <w:rPr>
          <w:sz w:val="20"/>
          <w:szCs w:val="20"/>
          <w:lang w:val="es-CO"/>
        </w:rPr>
      </w:pPr>
      <w:r w:rsidRPr="00997388">
        <w:rPr>
          <w:sz w:val="20"/>
          <w:szCs w:val="20"/>
          <w:lang w:val="es-CO"/>
        </w:rPr>
        <w:t>Criterios de aceptación.</w:t>
      </w:r>
    </w:p>
    <w:p w14:paraId="407C8E35" w14:textId="77777777" w:rsidR="00F24566" w:rsidRPr="00997388" w:rsidRDefault="009C0B53" w:rsidP="00AB2F00">
      <w:pPr>
        <w:numPr>
          <w:ilvl w:val="0"/>
          <w:numId w:val="19"/>
        </w:numPr>
        <w:tabs>
          <w:tab w:val="clear" w:pos="720"/>
          <w:tab w:val="num" w:pos="1080"/>
        </w:tabs>
        <w:ind w:left="1080"/>
        <w:jc w:val="both"/>
        <w:rPr>
          <w:sz w:val="20"/>
          <w:szCs w:val="20"/>
          <w:lang w:val="es-CO"/>
        </w:rPr>
      </w:pPr>
      <w:r w:rsidRPr="00997388">
        <w:rPr>
          <w:sz w:val="20"/>
          <w:szCs w:val="20"/>
          <w:lang w:val="es-CO"/>
        </w:rPr>
        <w:t>Condiciones económicas, si aplica.</w:t>
      </w:r>
    </w:p>
    <w:p w14:paraId="05684C1E" w14:textId="77777777" w:rsidR="00F24566" w:rsidRPr="00997388" w:rsidRDefault="009C0B53" w:rsidP="00AB2F00">
      <w:pPr>
        <w:ind w:left="360"/>
        <w:jc w:val="both"/>
        <w:rPr>
          <w:sz w:val="20"/>
          <w:szCs w:val="20"/>
          <w:lang w:val="es-CO"/>
        </w:rPr>
      </w:pPr>
      <w:r w:rsidRPr="00997388">
        <w:rPr>
          <w:sz w:val="20"/>
          <w:szCs w:val="20"/>
          <w:lang w:val="es-CO"/>
        </w:rPr>
        <w:t>El cambio aprobado pasará a formar parte de la línea base vigente del proyecto.</w:t>
      </w:r>
    </w:p>
    <w:p w14:paraId="0D3CCB9B" w14:textId="47C431E5" w:rsidR="00F24566" w:rsidRPr="00032752" w:rsidRDefault="009C0B53" w:rsidP="00750DCB">
      <w:pPr>
        <w:pStyle w:val="Ttulo2"/>
      </w:pPr>
      <w:bookmarkStart w:id="595" w:name="_Toc240576150"/>
      <w:r w:rsidRPr="00032752">
        <w:t>Ejecución del cambio</w:t>
      </w:r>
      <w:bookmarkEnd w:id="595"/>
    </w:p>
    <w:p w14:paraId="705BAF54" w14:textId="2BBD5C96" w:rsidR="00F24566" w:rsidRPr="00997388" w:rsidRDefault="009C0B53" w:rsidP="00AB2F00">
      <w:pPr>
        <w:ind w:left="576"/>
        <w:jc w:val="both"/>
        <w:rPr>
          <w:sz w:val="20"/>
          <w:szCs w:val="20"/>
          <w:lang w:val="es-CO"/>
        </w:rPr>
      </w:pPr>
      <w:r w:rsidRPr="00997388">
        <w:rPr>
          <w:sz w:val="20"/>
          <w:szCs w:val="20"/>
          <w:lang w:val="es-CO"/>
        </w:rPr>
        <w:t>El cambio será ejecutado únicamente después de contar con la aprobación correspondiente. Su implementación deberá ser planificada dentro del sprint, fase, ola o release que aplique, de acuerdo con la prioridad definida y la capacidad disponible del equipo.</w:t>
      </w:r>
    </w:p>
    <w:p w14:paraId="0862284C" w14:textId="7537D9F0" w:rsidR="00F24566" w:rsidRPr="00032752" w:rsidRDefault="009C0B53" w:rsidP="00750DCB">
      <w:pPr>
        <w:pStyle w:val="Ttulo2"/>
      </w:pPr>
      <w:r w:rsidRPr="00032752">
        <w:t xml:space="preserve"> </w:t>
      </w:r>
      <w:bookmarkStart w:id="596" w:name="_Toc240576151"/>
      <w:r w:rsidRPr="00032752">
        <w:t>Validación y cierre</w:t>
      </w:r>
      <w:bookmarkEnd w:id="596"/>
    </w:p>
    <w:p w14:paraId="1708DF20" w14:textId="7B82A04F" w:rsidR="00AE55E6" w:rsidRPr="00997388" w:rsidRDefault="009C0B53" w:rsidP="00AB2F00">
      <w:pPr>
        <w:ind w:left="576"/>
        <w:jc w:val="both"/>
        <w:rPr>
          <w:sz w:val="20"/>
          <w:szCs w:val="20"/>
          <w:lang w:val="es-CO"/>
        </w:rPr>
      </w:pPr>
      <w:r w:rsidRPr="00997388">
        <w:rPr>
          <w:sz w:val="20"/>
          <w:szCs w:val="20"/>
          <w:lang w:val="es-CO"/>
        </w:rPr>
        <w:t>Una vez ejecutado el cambio, se validará el cumplimiento de los criterios definidos en el Change Request. El cierre deberá quedar documentado con evidencia de ejecución, validación y aceptación por parte de los responsables definidos</w:t>
      </w:r>
      <w:r w:rsidR="00356EE3" w:rsidRPr="00997388">
        <w:rPr>
          <w:sz w:val="20"/>
          <w:szCs w:val="20"/>
          <w:lang w:val="es-CO"/>
        </w:rPr>
        <w:t>.</w:t>
      </w:r>
    </w:p>
    <w:p w14:paraId="74ADD857" w14:textId="146D2DDE" w:rsidR="00F24566" w:rsidRPr="00032752" w:rsidRDefault="009C0B53" w:rsidP="00750DCB">
      <w:pPr>
        <w:pStyle w:val="Ttulo2"/>
      </w:pPr>
      <w:bookmarkStart w:id="597" w:name="_Toc240576152"/>
      <w:r w:rsidRPr="00032752">
        <w:t>¿Qué ocurre si el cambio no es aprobado?</w:t>
      </w:r>
      <w:bookmarkEnd w:id="597"/>
    </w:p>
    <w:p w14:paraId="4C5169FB" w14:textId="7CF21AB4" w:rsidR="00F24566" w:rsidRPr="00997388" w:rsidRDefault="009C0B53" w:rsidP="00AB2F00">
      <w:pPr>
        <w:ind w:left="576"/>
        <w:jc w:val="both"/>
        <w:rPr>
          <w:sz w:val="20"/>
          <w:szCs w:val="20"/>
          <w:lang w:val="es-CO"/>
        </w:rPr>
      </w:pPr>
      <w:r w:rsidRPr="00997388">
        <w:rPr>
          <w:sz w:val="20"/>
          <w:szCs w:val="20"/>
          <w:lang w:val="es-CO"/>
        </w:rPr>
        <w:t>Si el Change Request no es aprobado, se mantendrá vigente el alcance original acordado.</w:t>
      </w:r>
    </w:p>
    <w:p w14:paraId="6A5B9D12" w14:textId="77777777" w:rsidR="00F24566" w:rsidRPr="00997388" w:rsidRDefault="009C0B53" w:rsidP="00AB2F00">
      <w:pPr>
        <w:ind w:left="576"/>
        <w:jc w:val="both"/>
        <w:rPr>
          <w:sz w:val="20"/>
          <w:szCs w:val="20"/>
          <w:lang w:val="es-CO"/>
        </w:rPr>
      </w:pPr>
      <w:r w:rsidRPr="00997388">
        <w:rPr>
          <w:sz w:val="20"/>
          <w:szCs w:val="20"/>
          <w:lang w:val="es-CO"/>
        </w:rPr>
        <w:t>En este caso, el cambio podrá:</w:t>
      </w:r>
    </w:p>
    <w:p w14:paraId="57A5A20A" w14:textId="77777777" w:rsidR="00F24566" w:rsidRPr="00997388" w:rsidRDefault="009C0B53" w:rsidP="00AB2F00">
      <w:pPr>
        <w:numPr>
          <w:ilvl w:val="0"/>
          <w:numId w:val="20"/>
        </w:numPr>
        <w:tabs>
          <w:tab w:val="clear" w:pos="720"/>
          <w:tab w:val="num" w:pos="1296"/>
        </w:tabs>
        <w:ind w:left="1296"/>
        <w:jc w:val="both"/>
        <w:rPr>
          <w:sz w:val="20"/>
          <w:szCs w:val="20"/>
          <w:lang w:val="es-CO"/>
        </w:rPr>
      </w:pPr>
      <w:r w:rsidRPr="00997388">
        <w:rPr>
          <w:sz w:val="20"/>
          <w:szCs w:val="20"/>
          <w:lang w:val="es-CO"/>
        </w:rPr>
        <w:t>Ser descartado.</w:t>
      </w:r>
    </w:p>
    <w:p w14:paraId="0846460F" w14:textId="6EF76EE3" w:rsidR="00F24566" w:rsidRPr="00997388" w:rsidRDefault="009C0B53" w:rsidP="00AB2F00">
      <w:pPr>
        <w:numPr>
          <w:ilvl w:val="0"/>
          <w:numId w:val="20"/>
        </w:numPr>
        <w:tabs>
          <w:tab w:val="clear" w:pos="720"/>
          <w:tab w:val="num" w:pos="1296"/>
        </w:tabs>
        <w:ind w:left="1296"/>
        <w:jc w:val="both"/>
        <w:rPr>
          <w:sz w:val="20"/>
          <w:szCs w:val="20"/>
          <w:lang w:val="es-CO"/>
        </w:rPr>
      </w:pPr>
      <w:r w:rsidRPr="00997388">
        <w:rPr>
          <w:sz w:val="20"/>
          <w:szCs w:val="20"/>
          <w:lang w:val="es-CO"/>
        </w:rPr>
        <w:t>Quedar registrado como oportunidad futura.</w:t>
      </w:r>
    </w:p>
    <w:p w14:paraId="0AFA5A8F" w14:textId="77777777" w:rsidR="00F24566" w:rsidRPr="00997388" w:rsidRDefault="009C0B53" w:rsidP="00AB2F00">
      <w:pPr>
        <w:numPr>
          <w:ilvl w:val="0"/>
          <w:numId w:val="20"/>
        </w:numPr>
        <w:tabs>
          <w:tab w:val="clear" w:pos="720"/>
          <w:tab w:val="num" w:pos="1296"/>
        </w:tabs>
        <w:ind w:left="1296"/>
        <w:jc w:val="both"/>
        <w:rPr>
          <w:sz w:val="20"/>
          <w:szCs w:val="20"/>
          <w:lang w:val="es-CO"/>
        </w:rPr>
      </w:pPr>
      <w:r w:rsidRPr="00997388">
        <w:rPr>
          <w:sz w:val="20"/>
          <w:szCs w:val="20"/>
          <w:lang w:val="es-CO"/>
        </w:rPr>
        <w:t>Ser incluido en el backlog evolutivo.</w:t>
      </w:r>
    </w:p>
    <w:p w14:paraId="4170E0C3" w14:textId="77777777" w:rsidR="00F24566" w:rsidRPr="00997388" w:rsidRDefault="009C0B53" w:rsidP="00AB2F00">
      <w:pPr>
        <w:numPr>
          <w:ilvl w:val="0"/>
          <w:numId w:val="20"/>
        </w:numPr>
        <w:tabs>
          <w:tab w:val="clear" w:pos="720"/>
          <w:tab w:val="num" w:pos="1296"/>
        </w:tabs>
        <w:ind w:left="1296"/>
        <w:jc w:val="both"/>
        <w:rPr>
          <w:sz w:val="20"/>
          <w:szCs w:val="20"/>
          <w:lang w:val="es-CO"/>
        </w:rPr>
      </w:pPr>
      <w:r w:rsidRPr="00997388">
        <w:rPr>
          <w:sz w:val="20"/>
          <w:szCs w:val="20"/>
          <w:lang w:val="es-CO"/>
        </w:rPr>
        <w:t>Ser revisado nuevamente en una fase posterior.</w:t>
      </w:r>
    </w:p>
    <w:p w14:paraId="226B7740" w14:textId="4923B098" w:rsidR="00F24566" w:rsidRPr="00997388" w:rsidRDefault="009C0B53" w:rsidP="00AB2F00">
      <w:pPr>
        <w:numPr>
          <w:ilvl w:val="0"/>
          <w:numId w:val="20"/>
        </w:numPr>
        <w:tabs>
          <w:tab w:val="clear" w:pos="720"/>
          <w:tab w:val="num" w:pos="1296"/>
        </w:tabs>
        <w:ind w:left="1296"/>
        <w:jc w:val="both"/>
        <w:rPr>
          <w:sz w:val="20"/>
          <w:szCs w:val="20"/>
          <w:lang w:val="es-CO"/>
        </w:rPr>
      </w:pPr>
      <w:r w:rsidRPr="00997388">
        <w:rPr>
          <w:sz w:val="20"/>
          <w:szCs w:val="20"/>
          <w:lang w:val="es-CO"/>
        </w:rPr>
        <w:t>Ser replanteado con menor alcance o impacto.</w:t>
      </w:r>
    </w:p>
    <w:p w14:paraId="6C7548D2" w14:textId="793B892A" w:rsidR="00F24566" w:rsidRPr="00997388" w:rsidRDefault="009C0B53" w:rsidP="00AB2F00">
      <w:pPr>
        <w:ind w:left="576"/>
        <w:jc w:val="both"/>
        <w:rPr>
          <w:sz w:val="20"/>
          <w:szCs w:val="20"/>
          <w:lang w:val="es-CO"/>
        </w:rPr>
      </w:pPr>
      <w:r w:rsidRPr="00997388">
        <w:rPr>
          <w:sz w:val="20"/>
          <w:szCs w:val="20"/>
          <w:lang w:val="es-CO"/>
        </w:rPr>
        <w:t>La no aprobación del cambio no deberá afectar la ejecución del alcance inicialmente pactado, salvo que exista una dependencia crítica que impida continuar. En ese caso, deberá escalarse al comité correspondiente.</w:t>
      </w:r>
    </w:p>
    <w:p w14:paraId="6A77855D" w14:textId="6974952F" w:rsidR="00F24566" w:rsidRPr="00032752" w:rsidRDefault="009C0B53" w:rsidP="00750DCB">
      <w:pPr>
        <w:pStyle w:val="Ttulo2"/>
      </w:pPr>
      <w:bookmarkStart w:id="598" w:name="_Toc240576153"/>
      <w:r w:rsidRPr="00032752">
        <w:lastRenderedPageBreak/>
        <w:t>Cambios durante ejecución Agile</w:t>
      </w:r>
      <w:bookmarkEnd w:id="598"/>
    </w:p>
    <w:p w14:paraId="06444257" w14:textId="77777777" w:rsidR="00F24566" w:rsidRPr="00997388" w:rsidRDefault="009C0B53" w:rsidP="00AB2F00">
      <w:pPr>
        <w:ind w:left="576"/>
        <w:jc w:val="both"/>
        <w:rPr>
          <w:sz w:val="20"/>
          <w:szCs w:val="20"/>
          <w:lang w:val="es-CO"/>
        </w:rPr>
      </w:pPr>
      <w:r w:rsidRPr="00997388">
        <w:rPr>
          <w:sz w:val="20"/>
          <w:szCs w:val="20"/>
          <w:lang w:val="es-CO"/>
        </w:rPr>
        <w:t>Cuando el proyecto se ejecute bajo metodología Agile, los cambios deberán gestionarse a través del backlog, pero esto no implica que todo cambio sea automáticamente absorbido por el equipo o por el alcance vigente.</w:t>
      </w:r>
    </w:p>
    <w:p w14:paraId="03B1B942" w14:textId="2565F247" w:rsidR="00F24566" w:rsidRPr="00997388" w:rsidRDefault="009C0B53" w:rsidP="00AB2F00">
      <w:pPr>
        <w:ind w:left="576"/>
        <w:jc w:val="both"/>
        <w:rPr>
          <w:sz w:val="20"/>
          <w:szCs w:val="20"/>
          <w:lang w:val="es-CO"/>
        </w:rPr>
      </w:pPr>
      <w:r w:rsidRPr="00997388">
        <w:rPr>
          <w:sz w:val="20"/>
          <w:szCs w:val="20"/>
          <w:lang w:val="es-CO"/>
        </w:rPr>
        <w:t>Los cambios que no impacten alcance, costo o cronograma podrán ser repriorizados dentro del backlog. Sin embargo, los cambios que impliquen nuevas capacidades, nuevas fuentes, nuevas integraciones, ampliación de entregables o esfuerzo adicional deberán gestionarse mediante Change Request formal.</w:t>
      </w:r>
    </w:p>
    <w:p w14:paraId="541CCE8D" w14:textId="77777777" w:rsidR="00F24566" w:rsidRPr="00997388" w:rsidRDefault="009C0B53" w:rsidP="00AB2F00">
      <w:pPr>
        <w:ind w:left="576"/>
        <w:jc w:val="both"/>
        <w:rPr>
          <w:sz w:val="20"/>
          <w:szCs w:val="20"/>
          <w:lang w:val="es-CO"/>
        </w:rPr>
      </w:pPr>
      <w:r w:rsidRPr="00997388">
        <w:rPr>
          <w:sz w:val="20"/>
          <w:szCs w:val="20"/>
          <w:lang w:val="es-CO"/>
        </w:rPr>
        <w:t>En caso de que un cambio surja durante un sprint en curso, se deberá evaluar si:</w:t>
      </w:r>
    </w:p>
    <w:p w14:paraId="702CCC30" w14:textId="77777777" w:rsidR="00F24566" w:rsidRPr="00997388" w:rsidRDefault="009C0B53" w:rsidP="00AB2F00">
      <w:pPr>
        <w:numPr>
          <w:ilvl w:val="0"/>
          <w:numId w:val="21"/>
        </w:numPr>
        <w:tabs>
          <w:tab w:val="clear" w:pos="720"/>
          <w:tab w:val="num" w:pos="1296"/>
        </w:tabs>
        <w:ind w:left="1296"/>
        <w:jc w:val="both"/>
        <w:rPr>
          <w:sz w:val="20"/>
          <w:szCs w:val="20"/>
          <w:lang w:val="es-CO"/>
        </w:rPr>
      </w:pPr>
      <w:r w:rsidRPr="00997388">
        <w:rPr>
          <w:sz w:val="20"/>
          <w:szCs w:val="20"/>
          <w:lang w:val="es-CO"/>
        </w:rPr>
        <w:t>Puede esperar al siguiente sprint.</w:t>
      </w:r>
    </w:p>
    <w:p w14:paraId="01A24CE5" w14:textId="530C525A" w:rsidR="00F24566" w:rsidRPr="00997388" w:rsidRDefault="009C0B53" w:rsidP="00AB2F00">
      <w:pPr>
        <w:numPr>
          <w:ilvl w:val="0"/>
          <w:numId w:val="21"/>
        </w:numPr>
        <w:tabs>
          <w:tab w:val="clear" w:pos="720"/>
          <w:tab w:val="num" w:pos="1296"/>
        </w:tabs>
        <w:ind w:left="1296"/>
        <w:jc w:val="both"/>
        <w:rPr>
          <w:sz w:val="20"/>
          <w:szCs w:val="20"/>
          <w:lang w:val="es-CO"/>
        </w:rPr>
      </w:pPr>
      <w:r w:rsidRPr="00997388">
        <w:rPr>
          <w:sz w:val="20"/>
          <w:szCs w:val="20"/>
          <w:lang w:val="es-CO"/>
        </w:rPr>
        <w:t>Debe reemplazar una actividad ya priorizada.</w:t>
      </w:r>
    </w:p>
    <w:p w14:paraId="4A6C9F9E" w14:textId="77777777" w:rsidR="00F24566" w:rsidRPr="00997388" w:rsidRDefault="009C0B53" w:rsidP="00AB2F00">
      <w:pPr>
        <w:numPr>
          <w:ilvl w:val="0"/>
          <w:numId w:val="21"/>
        </w:numPr>
        <w:tabs>
          <w:tab w:val="clear" w:pos="720"/>
          <w:tab w:val="num" w:pos="1296"/>
        </w:tabs>
        <w:ind w:left="1296"/>
        <w:jc w:val="both"/>
        <w:rPr>
          <w:sz w:val="20"/>
          <w:szCs w:val="20"/>
          <w:lang w:val="es-CO"/>
        </w:rPr>
      </w:pPr>
      <w:r w:rsidRPr="00997388">
        <w:rPr>
          <w:sz w:val="20"/>
          <w:szCs w:val="20"/>
          <w:lang w:val="es-CO"/>
        </w:rPr>
        <w:t>Requiere pausar o replantear el sprint.</w:t>
      </w:r>
    </w:p>
    <w:p w14:paraId="4434539B" w14:textId="77777777" w:rsidR="00F24566" w:rsidRPr="00997388" w:rsidRDefault="009C0B53" w:rsidP="00AB2F00">
      <w:pPr>
        <w:numPr>
          <w:ilvl w:val="0"/>
          <w:numId w:val="21"/>
        </w:numPr>
        <w:tabs>
          <w:tab w:val="clear" w:pos="720"/>
          <w:tab w:val="num" w:pos="1296"/>
        </w:tabs>
        <w:ind w:left="1296"/>
        <w:jc w:val="both"/>
        <w:rPr>
          <w:sz w:val="20"/>
          <w:szCs w:val="20"/>
          <w:lang w:val="es-CO"/>
        </w:rPr>
      </w:pPr>
      <w:r w:rsidRPr="00997388">
        <w:rPr>
          <w:sz w:val="20"/>
          <w:szCs w:val="20"/>
          <w:lang w:val="es-CO"/>
        </w:rPr>
        <w:t>Debe escalarse por impacto en alcance, costo o tiempo.</w:t>
      </w:r>
    </w:p>
    <w:p w14:paraId="26783322" w14:textId="7C0A109B" w:rsidR="00F24566" w:rsidRPr="00997388" w:rsidRDefault="00F24566" w:rsidP="00BA2A18">
      <w:pPr>
        <w:jc w:val="both"/>
        <w:rPr>
          <w:sz w:val="20"/>
          <w:szCs w:val="20"/>
          <w:lang w:val="es-CO"/>
        </w:rPr>
      </w:pPr>
    </w:p>
    <w:p w14:paraId="6C4E6050" w14:textId="1A7C4B40" w:rsidR="00F24566" w:rsidRPr="00032752" w:rsidRDefault="009C0B53" w:rsidP="00750DCB">
      <w:pPr>
        <w:pStyle w:val="Ttulo2"/>
      </w:pPr>
      <w:bookmarkStart w:id="599" w:name="_Toc238483118"/>
      <w:bookmarkStart w:id="600" w:name="_Toc238560519"/>
      <w:bookmarkStart w:id="601" w:name="_Toc238571013"/>
      <w:bookmarkStart w:id="602" w:name="_Toc238651589"/>
      <w:bookmarkStart w:id="603" w:name="_Toc240576154"/>
      <w:r w:rsidRPr="00032752">
        <w:t>Responsabilidades de las partes</w:t>
      </w:r>
      <w:bookmarkEnd w:id="599"/>
      <w:bookmarkEnd w:id="600"/>
      <w:bookmarkEnd w:id="601"/>
      <w:bookmarkEnd w:id="602"/>
      <w:bookmarkEnd w:id="603"/>
    </w:p>
    <w:p w14:paraId="15D1C969" w14:textId="263E2CC5" w:rsidR="00F24566" w:rsidRDefault="009C0B53" w:rsidP="00DD53D9">
      <w:pPr>
        <w:pStyle w:val="Ttulo3"/>
        <w:rPr>
          <w:lang w:val="es-CO"/>
        </w:rPr>
      </w:pPr>
      <w:bookmarkStart w:id="604" w:name="_Toc240576155"/>
      <w:r w:rsidRPr="00997388">
        <w:rPr>
          <w:lang w:val="es-CO"/>
        </w:rPr>
        <w:t>Responsabilidades de SURA</w:t>
      </w:r>
      <w:bookmarkEnd w:id="604"/>
    </w:p>
    <w:p w14:paraId="73013FEF" w14:textId="77777777" w:rsidR="007D3DED" w:rsidRPr="007D3DED" w:rsidRDefault="007D3DED" w:rsidP="007D3DED">
      <w:pPr>
        <w:rPr>
          <w:lang w:val="es-CO"/>
        </w:rPr>
      </w:pPr>
    </w:p>
    <w:p w14:paraId="2C288DCC" w14:textId="47AF77EA" w:rsidR="00F24566" w:rsidRPr="00997388" w:rsidRDefault="009C0B53" w:rsidP="00BA2A18">
      <w:pPr>
        <w:ind w:left="720"/>
        <w:jc w:val="both"/>
        <w:rPr>
          <w:sz w:val="20"/>
          <w:szCs w:val="20"/>
          <w:lang w:val="es-CO"/>
        </w:rPr>
      </w:pPr>
      <w:r w:rsidRPr="00997388">
        <w:rPr>
          <w:sz w:val="20"/>
          <w:szCs w:val="20"/>
          <w:lang w:val="es-CO"/>
        </w:rPr>
        <w:t xml:space="preserve">  SURA será responsable de:</w:t>
      </w:r>
    </w:p>
    <w:p w14:paraId="2AD49DFB" w14:textId="77777777" w:rsidR="00F24566" w:rsidRPr="00997388" w:rsidRDefault="009C0B53">
      <w:pPr>
        <w:numPr>
          <w:ilvl w:val="0"/>
          <w:numId w:val="22"/>
        </w:numPr>
        <w:tabs>
          <w:tab w:val="clear" w:pos="720"/>
          <w:tab w:val="num" w:pos="1440"/>
        </w:tabs>
        <w:ind w:left="1440"/>
        <w:jc w:val="both"/>
        <w:rPr>
          <w:sz w:val="20"/>
          <w:szCs w:val="20"/>
          <w:lang w:val="es-CO"/>
        </w:rPr>
      </w:pPr>
      <w:r w:rsidRPr="00997388">
        <w:rPr>
          <w:sz w:val="20"/>
          <w:szCs w:val="20"/>
          <w:lang w:val="es-CO"/>
        </w:rPr>
        <w:t>Solicitar formalmente los cambios que requiera.</w:t>
      </w:r>
    </w:p>
    <w:p w14:paraId="39BD7BFA" w14:textId="1AC02841" w:rsidR="00F24566" w:rsidRPr="00997388" w:rsidRDefault="009C0B53">
      <w:pPr>
        <w:numPr>
          <w:ilvl w:val="0"/>
          <w:numId w:val="22"/>
        </w:numPr>
        <w:tabs>
          <w:tab w:val="clear" w:pos="720"/>
          <w:tab w:val="num" w:pos="1440"/>
        </w:tabs>
        <w:ind w:left="1440"/>
        <w:jc w:val="both"/>
        <w:rPr>
          <w:sz w:val="20"/>
          <w:szCs w:val="20"/>
          <w:lang w:val="es-CO"/>
        </w:rPr>
      </w:pPr>
      <w:r w:rsidRPr="00997388">
        <w:rPr>
          <w:sz w:val="20"/>
          <w:szCs w:val="20"/>
          <w:lang w:val="es-CO"/>
        </w:rPr>
        <w:t>Justificar la necesidad del cambio.</w:t>
      </w:r>
    </w:p>
    <w:p w14:paraId="3549FED6" w14:textId="58D50C1F" w:rsidR="00F24566" w:rsidRPr="00997388" w:rsidRDefault="009C0B53">
      <w:pPr>
        <w:numPr>
          <w:ilvl w:val="0"/>
          <w:numId w:val="22"/>
        </w:numPr>
        <w:tabs>
          <w:tab w:val="clear" w:pos="720"/>
          <w:tab w:val="num" w:pos="1440"/>
        </w:tabs>
        <w:ind w:left="1440"/>
        <w:jc w:val="both"/>
        <w:rPr>
          <w:sz w:val="20"/>
          <w:szCs w:val="20"/>
          <w:lang w:val="es-CO"/>
        </w:rPr>
      </w:pPr>
      <w:r w:rsidRPr="00997388">
        <w:rPr>
          <w:sz w:val="20"/>
          <w:szCs w:val="20"/>
          <w:lang w:val="es-CO"/>
        </w:rPr>
        <w:t>Validar impactos funcionales, técnicos, regulatorios o de negocio.</w:t>
      </w:r>
    </w:p>
    <w:p w14:paraId="72C2297C" w14:textId="003ED82F" w:rsidR="00F24566" w:rsidRPr="00997388" w:rsidRDefault="009C0B53">
      <w:pPr>
        <w:numPr>
          <w:ilvl w:val="0"/>
          <w:numId w:val="22"/>
        </w:numPr>
        <w:tabs>
          <w:tab w:val="clear" w:pos="720"/>
          <w:tab w:val="num" w:pos="1440"/>
        </w:tabs>
        <w:ind w:left="1440"/>
        <w:jc w:val="both"/>
        <w:rPr>
          <w:sz w:val="20"/>
          <w:szCs w:val="20"/>
          <w:lang w:val="es-CO"/>
        </w:rPr>
      </w:pPr>
      <w:r w:rsidRPr="00997388">
        <w:rPr>
          <w:sz w:val="20"/>
          <w:szCs w:val="20"/>
          <w:lang w:val="es-CO"/>
        </w:rPr>
        <w:t>Aprobar o rechazar el Change Request en los tiempos acordados.</w:t>
      </w:r>
    </w:p>
    <w:p w14:paraId="1DBE80C5" w14:textId="77777777" w:rsidR="00F24566" w:rsidRPr="00997388" w:rsidRDefault="009C0B53">
      <w:pPr>
        <w:numPr>
          <w:ilvl w:val="0"/>
          <w:numId w:val="22"/>
        </w:numPr>
        <w:tabs>
          <w:tab w:val="clear" w:pos="720"/>
          <w:tab w:val="num" w:pos="1440"/>
        </w:tabs>
        <w:ind w:left="1440"/>
        <w:jc w:val="both"/>
        <w:rPr>
          <w:sz w:val="20"/>
          <w:szCs w:val="20"/>
          <w:lang w:val="es-CO"/>
        </w:rPr>
      </w:pPr>
      <w:r w:rsidRPr="00997388">
        <w:rPr>
          <w:sz w:val="20"/>
          <w:szCs w:val="20"/>
          <w:lang w:val="es-CO"/>
        </w:rPr>
        <w:t>Designar responsables para la toma de decisiones.</w:t>
      </w:r>
    </w:p>
    <w:p w14:paraId="305ECFD2" w14:textId="05F82B2A" w:rsidR="00F24566" w:rsidRPr="00997388" w:rsidRDefault="009C0B53">
      <w:pPr>
        <w:numPr>
          <w:ilvl w:val="0"/>
          <w:numId w:val="22"/>
        </w:numPr>
        <w:tabs>
          <w:tab w:val="clear" w:pos="720"/>
          <w:tab w:val="num" w:pos="1440"/>
        </w:tabs>
        <w:ind w:left="1440"/>
        <w:jc w:val="both"/>
        <w:rPr>
          <w:sz w:val="20"/>
          <w:szCs w:val="20"/>
          <w:lang w:val="es-CO"/>
        </w:rPr>
      </w:pPr>
      <w:r w:rsidRPr="00997388">
        <w:rPr>
          <w:sz w:val="20"/>
          <w:szCs w:val="20"/>
          <w:lang w:val="es-CO"/>
        </w:rPr>
        <w:t>Asegurar disponibilidad de información, fuentes, accesos o aprobaciones requeridas por el cambio.</w:t>
      </w:r>
    </w:p>
    <w:p w14:paraId="4057855A" w14:textId="7BC18ADD" w:rsidR="00F24566" w:rsidRDefault="009C0B53" w:rsidP="007D3DED">
      <w:pPr>
        <w:pStyle w:val="Ttulo3"/>
        <w:rPr>
          <w:lang w:val="pt-BR"/>
        </w:rPr>
      </w:pPr>
      <w:bookmarkStart w:id="605" w:name="_Toc240576156"/>
      <w:r w:rsidRPr="00997388">
        <w:rPr>
          <w:lang w:val="pt-BR"/>
        </w:rPr>
        <w:t>Responsabilidades de NTT DATA</w:t>
      </w:r>
      <w:bookmarkEnd w:id="605"/>
    </w:p>
    <w:p w14:paraId="7B45A230" w14:textId="77777777" w:rsidR="007D3DED" w:rsidRPr="007D3DED" w:rsidRDefault="007D3DED" w:rsidP="007D3DED">
      <w:pPr>
        <w:rPr>
          <w:lang w:val="pt-BR"/>
        </w:rPr>
      </w:pPr>
    </w:p>
    <w:p w14:paraId="78A3B445" w14:textId="4061A993" w:rsidR="00F24566" w:rsidRPr="00997388" w:rsidRDefault="009C0B53" w:rsidP="00BA2A18">
      <w:pPr>
        <w:ind w:left="432"/>
        <w:jc w:val="both"/>
        <w:rPr>
          <w:sz w:val="20"/>
          <w:szCs w:val="20"/>
          <w:lang w:val="pt-BR"/>
        </w:rPr>
      </w:pPr>
      <w:r w:rsidRPr="00997388">
        <w:rPr>
          <w:sz w:val="20"/>
          <w:szCs w:val="20"/>
          <w:lang w:val="pt-BR"/>
        </w:rPr>
        <w:t>NTT DATA será responsable de:</w:t>
      </w:r>
    </w:p>
    <w:p w14:paraId="3B47AE75" w14:textId="77777777" w:rsidR="00F24566" w:rsidRPr="00997388" w:rsidRDefault="009C0B53">
      <w:pPr>
        <w:numPr>
          <w:ilvl w:val="0"/>
          <w:numId w:val="23"/>
        </w:numPr>
        <w:tabs>
          <w:tab w:val="num" w:pos="720"/>
        </w:tabs>
        <w:jc w:val="both"/>
        <w:rPr>
          <w:sz w:val="20"/>
          <w:szCs w:val="20"/>
          <w:lang w:val="es-CO"/>
        </w:rPr>
      </w:pPr>
      <w:r w:rsidRPr="00997388">
        <w:rPr>
          <w:sz w:val="20"/>
          <w:szCs w:val="20"/>
          <w:lang w:val="es-CO"/>
        </w:rPr>
        <w:t>Analizar el impacto del cambio solicitado.</w:t>
      </w:r>
    </w:p>
    <w:p w14:paraId="47FC8DDA" w14:textId="77777777" w:rsidR="00F24566" w:rsidRPr="00997388" w:rsidRDefault="009C0B53">
      <w:pPr>
        <w:numPr>
          <w:ilvl w:val="0"/>
          <w:numId w:val="23"/>
        </w:numPr>
        <w:tabs>
          <w:tab w:val="num" w:pos="720"/>
        </w:tabs>
        <w:jc w:val="both"/>
        <w:rPr>
          <w:sz w:val="20"/>
          <w:szCs w:val="20"/>
          <w:lang w:val="es-CO"/>
        </w:rPr>
      </w:pPr>
      <w:r w:rsidRPr="00997388">
        <w:rPr>
          <w:sz w:val="20"/>
          <w:szCs w:val="20"/>
          <w:lang w:val="es-CO"/>
        </w:rPr>
        <w:t>Estimar esfuerzo, recursos, tiempos e impacto económico, cuando aplique.</w:t>
      </w:r>
    </w:p>
    <w:p w14:paraId="3EDACBBF" w14:textId="7DB332B8" w:rsidR="00F24566" w:rsidRPr="00997388" w:rsidRDefault="009C0B53">
      <w:pPr>
        <w:numPr>
          <w:ilvl w:val="0"/>
          <w:numId w:val="23"/>
        </w:numPr>
        <w:tabs>
          <w:tab w:val="num" w:pos="720"/>
        </w:tabs>
        <w:jc w:val="both"/>
        <w:rPr>
          <w:sz w:val="20"/>
          <w:szCs w:val="20"/>
          <w:lang w:val="es-CO"/>
        </w:rPr>
      </w:pPr>
      <w:r w:rsidRPr="00997388">
        <w:rPr>
          <w:sz w:val="20"/>
          <w:szCs w:val="20"/>
          <w:lang w:val="es-CO"/>
        </w:rPr>
        <w:lastRenderedPageBreak/>
        <w:t>Informar riesgos o dependencias asociadas.</w:t>
      </w:r>
    </w:p>
    <w:p w14:paraId="6AC73946" w14:textId="5EADBBEC" w:rsidR="00F24566" w:rsidRPr="00997388" w:rsidRDefault="009C0B53">
      <w:pPr>
        <w:numPr>
          <w:ilvl w:val="0"/>
          <w:numId w:val="23"/>
        </w:numPr>
        <w:tabs>
          <w:tab w:val="num" w:pos="720"/>
        </w:tabs>
        <w:jc w:val="both"/>
        <w:rPr>
          <w:sz w:val="20"/>
          <w:szCs w:val="20"/>
          <w:lang w:val="es-CO"/>
        </w:rPr>
      </w:pPr>
      <w:r w:rsidRPr="00997388">
        <w:rPr>
          <w:sz w:val="20"/>
          <w:szCs w:val="20"/>
          <w:lang w:val="es-CO"/>
        </w:rPr>
        <w:t>Recomendar alternativas de implementación.</w:t>
      </w:r>
    </w:p>
    <w:p w14:paraId="77ED18EE" w14:textId="77777777" w:rsidR="00F24566" w:rsidRPr="00997388" w:rsidRDefault="009C0B53">
      <w:pPr>
        <w:numPr>
          <w:ilvl w:val="0"/>
          <w:numId w:val="23"/>
        </w:numPr>
        <w:tabs>
          <w:tab w:val="num" w:pos="720"/>
        </w:tabs>
        <w:jc w:val="both"/>
        <w:rPr>
          <w:sz w:val="20"/>
          <w:szCs w:val="20"/>
          <w:lang w:val="es-CO"/>
        </w:rPr>
      </w:pPr>
      <w:r w:rsidRPr="00997388">
        <w:rPr>
          <w:sz w:val="20"/>
          <w:szCs w:val="20"/>
          <w:lang w:val="es-CO"/>
        </w:rPr>
        <w:t>Ejecutar el cambio únicamente después de la aprobación correspondiente.</w:t>
      </w:r>
    </w:p>
    <w:p w14:paraId="4DF907A5" w14:textId="29473A4E" w:rsidR="00F24566" w:rsidRPr="00997388" w:rsidRDefault="009C0B53">
      <w:pPr>
        <w:numPr>
          <w:ilvl w:val="0"/>
          <w:numId w:val="23"/>
        </w:numPr>
        <w:tabs>
          <w:tab w:val="num" w:pos="720"/>
        </w:tabs>
        <w:jc w:val="both"/>
        <w:rPr>
          <w:sz w:val="20"/>
          <w:szCs w:val="20"/>
          <w:lang w:val="es-CO"/>
        </w:rPr>
      </w:pPr>
      <w:r w:rsidRPr="00997388">
        <w:rPr>
          <w:sz w:val="20"/>
          <w:szCs w:val="20"/>
          <w:lang w:val="es-CO"/>
        </w:rPr>
        <w:t>Actualizar la documentación y plan de trabajo cuando el cambio sea aprobado.</w:t>
      </w:r>
    </w:p>
    <w:p w14:paraId="65A73316" w14:textId="33CCE479" w:rsidR="00F24566" w:rsidRPr="00032752" w:rsidRDefault="009C0B53" w:rsidP="00750DCB">
      <w:pPr>
        <w:pStyle w:val="Ttulo2"/>
      </w:pPr>
      <w:bookmarkStart w:id="606" w:name="_Toc240576157"/>
      <w:r w:rsidRPr="00032752">
        <w:t>Consideración final</w:t>
      </w:r>
      <w:bookmarkEnd w:id="606"/>
    </w:p>
    <w:p w14:paraId="5A5FAD48" w14:textId="77777777" w:rsidR="00F24566" w:rsidRPr="00997388" w:rsidRDefault="009C0B53" w:rsidP="00AB2F00">
      <w:pPr>
        <w:ind w:left="576"/>
        <w:jc w:val="both"/>
        <w:rPr>
          <w:sz w:val="20"/>
          <w:szCs w:val="20"/>
          <w:lang w:val="es-CO"/>
        </w:rPr>
      </w:pPr>
      <w:r w:rsidRPr="00997388">
        <w:rPr>
          <w:sz w:val="20"/>
          <w:szCs w:val="20"/>
          <w:lang w:val="es-CO"/>
        </w:rPr>
        <w:t>Todo cambio aprobado podrá generar ajustes en cronograma, esfuerzo, recursos, entregables, costos o condiciones de ejecución. Las partes deberán formalizar dichos ajustes antes de iniciar su implementación.</w:t>
      </w:r>
    </w:p>
    <w:p w14:paraId="011CAB12" w14:textId="070C7743" w:rsidR="00337255" w:rsidRPr="008F637C" w:rsidRDefault="009C0B53" w:rsidP="00AB2F00">
      <w:pPr>
        <w:ind w:left="576"/>
        <w:jc w:val="both"/>
        <w:rPr>
          <w:lang w:val="es-CO"/>
        </w:rPr>
      </w:pPr>
      <w:r w:rsidRPr="00997388">
        <w:rPr>
          <w:sz w:val="20"/>
          <w:szCs w:val="20"/>
          <w:lang w:val="es-CO"/>
        </w:rPr>
        <w:t>Las actividades no contempladas en el alcance inicial, los nuevos requerimientos, las nuevas fuentes de información, las modificaciones sustanciales de arquitectura, los cambios regulatorios o las solicitudes adicionales de validación, remediación o integración deberán ser evaluadas y aprobadas mediante el proceso formal de control de cambios.</w:t>
      </w:r>
      <w:r w:rsidR="00A153A8">
        <w:rPr>
          <w:lang w:val="es-CO"/>
        </w:rPr>
        <w:br w:type="page"/>
      </w:r>
    </w:p>
    <w:p w14:paraId="7F3F211E" w14:textId="77777777" w:rsidR="00197D64" w:rsidRPr="006B051C" w:rsidRDefault="009C0B53" w:rsidP="006B051C">
      <w:pPr>
        <w:pStyle w:val="Ttulo1"/>
      </w:pPr>
      <w:bookmarkStart w:id="607" w:name="_Toc238483119"/>
      <w:bookmarkStart w:id="608" w:name="_Toc238560520"/>
      <w:bookmarkStart w:id="609" w:name="_Toc238571014"/>
      <w:bookmarkStart w:id="610" w:name="_Toc238651590"/>
      <w:bookmarkStart w:id="611" w:name="_Toc240576158"/>
      <w:r w:rsidRPr="006B051C">
        <w:lastRenderedPageBreak/>
        <w:t>Modelo comercial y facturación</w:t>
      </w:r>
      <w:bookmarkEnd w:id="607"/>
      <w:bookmarkEnd w:id="608"/>
      <w:bookmarkEnd w:id="609"/>
      <w:bookmarkEnd w:id="610"/>
      <w:bookmarkEnd w:id="611"/>
    </w:p>
    <w:p w14:paraId="59569929" w14:textId="785D55E8" w:rsidR="00C36AD9" w:rsidRPr="00032752" w:rsidRDefault="009C0B53" w:rsidP="00750DCB">
      <w:pPr>
        <w:pStyle w:val="Ttulo2"/>
      </w:pPr>
      <w:bookmarkStart w:id="612" w:name="_Toc238571015"/>
      <w:bookmarkStart w:id="613" w:name="_Toc238651591"/>
      <w:bookmarkStart w:id="614" w:name="_Toc240576159"/>
      <w:r w:rsidRPr="00032752">
        <w:t>Fundación del Dominio de Datos de Salud</w:t>
      </w:r>
      <w:bookmarkEnd w:id="612"/>
      <w:bookmarkEnd w:id="613"/>
      <w:bookmarkEnd w:id="614"/>
    </w:p>
    <w:p w14:paraId="6A3EACE8" w14:textId="03212B9F" w:rsidR="00C36AD9" w:rsidRPr="008F637C" w:rsidRDefault="009C0B53" w:rsidP="00BA2A18">
      <w:pPr>
        <w:spacing w:after="40"/>
        <w:jc w:val="both"/>
        <w:rPr>
          <w:lang w:val="es-CO"/>
        </w:rPr>
      </w:pPr>
      <w:r w:rsidRPr="008F637C">
        <w:rPr>
          <w:b/>
          <w:sz w:val="22"/>
          <w:lang w:val="es-CO"/>
        </w:rPr>
        <w:t xml:space="preserve">Modelo comercial: </w:t>
      </w:r>
      <w:r w:rsidRPr="008F637C">
        <w:rPr>
          <w:color w:val="595959"/>
          <w:sz w:val="22"/>
          <w:lang w:val="es-CO"/>
        </w:rPr>
        <w:t>[Fixed Price]</w:t>
      </w:r>
    </w:p>
    <w:p w14:paraId="017C3985" w14:textId="60B4FF07" w:rsidR="00C36AD9" w:rsidRPr="00D856A6" w:rsidRDefault="009C0B53" w:rsidP="00BA2A18">
      <w:pPr>
        <w:jc w:val="both"/>
        <w:rPr>
          <w:rFonts w:ascii="Times New Roman" w:eastAsia="Times New Roman" w:hAnsi="Times New Roman" w:cs="Times New Roman"/>
          <w:sz w:val="24"/>
          <w:szCs w:val="24"/>
          <w:lang w:val="es-CO" w:eastAsia="es-CO"/>
        </w:rPr>
      </w:pPr>
      <w:r w:rsidRPr="008F637C">
        <w:rPr>
          <w:b/>
          <w:sz w:val="22"/>
          <w:lang w:val="es-CO"/>
        </w:rPr>
        <w:t xml:space="preserve">Valor total: </w:t>
      </w:r>
      <w:r w:rsidRPr="008F637C">
        <w:rPr>
          <w:color w:val="595959"/>
          <w:sz w:val="22"/>
          <w:lang w:val="es-CO"/>
        </w:rPr>
        <w:t>[</w:t>
      </w:r>
      <w:r w:rsidR="008C2C64">
        <w:rPr>
          <w:color w:val="595959"/>
          <w:sz w:val="22"/>
          <w:lang w:val="es-CO"/>
        </w:rPr>
        <w:t xml:space="preserve">COP </w:t>
      </w:r>
      <w:r w:rsidR="004737A4" w:rsidRPr="004737A4">
        <w:rPr>
          <w:color w:val="595959"/>
          <w:sz w:val="22"/>
          <w:lang w:val="es-CO"/>
        </w:rPr>
        <w:t xml:space="preserve"> </w:t>
      </w:r>
      <w:r w:rsidR="00520B0B" w:rsidRPr="00FC6D5E">
        <w:rPr>
          <w:color w:val="595959"/>
          <w:sz w:val="22"/>
          <w:lang w:val="es-CO"/>
        </w:rPr>
        <w:t>1.057.035.839,86</w:t>
      </w:r>
      <w:r w:rsidR="00D856A6" w:rsidRPr="00D856A6">
        <w:rPr>
          <w:color w:val="595959"/>
          <w:sz w:val="22"/>
          <w:lang w:val="es-CO"/>
        </w:rPr>
        <w:t xml:space="preserve"> </w:t>
      </w:r>
      <w:r w:rsidRPr="008F637C">
        <w:rPr>
          <w:color w:val="595959"/>
          <w:sz w:val="22"/>
          <w:lang w:val="es-CO"/>
        </w:rPr>
        <w:t>]</w:t>
      </w:r>
    </w:p>
    <w:p w14:paraId="3FB0765C" w14:textId="1AB49CE2" w:rsidR="00D503E5" w:rsidRDefault="009C0B53" w:rsidP="00BA2A18">
      <w:pPr>
        <w:spacing w:after="40"/>
        <w:jc w:val="both"/>
        <w:rPr>
          <w:color w:val="595959"/>
          <w:sz w:val="22"/>
          <w:lang w:val="es-CO"/>
        </w:rPr>
      </w:pPr>
      <w:r w:rsidRPr="008F637C">
        <w:rPr>
          <w:b/>
          <w:sz w:val="22"/>
          <w:lang w:val="es-CO"/>
        </w:rPr>
        <w:t xml:space="preserve">Condiciones de pago: </w:t>
      </w:r>
      <w:r w:rsidRPr="008F637C">
        <w:rPr>
          <w:color w:val="595959"/>
          <w:sz w:val="22"/>
          <w:lang w:val="es-CO"/>
        </w:rPr>
        <w:t>[</w:t>
      </w:r>
      <w:r w:rsidR="00FC6D5E">
        <w:rPr>
          <w:color w:val="595959"/>
          <w:sz w:val="22"/>
          <w:lang w:val="es-CO"/>
        </w:rPr>
        <w:t>3</w:t>
      </w:r>
      <w:r w:rsidRPr="008F637C">
        <w:rPr>
          <w:color w:val="595959"/>
          <w:sz w:val="22"/>
          <w:lang w:val="es-CO"/>
        </w:rPr>
        <w:t>0 días desde la fecha de factura]</w:t>
      </w:r>
    </w:p>
    <w:tbl>
      <w:tblPr>
        <w:tblpPr w:leftFromText="141" w:rightFromText="141" w:vertAnchor="text" w:horzAnchor="margin" w:tblpY="134"/>
        <w:tblW w:w="9214" w:type="dxa"/>
        <w:tblLook w:val="04A0" w:firstRow="1" w:lastRow="0" w:firstColumn="1" w:lastColumn="0" w:noHBand="0" w:noVBand="1"/>
      </w:tblPr>
      <w:tblGrid>
        <w:gridCol w:w="2837"/>
        <w:gridCol w:w="3007"/>
        <w:gridCol w:w="3370"/>
      </w:tblGrid>
      <w:tr w:rsidR="004B0C30" w14:paraId="55476AD1" w14:textId="77777777" w:rsidTr="00CE7367">
        <w:trPr>
          <w:cantSplit/>
        </w:trPr>
        <w:tc>
          <w:tcPr>
            <w:tcW w:w="2837" w:type="dxa"/>
            <w:shd w:val="clear" w:color="auto" w:fill="D9EAF7"/>
            <w:tcMar>
              <w:top w:w="120" w:type="dxa"/>
              <w:left w:w="120" w:type="dxa"/>
              <w:bottom w:w="120" w:type="dxa"/>
              <w:right w:w="120" w:type="dxa"/>
            </w:tcMar>
          </w:tcPr>
          <w:p w14:paraId="2BC335A9" w14:textId="77777777" w:rsidR="0073694F" w:rsidRPr="002D6401" w:rsidRDefault="009C0B53" w:rsidP="00BA2A18">
            <w:pPr>
              <w:jc w:val="both"/>
              <w:rPr>
                <w:sz w:val="20"/>
                <w:szCs w:val="20"/>
              </w:rPr>
            </w:pPr>
            <w:r w:rsidRPr="002D6401">
              <w:rPr>
                <w:b/>
                <w:sz w:val="20"/>
                <w:szCs w:val="20"/>
              </w:rPr>
              <w:t>Hito</w:t>
            </w:r>
          </w:p>
        </w:tc>
        <w:tc>
          <w:tcPr>
            <w:tcW w:w="3007" w:type="dxa"/>
            <w:shd w:val="clear" w:color="auto" w:fill="D9EAF7"/>
            <w:tcMar>
              <w:top w:w="120" w:type="dxa"/>
              <w:left w:w="120" w:type="dxa"/>
              <w:bottom w:w="120" w:type="dxa"/>
              <w:right w:w="120" w:type="dxa"/>
            </w:tcMar>
          </w:tcPr>
          <w:p w14:paraId="7AEE658A" w14:textId="77777777" w:rsidR="0073694F" w:rsidRPr="002D6401" w:rsidRDefault="009C0B53" w:rsidP="00BA2A18">
            <w:pPr>
              <w:jc w:val="both"/>
              <w:rPr>
                <w:sz w:val="20"/>
                <w:szCs w:val="20"/>
              </w:rPr>
            </w:pPr>
            <w:r w:rsidRPr="002D6401">
              <w:rPr>
                <w:b/>
                <w:sz w:val="20"/>
                <w:szCs w:val="20"/>
              </w:rPr>
              <w:t>Porcentaje / monto</w:t>
            </w:r>
          </w:p>
        </w:tc>
        <w:tc>
          <w:tcPr>
            <w:tcW w:w="3370" w:type="dxa"/>
            <w:shd w:val="clear" w:color="auto" w:fill="D9EAF7"/>
            <w:tcMar>
              <w:top w:w="120" w:type="dxa"/>
              <w:left w:w="120" w:type="dxa"/>
              <w:bottom w:w="120" w:type="dxa"/>
              <w:right w:w="120" w:type="dxa"/>
            </w:tcMar>
          </w:tcPr>
          <w:p w14:paraId="26BA5479" w14:textId="138DC50F" w:rsidR="0073694F" w:rsidRPr="002D6401" w:rsidRDefault="009C0B53" w:rsidP="00BA2A18">
            <w:pPr>
              <w:jc w:val="both"/>
              <w:rPr>
                <w:sz w:val="20"/>
                <w:szCs w:val="20"/>
              </w:rPr>
            </w:pPr>
            <w:r w:rsidRPr="002D6401">
              <w:rPr>
                <w:b/>
                <w:sz w:val="20"/>
                <w:szCs w:val="20"/>
              </w:rPr>
              <w:t>Condición de facturación</w:t>
            </w:r>
            <w:r w:rsidR="00775873" w:rsidRPr="002D6401">
              <w:rPr>
                <w:b/>
                <w:sz w:val="20"/>
                <w:szCs w:val="20"/>
              </w:rPr>
              <w:t xml:space="preserve"> </w:t>
            </w:r>
          </w:p>
        </w:tc>
      </w:tr>
      <w:tr w:rsidR="004B0C30" w:rsidRPr="00266C86" w14:paraId="6DEE17EB" w14:textId="77777777" w:rsidTr="00CE7367">
        <w:trPr>
          <w:cantSplit/>
        </w:trPr>
        <w:tc>
          <w:tcPr>
            <w:tcW w:w="2837" w:type="dxa"/>
            <w:tcMar>
              <w:top w:w="120" w:type="dxa"/>
              <w:left w:w="120" w:type="dxa"/>
              <w:bottom w:w="120" w:type="dxa"/>
              <w:right w:w="120" w:type="dxa"/>
            </w:tcMar>
          </w:tcPr>
          <w:p w14:paraId="2FD9AAFE" w14:textId="77777777" w:rsidR="0073694F" w:rsidRPr="002D6401" w:rsidRDefault="009C0B53" w:rsidP="00BA2A18">
            <w:pPr>
              <w:jc w:val="both"/>
              <w:rPr>
                <w:rFonts w:eastAsia="Times New Roman" w:cs="Times New Roman"/>
                <w:b/>
                <w:bCs/>
                <w:color w:val="000000"/>
                <w:sz w:val="20"/>
                <w:szCs w:val="20"/>
                <w:lang w:val="es-CO" w:eastAsia="es-CO"/>
              </w:rPr>
            </w:pPr>
            <w:r w:rsidRPr="002D6401">
              <w:rPr>
                <w:rFonts w:eastAsia="Times New Roman" w:cs="Times New Roman"/>
                <w:b/>
                <w:bCs/>
                <w:color w:val="000000"/>
                <w:sz w:val="20"/>
                <w:szCs w:val="20"/>
                <w:lang w:val="es-CO" w:eastAsia="es-CO"/>
              </w:rPr>
              <w:t>Fase 1</w:t>
            </w:r>
          </w:p>
          <w:p w14:paraId="4C81AEA9" w14:textId="77777777" w:rsidR="0073694F" w:rsidRPr="002D6401" w:rsidRDefault="009C0B53" w:rsidP="00BA2A18">
            <w:pPr>
              <w:jc w:val="both"/>
              <w:rPr>
                <w:rFonts w:eastAsia="Times New Roman" w:cs="Times New Roman"/>
                <w:color w:val="000000"/>
                <w:sz w:val="20"/>
                <w:szCs w:val="20"/>
                <w:lang w:val="es-CO" w:eastAsia="es-CO"/>
              </w:rPr>
            </w:pPr>
            <w:r w:rsidRPr="002D6401">
              <w:rPr>
                <w:rFonts w:eastAsia="Times New Roman" w:cs="Times New Roman"/>
                <w:color w:val="000000"/>
                <w:sz w:val="20"/>
                <w:szCs w:val="20"/>
                <w:lang w:val="es-CO" w:eastAsia="es-CO"/>
              </w:rPr>
              <w:t>( Mes 1)</w:t>
            </w:r>
          </w:p>
        </w:tc>
        <w:tc>
          <w:tcPr>
            <w:tcW w:w="3007" w:type="dxa"/>
            <w:tcMar>
              <w:top w:w="120" w:type="dxa"/>
              <w:left w:w="120" w:type="dxa"/>
              <w:bottom w:w="120" w:type="dxa"/>
              <w:right w:w="120" w:type="dxa"/>
            </w:tcMar>
          </w:tcPr>
          <w:p w14:paraId="261661D0" w14:textId="68509A9C" w:rsidR="0073694F" w:rsidRPr="002D6401" w:rsidRDefault="009C0B53" w:rsidP="00BA2A18">
            <w:pPr>
              <w:jc w:val="both"/>
              <w:rPr>
                <w:sz w:val="20"/>
                <w:szCs w:val="20"/>
              </w:rPr>
            </w:pPr>
            <w:r w:rsidRPr="002D6401">
              <w:rPr>
                <w:sz w:val="20"/>
                <w:szCs w:val="20"/>
              </w:rPr>
              <w:t xml:space="preserve">                  [5%]</w:t>
            </w:r>
          </w:p>
          <w:p w14:paraId="43B328ED" w14:textId="3E7695A1" w:rsidR="0073694F" w:rsidRPr="002D6401" w:rsidRDefault="009C0B53" w:rsidP="00BA2A18">
            <w:pPr>
              <w:jc w:val="both"/>
              <w:rPr>
                <w:b/>
                <w:bCs/>
                <w:sz w:val="20"/>
                <w:szCs w:val="20"/>
              </w:rPr>
            </w:pPr>
            <w:r w:rsidRPr="002D6401">
              <w:rPr>
                <w:sz w:val="20"/>
                <w:szCs w:val="20"/>
              </w:rPr>
              <w:t xml:space="preserve">     </w:t>
            </w:r>
            <w:r w:rsidRPr="002D6401">
              <w:rPr>
                <w:b/>
                <w:bCs/>
                <w:sz w:val="20"/>
                <w:szCs w:val="20"/>
              </w:rPr>
              <w:t xml:space="preserve">COP </w:t>
            </w:r>
            <w:r w:rsidR="00163168" w:rsidRPr="002D6401">
              <w:rPr>
                <w:sz w:val="20"/>
                <w:szCs w:val="20"/>
              </w:rPr>
              <w:t xml:space="preserve"> </w:t>
            </w:r>
            <w:r w:rsidR="00737D0B" w:rsidRPr="002D6401">
              <w:rPr>
                <w:sz w:val="20"/>
                <w:szCs w:val="20"/>
              </w:rPr>
              <w:t xml:space="preserve"> </w:t>
            </w:r>
            <w:r w:rsidR="009A5D64">
              <w:rPr>
                <w:sz w:val="20"/>
                <w:szCs w:val="20"/>
              </w:rPr>
              <w:t>52.8</w:t>
            </w:r>
            <w:r w:rsidR="004D022A">
              <w:rPr>
                <w:sz w:val="20"/>
                <w:szCs w:val="20"/>
              </w:rPr>
              <w:t>91</w:t>
            </w:r>
            <w:r w:rsidR="00444BB3">
              <w:rPr>
                <w:sz w:val="20"/>
                <w:szCs w:val="20"/>
              </w:rPr>
              <w:t>.791,</w:t>
            </w:r>
            <w:r w:rsidR="00753933">
              <w:rPr>
                <w:sz w:val="20"/>
                <w:szCs w:val="20"/>
              </w:rPr>
              <w:t>99</w:t>
            </w:r>
          </w:p>
        </w:tc>
        <w:tc>
          <w:tcPr>
            <w:tcW w:w="3370" w:type="dxa"/>
            <w:tcMar>
              <w:top w:w="120" w:type="dxa"/>
              <w:left w:w="120" w:type="dxa"/>
              <w:bottom w:w="120" w:type="dxa"/>
              <w:right w:w="120" w:type="dxa"/>
            </w:tcMar>
          </w:tcPr>
          <w:p w14:paraId="4B35E70F" w14:textId="77777777" w:rsidR="0073694F" w:rsidRPr="002D6401" w:rsidRDefault="009C0B53" w:rsidP="00BA2A18">
            <w:pPr>
              <w:jc w:val="both"/>
              <w:rPr>
                <w:sz w:val="20"/>
                <w:szCs w:val="20"/>
                <w:lang w:val="es-CO"/>
              </w:rPr>
            </w:pPr>
            <w:r w:rsidRPr="002D6401">
              <w:rPr>
                <w:rFonts w:eastAsia="Times New Roman" w:cs="Times New Roman"/>
                <w:color w:val="000000"/>
                <w:sz w:val="20"/>
                <w:szCs w:val="20"/>
                <w:lang w:val="es-CO" w:eastAsia="es-CO"/>
              </w:rPr>
              <w:t>Discovery, refinamiento de alcance y requerimientos</w:t>
            </w:r>
          </w:p>
        </w:tc>
      </w:tr>
      <w:tr w:rsidR="004B0C30" w:rsidRPr="00266C86" w14:paraId="22D45755" w14:textId="77777777" w:rsidTr="00CE7367">
        <w:trPr>
          <w:cantSplit/>
        </w:trPr>
        <w:tc>
          <w:tcPr>
            <w:tcW w:w="2837" w:type="dxa"/>
            <w:tcMar>
              <w:top w:w="120" w:type="dxa"/>
              <w:left w:w="120" w:type="dxa"/>
              <w:bottom w:w="120" w:type="dxa"/>
              <w:right w:w="120" w:type="dxa"/>
            </w:tcMar>
          </w:tcPr>
          <w:p w14:paraId="62187AAB" w14:textId="77777777" w:rsidR="0073694F" w:rsidRPr="002D6401" w:rsidRDefault="009C0B53" w:rsidP="00BA2A18">
            <w:pPr>
              <w:jc w:val="both"/>
              <w:rPr>
                <w:rFonts w:eastAsia="Times New Roman" w:cs="Times New Roman"/>
                <w:b/>
                <w:bCs/>
                <w:color w:val="000000"/>
                <w:sz w:val="20"/>
                <w:szCs w:val="20"/>
                <w:lang w:val="es-CO" w:eastAsia="es-CO"/>
              </w:rPr>
            </w:pPr>
            <w:r w:rsidRPr="002D6401">
              <w:rPr>
                <w:rFonts w:eastAsia="Times New Roman" w:cs="Times New Roman"/>
                <w:b/>
                <w:bCs/>
                <w:color w:val="000000"/>
                <w:sz w:val="20"/>
                <w:szCs w:val="20"/>
                <w:lang w:val="es-CO" w:eastAsia="es-CO"/>
              </w:rPr>
              <w:t>Fase 2</w:t>
            </w:r>
          </w:p>
          <w:p w14:paraId="6026EC54" w14:textId="77777777" w:rsidR="0073694F" w:rsidRPr="002D6401" w:rsidRDefault="009C0B53" w:rsidP="00BA2A18">
            <w:pPr>
              <w:jc w:val="both"/>
              <w:rPr>
                <w:rFonts w:eastAsia="Times New Roman" w:cs="Times New Roman"/>
                <w:color w:val="000000"/>
                <w:sz w:val="20"/>
                <w:szCs w:val="20"/>
                <w:lang w:val="es-CO" w:eastAsia="es-CO"/>
              </w:rPr>
            </w:pPr>
            <w:r w:rsidRPr="002D6401">
              <w:rPr>
                <w:rFonts w:eastAsia="Times New Roman" w:cs="Times New Roman"/>
                <w:color w:val="000000"/>
                <w:sz w:val="20"/>
                <w:szCs w:val="20"/>
                <w:lang w:val="es-CO" w:eastAsia="es-CO"/>
              </w:rPr>
              <w:t>( Mes 2)</w:t>
            </w:r>
          </w:p>
          <w:p w14:paraId="5045362B" w14:textId="77777777" w:rsidR="0073694F" w:rsidRPr="002D6401" w:rsidRDefault="0073694F" w:rsidP="00BA2A18">
            <w:pPr>
              <w:jc w:val="both"/>
              <w:rPr>
                <w:sz w:val="20"/>
                <w:szCs w:val="20"/>
                <w:lang w:val="es-CO"/>
              </w:rPr>
            </w:pPr>
          </w:p>
        </w:tc>
        <w:tc>
          <w:tcPr>
            <w:tcW w:w="3007" w:type="dxa"/>
            <w:tcMar>
              <w:top w:w="120" w:type="dxa"/>
              <w:left w:w="120" w:type="dxa"/>
              <w:bottom w:w="120" w:type="dxa"/>
              <w:right w:w="120" w:type="dxa"/>
            </w:tcMar>
          </w:tcPr>
          <w:p w14:paraId="0A3BFFCB" w14:textId="2A2209C2" w:rsidR="0073694F" w:rsidRPr="002D6401" w:rsidRDefault="009C0B53" w:rsidP="00BA2A18">
            <w:pPr>
              <w:jc w:val="both"/>
              <w:rPr>
                <w:sz w:val="20"/>
                <w:szCs w:val="20"/>
              </w:rPr>
            </w:pPr>
            <w:r w:rsidRPr="002D6401">
              <w:rPr>
                <w:sz w:val="20"/>
                <w:szCs w:val="20"/>
              </w:rPr>
              <w:t xml:space="preserve">                [1</w:t>
            </w:r>
            <w:r w:rsidR="007009C4">
              <w:rPr>
                <w:sz w:val="20"/>
                <w:szCs w:val="20"/>
              </w:rPr>
              <w:t>9</w:t>
            </w:r>
            <w:r w:rsidRPr="002D6401">
              <w:rPr>
                <w:sz w:val="20"/>
                <w:szCs w:val="20"/>
              </w:rPr>
              <w:t xml:space="preserve">%] </w:t>
            </w:r>
          </w:p>
          <w:p w14:paraId="3AD0BF00" w14:textId="0B2F6D6A" w:rsidR="0073694F" w:rsidRPr="002D6401" w:rsidRDefault="009C0B53" w:rsidP="00BA2A18">
            <w:pPr>
              <w:jc w:val="both"/>
              <w:rPr>
                <w:b/>
                <w:bCs/>
                <w:sz w:val="20"/>
                <w:szCs w:val="20"/>
              </w:rPr>
            </w:pPr>
            <w:r w:rsidRPr="002D6401">
              <w:rPr>
                <w:sz w:val="20"/>
                <w:szCs w:val="20"/>
              </w:rPr>
              <w:t xml:space="preserve">   </w:t>
            </w:r>
            <w:r w:rsidRPr="002D6401">
              <w:rPr>
                <w:b/>
                <w:bCs/>
                <w:sz w:val="20"/>
                <w:szCs w:val="20"/>
              </w:rPr>
              <w:t xml:space="preserve">COP </w:t>
            </w:r>
            <w:r w:rsidR="00A77590" w:rsidRPr="002D6401">
              <w:rPr>
                <w:sz w:val="20"/>
                <w:szCs w:val="20"/>
              </w:rPr>
              <w:t xml:space="preserve"> </w:t>
            </w:r>
            <w:r w:rsidR="005F7564" w:rsidRPr="002D6401">
              <w:rPr>
                <w:sz w:val="20"/>
                <w:szCs w:val="20"/>
              </w:rPr>
              <w:t xml:space="preserve"> $ </w:t>
            </w:r>
            <w:r w:rsidR="00632F35">
              <w:rPr>
                <w:sz w:val="20"/>
                <w:szCs w:val="20"/>
              </w:rPr>
              <w:t>200.836.809,</w:t>
            </w:r>
            <w:r w:rsidR="007D7406">
              <w:rPr>
                <w:sz w:val="20"/>
                <w:szCs w:val="20"/>
              </w:rPr>
              <w:t>57</w:t>
            </w:r>
          </w:p>
        </w:tc>
        <w:tc>
          <w:tcPr>
            <w:tcW w:w="3370" w:type="dxa"/>
            <w:tcMar>
              <w:top w:w="120" w:type="dxa"/>
              <w:left w:w="120" w:type="dxa"/>
              <w:bottom w:w="120" w:type="dxa"/>
              <w:right w:w="120" w:type="dxa"/>
            </w:tcMar>
          </w:tcPr>
          <w:p w14:paraId="753C3BF0" w14:textId="4A0F28F9" w:rsidR="0073694F" w:rsidRPr="002D6401" w:rsidRDefault="009C0B53" w:rsidP="00BA2A18">
            <w:pPr>
              <w:jc w:val="both"/>
              <w:rPr>
                <w:sz w:val="20"/>
                <w:szCs w:val="20"/>
                <w:lang w:val="es-CO"/>
              </w:rPr>
            </w:pPr>
            <w:r w:rsidRPr="002D6401">
              <w:rPr>
                <w:rFonts w:eastAsia="Times New Roman" w:cs="Times New Roman"/>
                <w:color w:val="000000"/>
                <w:sz w:val="20"/>
                <w:szCs w:val="20"/>
                <w:lang w:val="es-CO" w:eastAsia="es-CO"/>
              </w:rPr>
              <w:t>Arquitectura fundacional y diseño detallado de la solución</w:t>
            </w:r>
          </w:p>
        </w:tc>
      </w:tr>
      <w:tr w:rsidR="004B0C30" w:rsidRPr="00266C86" w14:paraId="7DD02A5F" w14:textId="77777777" w:rsidTr="00CE7367">
        <w:trPr>
          <w:cantSplit/>
        </w:trPr>
        <w:tc>
          <w:tcPr>
            <w:tcW w:w="2837" w:type="dxa"/>
            <w:tcMar>
              <w:top w:w="120" w:type="dxa"/>
              <w:left w:w="120" w:type="dxa"/>
              <w:bottom w:w="120" w:type="dxa"/>
              <w:right w:w="120" w:type="dxa"/>
            </w:tcMar>
          </w:tcPr>
          <w:p w14:paraId="47271625" w14:textId="77777777" w:rsidR="0073694F" w:rsidRPr="002D6401" w:rsidRDefault="009C0B53" w:rsidP="00BA2A18">
            <w:pPr>
              <w:jc w:val="both"/>
              <w:rPr>
                <w:rFonts w:eastAsia="Times New Roman" w:cs="Times New Roman"/>
                <w:b/>
                <w:bCs/>
                <w:color w:val="000000"/>
                <w:sz w:val="20"/>
                <w:szCs w:val="20"/>
                <w:lang w:val="es-CO" w:eastAsia="es-CO"/>
              </w:rPr>
            </w:pPr>
            <w:r w:rsidRPr="002D6401">
              <w:rPr>
                <w:rFonts w:eastAsia="Times New Roman" w:cs="Times New Roman"/>
                <w:b/>
                <w:bCs/>
                <w:color w:val="000000"/>
                <w:sz w:val="20"/>
                <w:szCs w:val="20"/>
                <w:lang w:val="es-CO" w:eastAsia="es-CO"/>
              </w:rPr>
              <w:t>Fase 3</w:t>
            </w:r>
          </w:p>
          <w:p w14:paraId="4189611C" w14:textId="77777777" w:rsidR="0073694F" w:rsidRPr="002D6401" w:rsidRDefault="009C0B53" w:rsidP="00BA2A18">
            <w:pPr>
              <w:jc w:val="both"/>
              <w:rPr>
                <w:rFonts w:eastAsia="Times New Roman" w:cs="Times New Roman"/>
                <w:color w:val="000000"/>
                <w:sz w:val="20"/>
                <w:szCs w:val="20"/>
                <w:lang w:val="es-CO" w:eastAsia="es-CO"/>
              </w:rPr>
            </w:pPr>
            <w:r w:rsidRPr="002D6401">
              <w:rPr>
                <w:rFonts w:eastAsia="Times New Roman" w:cs="Times New Roman"/>
                <w:color w:val="000000"/>
                <w:sz w:val="20"/>
                <w:szCs w:val="20"/>
                <w:lang w:val="es-CO" w:eastAsia="es-CO"/>
              </w:rPr>
              <w:t>( Mes 3)</w:t>
            </w:r>
          </w:p>
          <w:p w14:paraId="4E5F3694" w14:textId="77777777" w:rsidR="0073694F" w:rsidRPr="002D6401" w:rsidRDefault="0073694F" w:rsidP="00BA2A18">
            <w:pPr>
              <w:jc w:val="both"/>
              <w:rPr>
                <w:b/>
                <w:bCs/>
                <w:sz w:val="20"/>
                <w:szCs w:val="20"/>
                <w:lang w:val="es-CO"/>
              </w:rPr>
            </w:pPr>
          </w:p>
        </w:tc>
        <w:tc>
          <w:tcPr>
            <w:tcW w:w="3007" w:type="dxa"/>
            <w:tcMar>
              <w:top w:w="120" w:type="dxa"/>
              <w:left w:w="120" w:type="dxa"/>
              <w:bottom w:w="120" w:type="dxa"/>
              <w:right w:w="120" w:type="dxa"/>
            </w:tcMar>
          </w:tcPr>
          <w:p w14:paraId="35BDA994" w14:textId="1DC84CF7" w:rsidR="0073694F" w:rsidRPr="002D6401" w:rsidRDefault="009C0B53" w:rsidP="00BA2A18">
            <w:pPr>
              <w:jc w:val="both"/>
              <w:rPr>
                <w:sz w:val="20"/>
                <w:szCs w:val="20"/>
              </w:rPr>
            </w:pPr>
            <w:r w:rsidRPr="002D6401">
              <w:rPr>
                <w:sz w:val="20"/>
                <w:szCs w:val="20"/>
              </w:rPr>
              <w:t xml:space="preserve">             [1</w:t>
            </w:r>
            <w:r w:rsidR="007009C4">
              <w:rPr>
                <w:sz w:val="20"/>
                <w:szCs w:val="20"/>
              </w:rPr>
              <w:t>9</w:t>
            </w:r>
            <w:r w:rsidRPr="002D6401">
              <w:rPr>
                <w:sz w:val="20"/>
                <w:szCs w:val="20"/>
              </w:rPr>
              <w:t xml:space="preserve">%] </w:t>
            </w:r>
          </w:p>
          <w:p w14:paraId="481F5620" w14:textId="18610D4B" w:rsidR="0073694F" w:rsidRPr="002D6401" w:rsidRDefault="009C0B53" w:rsidP="00BA2A18">
            <w:pPr>
              <w:jc w:val="both"/>
              <w:rPr>
                <w:b/>
                <w:bCs/>
                <w:sz w:val="20"/>
                <w:szCs w:val="20"/>
              </w:rPr>
            </w:pPr>
            <w:r w:rsidRPr="002D6401">
              <w:rPr>
                <w:sz w:val="20"/>
                <w:szCs w:val="20"/>
              </w:rPr>
              <w:t xml:space="preserve">   </w:t>
            </w:r>
            <w:r w:rsidRPr="002D6401">
              <w:rPr>
                <w:b/>
                <w:bCs/>
                <w:sz w:val="20"/>
                <w:szCs w:val="20"/>
              </w:rPr>
              <w:t xml:space="preserve">COP </w:t>
            </w:r>
            <w:r w:rsidR="00A77590" w:rsidRPr="002D6401">
              <w:rPr>
                <w:sz w:val="20"/>
                <w:szCs w:val="20"/>
              </w:rPr>
              <w:t xml:space="preserve"> </w:t>
            </w:r>
            <w:r w:rsidR="005F7564" w:rsidRPr="002D6401">
              <w:rPr>
                <w:sz w:val="20"/>
                <w:szCs w:val="20"/>
              </w:rPr>
              <w:t xml:space="preserve"> </w:t>
            </w:r>
            <w:r w:rsidR="007D7406" w:rsidRPr="002D6401">
              <w:rPr>
                <w:sz w:val="20"/>
                <w:szCs w:val="20"/>
              </w:rPr>
              <w:t xml:space="preserve">$ </w:t>
            </w:r>
            <w:r w:rsidR="007D7406">
              <w:rPr>
                <w:sz w:val="20"/>
                <w:szCs w:val="20"/>
              </w:rPr>
              <w:t>200.836.809,57</w:t>
            </w:r>
          </w:p>
        </w:tc>
        <w:tc>
          <w:tcPr>
            <w:tcW w:w="3370" w:type="dxa"/>
            <w:tcMar>
              <w:top w:w="120" w:type="dxa"/>
              <w:left w:w="120" w:type="dxa"/>
              <w:bottom w:w="120" w:type="dxa"/>
              <w:right w:w="120" w:type="dxa"/>
            </w:tcMar>
          </w:tcPr>
          <w:p w14:paraId="7537EEC6" w14:textId="47D18F9F" w:rsidR="0073694F" w:rsidRPr="002D6401" w:rsidRDefault="009C0B53" w:rsidP="00BA2A18">
            <w:pPr>
              <w:jc w:val="both"/>
              <w:rPr>
                <w:sz w:val="20"/>
                <w:szCs w:val="20"/>
                <w:lang w:val="es-CO"/>
              </w:rPr>
            </w:pPr>
            <w:r w:rsidRPr="002D6401">
              <w:rPr>
                <w:rFonts w:eastAsia="Times New Roman" w:cs="Times New Roman"/>
                <w:color w:val="000000"/>
                <w:sz w:val="20"/>
                <w:szCs w:val="20"/>
                <w:lang w:val="es-CO" w:eastAsia="es-CO"/>
              </w:rPr>
              <w:t>Integración y perfilamiento de fuentes de salud priorizadas</w:t>
            </w:r>
          </w:p>
        </w:tc>
      </w:tr>
      <w:tr w:rsidR="004B0C30" w:rsidRPr="00266C86" w14:paraId="5C0932B0" w14:textId="77777777" w:rsidTr="00CE7367">
        <w:trPr>
          <w:cantSplit/>
        </w:trPr>
        <w:tc>
          <w:tcPr>
            <w:tcW w:w="2837" w:type="dxa"/>
            <w:tcMar>
              <w:top w:w="120" w:type="dxa"/>
              <w:left w:w="120" w:type="dxa"/>
              <w:bottom w:w="120" w:type="dxa"/>
              <w:right w:w="120" w:type="dxa"/>
            </w:tcMar>
          </w:tcPr>
          <w:p w14:paraId="35F675E0" w14:textId="77777777" w:rsidR="0073694F" w:rsidRPr="002D6401" w:rsidRDefault="009C0B53" w:rsidP="00BA2A18">
            <w:pPr>
              <w:jc w:val="both"/>
              <w:rPr>
                <w:rFonts w:eastAsia="Times New Roman" w:cs="Times New Roman"/>
                <w:b/>
                <w:bCs/>
                <w:color w:val="000000"/>
                <w:sz w:val="20"/>
                <w:szCs w:val="20"/>
                <w:lang w:val="es-CO" w:eastAsia="es-CO"/>
              </w:rPr>
            </w:pPr>
            <w:r w:rsidRPr="002D6401">
              <w:rPr>
                <w:rFonts w:eastAsia="Times New Roman" w:cs="Times New Roman"/>
                <w:b/>
                <w:bCs/>
                <w:color w:val="000000"/>
                <w:sz w:val="20"/>
                <w:szCs w:val="20"/>
                <w:lang w:val="es-CO" w:eastAsia="es-CO"/>
              </w:rPr>
              <w:t>Fase 4</w:t>
            </w:r>
          </w:p>
          <w:p w14:paraId="4B14D37D" w14:textId="77777777" w:rsidR="0073694F" w:rsidRPr="002D6401" w:rsidRDefault="009C0B53" w:rsidP="00BA2A18">
            <w:pPr>
              <w:jc w:val="both"/>
              <w:rPr>
                <w:rFonts w:eastAsia="Times New Roman" w:cs="Times New Roman"/>
                <w:color w:val="000000"/>
                <w:sz w:val="20"/>
                <w:szCs w:val="20"/>
                <w:lang w:val="es-CO" w:eastAsia="es-CO"/>
              </w:rPr>
            </w:pPr>
            <w:r w:rsidRPr="002D6401">
              <w:rPr>
                <w:rFonts w:eastAsia="Times New Roman" w:cs="Times New Roman"/>
                <w:color w:val="000000"/>
                <w:sz w:val="20"/>
                <w:szCs w:val="20"/>
                <w:lang w:val="es-CO" w:eastAsia="es-CO"/>
              </w:rPr>
              <w:t>( Mes 4)</w:t>
            </w:r>
          </w:p>
          <w:p w14:paraId="79023654" w14:textId="77777777" w:rsidR="0073694F" w:rsidRPr="002D6401" w:rsidRDefault="0073694F" w:rsidP="00BA2A18">
            <w:pPr>
              <w:jc w:val="both"/>
              <w:rPr>
                <w:b/>
                <w:bCs/>
                <w:sz w:val="20"/>
                <w:szCs w:val="20"/>
                <w:lang w:val="es-CO"/>
              </w:rPr>
            </w:pPr>
          </w:p>
        </w:tc>
        <w:tc>
          <w:tcPr>
            <w:tcW w:w="3007" w:type="dxa"/>
            <w:tcMar>
              <w:top w:w="120" w:type="dxa"/>
              <w:left w:w="120" w:type="dxa"/>
              <w:bottom w:w="120" w:type="dxa"/>
              <w:right w:w="120" w:type="dxa"/>
            </w:tcMar>
          </w:tcPr>
          <w:p w14:paraId="64EB1F23" w14:textId="53C4E8E4" w:rsidR="0073694F" w:rsidRPr="002D6401" w:rsidRDefault="009C0B53" w:rsidP="00BA2A18">
            <w:pPr>
              <w:jc w:val="both"/>
              <w:rPr>
                <w:sz w:val="20"/>
                <w:szCs w:val="20"/>
              </w:rPr>
            </w:pPr>
            <w:r w:rsidRPr="002D6401">
              <w:rPr>
                <w:sz w:val="20"/>
                <w:szCs w:val="20"/>
              </w:rPr>
              <w:t xml:space="preserve">           [1</w:t>
            </w:r>
            <w:r w:rsidR="007009C4">
              <w:rPr>
                <w:sz w:val="20"/>
                <w:szCs w:val="20"/>
              </w:rPr>
              <w:t>9</w:t>
            </w:r>
            <w:r w:rsidRPr="002D6401">
              <w:rPr>
                <w:sz w:val="20"/>
                <w:szCs w:val="20"/>
              </w:rPr>
              <w:t xml:space="preserve">%] </w:t>
            </w:r>
          </w:p>
          <w:p w14:paraId="2B166DD7" w14:textId="6914F228" w:rsidR="0073694F" w:rsidRPr="002D6401" w:rsidRDefault="009C0B53" w:rsidP="00BA2A18">
            <w:pPr>
              <w:jc w:val="both"/>
              <w:rPr>
                <w:b/>
                <w:bCs/>
                <w:sz w:val="20"/>
                <w:szCs w:val="20"/>
              </w:rPr>
            </w:pPr>
            <w:r w:rsidRPr="002D6401">
              <w:rPr>
                <w:b/>
                <w:bCs/>
                <w:sz w:val="20"/>
                <w:szCs w:val="20"/>
              </w:rPr>
              <w:t xml:space="preserve">COP </w:t>
            </w:r>
            <w:r w:rsidR="00A77590" w:rsidRPr="002D6401">
              <w:rPr>
                <w:sz w:val="20"/>
                <w:szCs w:val="20"/>
              </w:rPr>
              <w:t xml:space="preserve"> </w:t>
            </w:r>
            <w:r w:rsidR="005F7564" w:rsidRPr="002D6401">
              <w:rPr>
                <w:sz w:val="20"/>
                <w:szCs w:val="20"/>
              </w:rPr>
              <w:t xml:space="preserve"> </w:t>
            </w:r>
            <w:r w:rsidR="007D7406" w:rsidRPr="002D6401">
              <w:rPr>
                <w:sz w:val="20"/>
                <w:szCs w:val="20"/>
              </w:rPr>
              <w:t xml:space="preserve">$ </w:t>
            </w:r>
            <w:r w:rsidR="007D7406">
              <w:rPr>
                <w:sz w:val="20"/>
                <w:szCs w:val="20"/>
              </w:rPr>
              <w:t>200.836.809,57</w:t>
            </w:r>
          </w:p>
        </w:tc>
        <w:tc>
          <w:tcPr>
            <w:tcW w:w="3370" w:type="dxa"/>
            <w:tcMar>
              <w:top w:w="120" w:type="dxa"/>
              <w:left w:w="120" w:type="dxa"/>
              <w:bottom w:w="120" w:type="dxa"/>
              <w:right w:w="120" w:type="dxa"/>
            </w:tcMar>
          </w:tcPr>
          <w:p w14:paraId="168088B5" w14:textId="42A3A2F0" w:rsidR="0073694F" w:rsidRPr="002D6401" w:rsidRDefault="009C0B53" w:rsidP="00BA2A18">
            <w:pPr>
              <w:jc w:val="both"/>
              <w:rPr>
                <w:sz w:val="20"/>
                <w:szCs w:val="20"/>
                <w:lang w:val="es-CO"/>
              </w:rPr>
            </w:pPr>
            <w:r w:rsidRPr="002D6401">
              <w:rPr>
                <w:rFonts w:eastAsia="Times New Roman" w:cs="Times New Roman"/>
                <w:color w:val="000000" w:themeColor="text1"/>
                <w:sz w:val="20"/>
                <w:szCs w:val="20"/>
                <w:lang w:val="es-CO" w:eastAsia="es-CO"/>
              </w:rPr>
              <w:t xml:space="preserve">Construcción del Dominio de Datos de Salud v1, Integración con MPI y habilitación de resolución de </w:t>
            </w:r>
            <w:r w:rsidRPr="00983A2A">
              <w:rPr>
                <w:rFonts w:eastAsia="Times New Roman" w:cs="Times New Roman"/>
                <w:color w:val="000000" w:themeColor="text1"/>
                <w:sz w:val="20"/>
                <w:szCs w:val="20"/>
                <w:lang w:val="es-CO" w:eastAsia="es-CO"/>
              </w:rPr>
              <w:t>identidad y Diseño, construcción y habilitación del Servidor Terminológico v1.</w:t>
            </w:r>
          </w:p>
        </w:tc>
      </w:tr>
      <w:tr w:rsidR="004B0C30" w:rsidRPr="00266C86" w14:paraId="51C4A6E7" w14:textId="77777777" w:rsidTr="00CE7367">
        <w:trPr>
          <w:cantSplit/>
        </w:trPr>
        <w:tc>
          <w:tcPr>
            <w:tcW w:w="2837" w:type="dxa"/>
            <w:tcMar>
              <w:top w:w="120" w:type="dxa"/>
              <w:left w:w="120" w:type="dxa"/>
              <w:bottom w:w="120" w:type="dxa"/>
              <w:right w:w="120" w:type="dxa"/>
            </w:tcMar>
          </w:tcPr>
          <w:p w14:paraId="67EA66D9" w14:textId="77777777" w:rsidR="0073694F" w:rsidRPr="002D6401" w:rsidRDefault="009C0B53" w:rsidP="00BA2A18">
            <w:pPr>
              <w:jc w:val="both"/>
              <w:rPr>
                <w:rFonts w:eastAsia="Times New Roman" w:cs="Times New Roman"/>
                <w:b/>
                <w:bCs/>
                <w:color w:val="000000"/>
                <w:sz w:val="20"/>
                <w:szCs w:val="20"/>
                <w:lang w:val="es-CO" w:eastAsia="es-CO"/>
              </w:rPr>
            </w:pPr>
            <w:r w:rsidRPr="002D6401">
              <w:rPr>
                <w:rFonts w:eastAsia="Times New Roman" w:cs="Times New Roman"/>
                <w:b/>
                <w:bCs/>
                <w:color w:val="000000"/>
                <w:sz w:val="20"/>
                <w:szCs w:val="20"/>
                <w:lang w:val="es-CO" w:eastAsia="es-CO"/>
              </w:rPr>
              <w:t>Fase 5</w:t>
            </w:r>
          </w:p>
          <w:p w14:paraId="267875AA" w14:textId="77777777" w:rsidR="0073694F" w:rsidRPr="002D6401" w:rsidRDefault="009C0B53" w:rsidP="00BA2A18">
            <w:pPr>
              <w:jc w:val="both"/>
              <w:rPr>
                <w:rFonts w:eastAsia="Times New Roman" w:cs="Times New Roman"/>
                <w:color w:val="000000"/>
                <w:sz w:val="20"/>
                <w:szCs w:val="20"/>
                <w:lang w:val="es-CO" w:eastAsia="es-CO"/>
              </w:rPr>
            </w:pPr>
            <w:r w:rsidRPr="002D6401">
              <w:rPr>
                <w:rFonts w:eastAsia="Times New Roman" w:cs="Times New Roman"/>
                <w:color w:val="000000"/>
                <w:sz w:val="20"/>
                <w:szCs w:val="20"/>
                <w:lang w:val="es-CO" w:eastAsia="es-CO"/>
              </w:rPr>
              <w:t>( Mes 5)</w:t>
            </w:r>
          </w:p>
          <w:p w14:paraId="7646C4A2" w14:textId="77777777" w:rsidR="0073694F" w:rsidRPr="002D6401" w:rsidRDefault="0073694F" w:rsidP="00BA2A18">
            <w:pPr>
              <w:jc w:val="both"/>
              <w:rPr>
                <w:b/>
                <w:bCs/>
                <w:sz w:val="20"/>
                <w:szCs w:val="20"/>
                <w:lang w:val="es-CO"/>
              </w:rPr>
            </w:pPr>
          </w:p>
        </w:tc>
        <w:tc>
          <w:tcPr>
            <w:tcW w:w="3007" w:type="dxa"/>
            <w:tcMar>
              <w:top w:w="120" w:type="dxa"/>
              <w:left w:w="120" w:type="dxa"/>
              <w:bottom w:w="120" w:type="dxa"/>
              <w:right w:w="120" w:type="dxa"/>
            </w:tcMar>
          </w:tcPr>
          <w:p w14:paraId="13F27ECE" w14:textId="77777777" w:rsidR="0073694F" w:rsidRPr="002D6401" w:rsidRDefault="009C0B53" w:rsidP="00BA2A18">
            <w:pPr>
              <w:jc w:val="both"/>
              <w:rPr>
                <w:sz w:val="20"/>
                <w:szCs w:val="20"/>
              </w:rPr>
            </w:pPr>
            <w:r w:rsidRPr="002D6401">
              <w:rPr>
                <w:sz w:val="20"/>
                <w:szCs w:val="20"/>
              </w:rPr>
              <w:t xml:space="preserve">             [15%] </w:t>
            </w:r>
          </w:p>
          <w:p w14:paraId="58F7535D" w14:textId="1E192084" w:rsidR="0073694F" w:rsidRPr="002D6401" w:rsidRDefault="009C0B53" w:rsidP="00BA2A18">
            <w:pPr>
              <w:jc w:val="both"/>
              <w:rPr>
                <w:b/>
                <w:bCs/>
                <w:sz w:val="20"/>
                <w:szCs w:val="20"/>
              </w:rPr>
            </w:pPr>
            <w:r w:rsidRPr="002D6401">
              <w:rPr>
                <w:b/>
                <w:bCs/>
                <w:sz w:val="20"/>
                <w:szCs w:val="20"/>
              </w:rPr>
              <w:t xml:space="preserve">COP </w:t>
            </w:r>
            <w:r w:rsidR="00A77590" w:rsidRPr="002D6401">
              <w:rPr>
                <w:sz w:val="20"/>
                <w:szCs w:val="20"/>
              </w:rPr>
              <w:t xml:space="preserve"> </w:t>
            </w:r>
            <w:r w:rsidR="005F7564" w:rsidRPr="002D6401">
              <w:rPr>
                <w:sz w:val="20"/>
                <w:szCs w:val="20"/>
              </w:rPr>
              <w:t xml:space="preserve"> </w:t>
            </w:r>
            <w:r w:rsidR="007D7406" w:rsidRPr="002D6401">
              <w:rPr>
                <w:sz w:val="20"/>
                <w:szCs w:val="20"/>
              </w:rPr>
              <w:t xml:space="preserve">$ </w:t>
            </w:r>
            <w:r w:rsidR="007D7406">
              <w:rPr>
                <w:sz w:val="20"/>
                <w:szCs w:val="20"/>
              </w:rPr>
              <w:t>200.836.809,57</w:t>
            </w:r>
          </w:p>
        </w:tc>
        <w:tc>
          <w:tcPr>
            <w:tcW w:w="3370" w:type="dxa"/>
            <w:tcMar>
              <w:top w:w="120" w:type="dxa"/>
              <w:left w:w="120" w:type="dxa"/>
              <w:bottom w:w="120" w:type="dxa"/>
              <w:right w:w="120" w:type="dxa"/>
            </w:tcMar>
          </w:tcPr>
          <w:p w14:paraId="23460F46" w14:textId="1AAE99CC" w:rsidR="0073694F" w:rsidRPr="002D6401" w:rsidRDefault="009C0B53" w:rsidP="00BA2A18">
            <w:pPr>
              <w:jc w:val="both"/>
              <w:rPr>
                <w:rFonts w:eastAsia="Times New Roman" w:cs="Times New Roman"/>
                <w:color w:val="000000"/>
                <w:sz w:val="20"/>
                <w:szCs w:val="20"/>
                <w:lang w:val="es-CO" w:eastAsia="es-CO"/>
              </w:rPr>
            </w:pPr>
            <w:r w:rsidRPr="002D6401">
              <w:rPr>
                <w:rFonts w:eastAsia="Times New Roman" w:cs="Times New Roman"/>
                <w:color w:val="000000"/>
                <w:sz w:val="20"/>
                <w:szCs w:val="20"/>
                <w:lang w:val="es-CO" w:eastAsia="es-CO"/>
              </w:rPr>
              <w:t>Transformación y estandarización hacia FHIR v1 y publicación en FHIR Store intermedio y Catalogación, metadatos, linaje y gobierno bajo MAGI</w:t>
            </w:r>
          </w:p>
        </w:tc>
      </w:tr>
      <w:tr w:rsidR="004B0C30" w:rsidRPr="00266C86" w14:paraId="1FCF0818" w14:textId="77777777" w:rsidTr="00CE7367">
        <w:trPr>
          <w:cantSplit/>
        </w:trPr>
        <w:tc>
          <w:tcPr>
            <w:tcW w:w="2837" w:type="dxa"/>
            <w:tcMar>
              <w:top w:w="120" w:type="dxa"/>
              <w:left w:w="120" w:type="dxa"/>
              <w:bottom w:w="120" w:type="dxa"/>
              <w:right w:w="120" w:type="dxa"/>
            </w:tcMar>
          </w:tcPr>
          <w:p w14:paraId="0043C7C9" w14:textId="77777777" w:rsidR="0073694F" w:rsidRPr="002D6401" w:rsidRDefault="009C0B53" w:rsidP="00BA2A18">
            <w:pPr>
              <w:jc w:val="both"/>
              <w:rPr>
                <w:rFonts w:eastAsia="Times New Roman" w:cs="Times New Roman"/>
                <w:b/>
                <w:bCs/>
                <w:color w:val="000000"/>
                <w:sz w:val="20"/>
                <w:szCs w:val="20"/>
                <w:lang w:val="es-CO" w:eastAsia="es-CO"/>
              </w:rPr>
            </w:pPr>
            <w:r w:rsidRPr="002D6401">
              <w:rPr>
                <w:rFonts w:eastAsia="Times New Roman" w:cs="Times New Roman"/>
                <w:b/>
                <w:bCs/>
                <w:color w:val="000000"/>
                <w:sz w:val="20"/>
                <w:szCs w:val="20"/>
                <w:lang w:val="es-CO" w:eastAsia="es-CO"/>
              </w:rPr>
              <w:t xml:space="preserve">Fase 6                                                                   </w:t>
            </w:r>
          </w:p>
          <w:p w14:paraId="435411A8" w14:textId="77777777" w:rsidR="0073694F" w:rsidRPr="002D6401" w:rsidRDefault="009C0B53" w:rsidP="00BA2A18">
            <w:pPr>
              <w:jc w:val="both"/>
              <w:rPr>
                <w:rFonts w:eastAsia="Times New Roman" w:cs="Times New Roman"/>
                <w:color w:val="000000"/>
                <w:sz w:val="20"/>
                <w:szCs w:val="20"/>
                <w:lang w:val="es-CO" w:eastAsia="es-CO"/>
              </w:rPr>
            </w:pPr>
            <w:r w:rsidRPr="002D6401">
              <w:rPr>
                <w:rFonts w:eastAsia="Times New Roman" w:cs="Times New Roman"/>
                <w:color w:val="000000"/>
                <w:sz w:val="20"/>
                <w:szCs w:val="20"/>
                <w:lang w:val="es-CO" w:eastAsia="es-CO"/>
              </w:rPr>
              <w:t>( Mes 6)</w:t>
            </w:r>
          </w:p>
          <w:p w14:paraId="0B36373F" w14:textId="77777777" w:rsidR="0073694F" w:rsidRPr="002D6401" w:rsidRDefault="0073694F" w:rsidP="00BA2A18">
            <w:pPr>
              <w:jc w:val="both"/>
              <w:rPr>
                <w:b/>
                <w:bCs/>
                <w:sz w:val="20"/>
                <w:szCs w:val="20"/>
                <w:lang w:val="es-CO"/>
              </w:rPr>
            </w:pPr>
          </w:p>
        </w:tc>
        <w:tc>
          <w:tcPr>
            <w:tcW w:w="3007" w:type="dxa"/>
            <w:tcMar>
              <w:top w:w="120" w:type="dxa"/>
              <w:left w:w="120" w:type="dxa"/>
              <w:bottom w:w="120" w:type="dxa"/>
              <w:right w:w="120" w:type="dxa"/>
            </w:tcMar>
          </w:tcPr>
          <w:p w14:paraId="39F22C40" w14:textId="77777777" w:rsidR="0073694F" w:rsidRPr="002D6401" w:rsidRDefault="009C0B53" w:rsidP="00BA2A18">
            <w:pPr>
              <w:jc w:val="both"/>
              <w:rPr>
                <w:sz w:val="20"/>
                <w:szCs w:val="20"/>
              </w:rPr>
            </w:pPr>
            <w:r w:rsidRPr="002D6401">
              <w:rPr>
                <w:sz w:val="20"/>
                <w:szCs w:val="20"/>
              </w:rPr>
              <w:lastRenderedPageBreak/>
              <w:t xml:space="preserve">              [15%] </w:t>
            </w:r>
          </w:p>
          <w:p w14:paraId="1A986E37" w14:textId="30FFCC29" w:rsidR="0073694F" w:rsidRPr="002D6401" w:rsidRDefault="009C0B53" w:rsidP="00BA2A18">
            <w:pPr>
              <w:jc w:val="both"/>
              <w:rPr>
                <w:b/>
                <w:bCs/>
                <w:sz w:val="20"/>
                <w:szCs w:val="20"/>
              </w:rPr>
            </w:pPr>
            <w:r w:rsidRPr="002D6401">
              <w:rPr>
                <w:b/>
                <w:bCs/>
                <w:sz w:val="20"/>
                <w:szCs w:val="20"/>
              </w:rPr>
              <w:t xml:space="preserve">COP </w:t>
            </w:r>
            <w:r w:rsidR="00A77590" w:rsidRPr="002D6401">
              <w:rPr>
                <w:sz w:val="20"/>
                <w:szCs w:val="20"/>
              </w:rPr>
              <w:t xml:space="preserve"> </w:t>
            </w:r>
            <w:r w:rsidR="005F7564" w:rsidRPr="002D6401">
              <w:rPr>
                <w:sz w:val="20"/>
                <w:szCs w:val="20"/>
              </w:rPr>
              <w:t xml:space="preserve"> </w:t>
            </w:r>
            <w:r w:rsidR="007D7406" w:rsidRPr="002D6401">
              <w:rPr>
                <w:sz w:val="20"/>
                <w:szCs w:val="20"/>
              </w:rPr>
              <w:t xml:space="preserve">$ </w:t>
            </w:r>
            <w:r w:rsidR="007D7406">
              <w:rPr>
                <w:sz w:val="20"/>
                <w:szCs w:val="20"/>
              </w:rPr>
              <w:t>200.836.809,5</w:t>
            </w:r>
            <w:r w:rsidR="0096050A">
              <w:rPr>
                <w:sz w:val="20"/>
                <w:szCs w:val="20"/>
              </w:rPr>
              <w:t>9</w:t>
            </w:r>
          </w:p>
        </w:tc>
        <w:tc>
          <w:tcPr>
            <w:tcW w:w="3370" w:type="dxa"/>
            <w:tcMar>
              <w:top w:w="120" w:type="dxa"/>
              <w:left w:w="120" w:type="dxa"/>
              <w:bottom w:w="120" w:type="dxa"/>
              <w:right w:w="120" w:type="dxa"/>
            </w:tcMar>
          </w:tcPr>
          <w:p w14:paraId="0D55634C" w14:textId="0D41AEF6" w:rsidR="0073694F" w:rsidRPr="002D6401" w:rsidRDefault="009C0B53" w:rsidP="00BA2A18">
            <w:pPr>
              <w:jc w:val="both"/>
              <w:rPr>
                <w:rFonts w:eastAsia="Times New Roman" w:cs="Times New Roman"/>
                <w:color w:val="000000"/>
                <w:sz w:val="20"/>
                <w:szCs w:val="20"/>
                <w:lang w:val="es-CO" w:eastAsia="es-CO"/>
              </w:rPr>
            </w:pPr>
            <w:r w:rsidRPr="002D6401">
              <w:rPr>
                <w:rFonts w:eastAsia="Times New Roman" w:cs="Times New Roman"/>
                <w:color w:val="000000"/>
                <w:sz w:val="20"/>
                <w:szCs w:val="20"/>
                <w:lang w:val="es-CO" w:eastAsia="es-CO"/>
              </w:rPr>
              <w:t xml:space="preserve">Diseño de mappings y construcción del Modelo OMOP v1 a partir de FHIR y Validación end-to-end, </w:t>
            </w:r>
            <w:r w:rsidRPr="002D6401">
              <w:rPr>
                <w:rFonts w:eastAsia="Times New Roman" w:cs="Times New Roman"/>
                <w:color w:val="000000"/>
                <w:sz w:val="20"/>
                <w:szCs w:val="20"/>
                <w:lang w:val="es-CO" w:eastAsia="es-CO"/>
              </w:rPr>
              <w:lastRenderedPageBreak/>
              <w:t>estabilización, documentación y transferencia de conocimiento.</w:t>
            </w:r>
          </w:p>
        </w:tc>
      </w:tr>
    </w:tbl>
    <w:p w14:paraId="50242618" w14:textId="77777777" w:rsidR="006C3602" w:rsidRPr="00FC6D5E" w:rsidRDefault="006C3602" w:rsidP="00BA2A18">
      <w:pPr>
        <w:spacing w:after="40"/>
        <w:jc w:val="both"/>
        <w:rPr>
          <w:color w:val="595959"/>
          <w:sz w:val="20"/>
          <w:szCs w:val="20"/>
          <w:lang w:val="es-CO"/>
        </w:rPr>
      </w:pPr>
    </w:p>
    <w:p w14:paraId="739D5BD6" w14:textId="5BBA71D1" w:rsidR="009B2AF3" w:rsidRPr="00032752" w:rsidRDefault="009C0B53" w:rsidP="00750DCB">
      <w:pPr>
        <w:pStyle w:val="Ttulo2"/>
      </w:pPr>
      <w:bookmarkStart w:id="615" w:name="_Toc238571016"/>
      <w:bookmarkStart w:id="616" w:name="_Toc238651592"/>
      <w:bookmarkStart w:id="617" w:name="_Toc240576160"/>
      <w:r w:rsidRPr="00032752">
        <w:t>Plataforma Federada de Inteligencia en Salud</w:t>
      </w:r>
      <w:r w:rsidR="00836381" w:rsidRPr="00032752">
        <w:t xml:space="preserve"> </w:t>
      </w:r>
      <w:r w:rsidR="006D5207" w:rsidRPr="00032752">
        <w:t>–</w:t>
      </w:r>
      <w:r w:rsidR="00836381" w:rsidRPr="00032752">
        <w:t xml:space="preserve"> AlejandrIA</w:t>
      </w:r>
      <w:bookmarkEnd w:id="615"/>
      <w:bookmarkEnd w:id="616"/>
      <w:bookmarkEnd w:id="617"/>
    </w:p>
    <w:p w14:paraId="12C65278" w14:textId="77777777" w:rsidR="006D5207" w:rsidRPr="006D5207" w:rsidRDefault="006D5207" w:rsidP="006D5207">
      <w:pPr>
        <w:pBdr>
          <w:bottom w:val="single" w:sz="6" w:space="1" w:color="auto"/>
        </w:pBdr>
        <w:spacing w:after="0" w:line="240" w:lineRule="auto"/>
        <w:jc w:val="center"/>
        <w:rPr>
          <w:rFonts w:ascii="Arial" w:eastAsia="Times New Roman" w:hAnsi="Arial" w:cs="Arial"/>
          <w:vanish/>
          <w:sz w:val="16"/>
          <w:szCs w:val="16"/>
          <w:lang w:val="es-CO" w:eastAsia="es-CO"/>
        </w:rPr>
      </w:pPr>
      <w:r w:rsidRPr="006D5207">
        <w:rPr>
          <w:rFonts w:ascii="Arial" w:eastAsia="Times New Roman" w:hAnsi="Arial" w:cs="Arial"/>
          <w:vanish/>
          <w:sz w:val="16"/>
          <w:szCs w:val="16"/>
          <w:lang w:val="es-CO" w:eastAsia="es-CO"/>
        </w:rPr>
        <w:t>Principio del formulario</w:t>
      </w:r>
    </w:p>
    <w:p w14:paraId="5D29CE46" w14:textId="77777777" w:rsidR="006D5207" w:rsidRPr="006D5207" w:rsidRDefault="006D5207" w:rsidP="00862FA6">
      <w:pPr>
        <w:pBdr>
          <w:top w:val="single" w:sz="6" w:space="1" w:color="auto"/>
        </w:pBdr>
        <w:spacing w:after="0" w:line="240" w:lineRule="auto"/>
        <w:rPr>
          <w:rFonts w:ascii="Arial" w:eastAsia="Times New Roman" w:hAnsi="Arial" w:cs="Arial"/>
          <w:vanish/>
          <w:sz w:val="16"/>
          <w:szCs w:val="16"/>
          <w:lang w:val="es-CO" w:eastAsia="es-CO"/>
        </w:rPr>
      </w:pPr>
      <w:r w:rsidRPr="006D5207">
        <w:rPr>
          <w:rFonts w:ascii="Arial" w:eastAsia="Times New Roman" w:hAnsi="Arial" w:cs="Arial"/>
          <w:vanish/>
          <w:sz w:val="16"/>
          <w:szCs w:val="16"/>
          <w:lang w:val="es-CO" w:eastAsia="es-CO"/>
        </w:rPr>
        <w:t>Final del formulario</w:t>
      </w:r>
    </w:p>
    <w:p w14:paraId="12A3FAF8" w14:textId="77777777" w:rsidR="006C3602" w:rsidRPr="004961A1" w:rsidRDefault="009C0B53" w:rsidP="00BA2A18">
      <w:pPr>
        <w:spacing w:after="40"/>
        <w:jc w:val="both"/>
        <w:rPr>
          <w:sz w:val="20"/>
          <w:szCs w:val="20"/>
          <w:lang w:val="es-CO"/>
        </w:rPr>
      </w:pPr>
      <w:r w:rsidRPr="004961A1">
        <w:rPr>
          <w:b/>
          <w:sz w:val="20"/>
          <w:szCs w:val="20"/>
          <w:lang w:val="es-CO"/>
        </w:rPr>
        <w:t xml:space="preserve">Modelo comercial: </w:t>
      </w:r>
      <w:r w:rsidRPr="004961A1">
        <w:rPr>
          <w:color w:val="595959"/>
          <w:sz w:val="20"/>
          <w:szCs w:val="20"/>
          <w:lang w:val="es-CO"/>
        </w:rPr>
        <w:t>[Fixed Price]</w:t>
      </w:r>
    </w:p>
    <w:p w14:paraId="37DFA6BB" w14:textId="26033E7B" w:rsidR="006C3602" w:rsidRPr="004961A1" w:rsidRDefault="009C0B53" w:rsidP="00BA2A18">
      <w:pPr>
        <w:spacing w:after="40"/>
        <w:jc w:val="both"/>
        <w:rPr>
          <w:sz w:val="20"/>
          <w:szCs w:val="20"/>
          <w:lang w:val="es-CO"/>
        </w:rPr>
      </w:pPr>
      <w:r w:rsidRPr="004961A1">
        <w:rPr>
          <w:b/>
          <w:sz w:val="20"/>
          <w:szCs w:val="20"/>
          <w:lang w:val="es-CO"/>
        </w:rPr>
        <w:t xml:space="preserve">Valor total: </w:t>
      </w:r>
      <w:r w:rsidRPr="004961A1">
        <w:rPr>
          <w:color w:val="595959"/>
          <w:sz w:val="20"/>
          <w:szCs w:val="20"/>
          <w:lang w:val="es-CO"/>
        </w:rPr>
        <w:t xml:space="preserve">[COP </w:t>
      </w:r>
      <w:r w:rsidR="00F56AC4" w:rsidRPr="004961A1">
        <w:rPr>
          <w:color w:val="595959"/>
          <w:sz w:val="20"/>
          <w:szCs w:val="20"/>
          <w:lang w:val="es-CO"/>
        </w:rPr>
        <w:t xml:space="preserve"> $ </w:t>
      </w:r>
      <w:r w:rsidR="00A80E5D" w:rsidRPr="0001304C">
        <w:rPr>
          <w:color w:val="595959"/>
          <w:sz w:val="20"/>
          <w:szCs w:val="20"/>
          <w:lang w:val="es-CO"/>
        </w:rPr>
        <w:t>2.395.490.858,61</w:t>
      </w:r>
      <w:r w:rsidRPr="004961A1">
        <w:rPr>
          <w:color w:val="595959"/>
          <w:sz w:val="20"/>
          <w:szCs w:val="20"/>
          <w:lang w:val="es-CO"/>
        </w:rPr>
        <w:t>]</w:t>
      </w:r>
    </w:p>
    <w:p w14:paraId="58A5520A" w14:textId="513888AD" w:rsidR="006C3602" w:rsidRPr="004961A1" w:rsidRDefault="009C0B53" w:rsidP="00BA2A18">
      <w:pPr>
        <w:spacing w:after="40"/>
        <w:jc w:val="both"/>
        <w:rPr>
          <w:color w:val="595959"/>
          <w:sz w:val="20"/>
          <w:szCs w:val="20"/>
          <w:lang w:val="es-CO"/>
        </w:rPr>
      </w:pPr>
      <w:r w:rsidRPr="004961A1">
        <w:rPr>
          <w:b/>
          <w:sz w:val="20"/>
          <w:szCs w:val="20"/>
          <w:lang w:val="es-CO"/>
        </w:rPr>
        <w:t xml:space="preserve">Condiciones de pago: </w:t>
      </w:r>
      <w:r w:rsidRPr="004961A1">
        <w:rPr>
          <w:color w:val="595959"/>
          <w:sz w:val="20"/>
          <w:szCs w:val="20"/>
          <w:lang w:val="es-CO"/>
        </w:rPr>
        <w:t>[30 días desde la fecha de factura]</w:t>
      </w:r>
    </w:p>
    <w:tbl>
      <w:tblPr>
        <w:tblpPr w:leftFromText="141" w:rightFromText="141" w:vertAnchor="text" w:horzAnchor="margin" w:tblpY="134"/>
        <w:tblW w:w="9356" w:type="dxa"/>
        <w:tblLook w:val="04A0" w:firstRow="1" w:lastRow="0" w:firstColumn="1" w:lastColumn="0" w:noHBand="0" w:noVBand="1"/>
      </w:tblPr>
      <w:tblGrid>
        <w:gridCol w:w="2850"/>
        <w:gridCol w:w="2820"/>
        <w:gridCol w:w="3686"/>
      </w:tblGrid>
      <w:tr w:rsidR="004B0C30" w14:paraId="7B11F6A7" w14:textId="77777777" w:rsidTr="00E166CB">
        <w:trPr>
          <w:cantSplit/>
        </w:trPr>
        <w:tc>
          <w:tcPr>
            <w:tcW w:w="2850" w:type="dxa"/>
            <w:shd w:val="clear" w:color="auto" w:fill="D9EAF7"/>
            <w:tcMar>
              <w:top w:w="120" w:type="dxa"/>
              <w:left w:w="120" w:type="dxa"/>
              <w:bottom w:w="120" w:type="dxa"/>
              <w:right w:w="120" w:type="dxa"/>
            </w:tcMar>
          </w:tcPr>
          <w:p w14:paraId="08F2E0AE" w14:textId="77777777" w:rsidR="00854463" w:rsidRPr="002D6401" w:rsidRDefault="009C0B53" w:rsidP="00BA2A18">
            <w:pPr>
              <w:jc w:val="both"/>
              <w:rPr>
                <w:sz w:val="20"/>
                <w:szCs w:val="20"/>
              </w:rPr>
            </w:pPr>
            <w:r w:rsidRPr="002D6401">
              <w:rPr>
                <w:b/>
                <w:sz w:val="20"/>
                <w:szCs w:val="20"/>
              </w:rPr>
              <w:t>Hito</w:t>
            </w:r>
          </w:p>
        </w:tc>
        <w:tc>
          <w:tcPr>
            <w:tcW w:w="2820" w:type="dxa"/>
            <w:shd w:val="clear" w:color="auto" w:fill="D9EAF7"/>
            <w:tcMar>
              <w:top w:w="120" w:type="dxa"/>
              <w:left w:w="120" w:type="dxa"/>
              <w:bottom w:w="120" w:type="dxa"/>
              <w:right w:w="120" w:type="dxa"/>
            </w:tcMar>
          </w:tcPr>
          <w:p w14:paraId="68A22855" w14:textId="77777777" w:rsidR="00854463" w:rsidRPr="002D6401" w:rsidRDefault="009C0B53" w:rsidP="00BA2A18">
            <w:pPr>
              <w:jc w:val="both"/>
              <w:rPr>
                <w:sz w:val="20"/>
                <w:szCs w:val="20"/>
              </w:rPr>
            </w:pPr>
            <w:r w:rsidRPr="002D6401">
              <w:rPr>
                <w:b/>
                <w:sz w:val="20"/>
                <w:szCs w:val="20"/>
              </w:rPr>
              <w:t>Porcentaje / monto</w:t>
            </w:r>
          </w:p>
        </w:tc>
        <w:tc>
          <w:tcPr>
            <w:tcW w:w="3686" w:type="dxa"/>
            <w:shd w:val="clear" w:color="auto" w:fill="D9EAF7"/>
            <w:tcMar>
              <w:top w:w="120" w:type="dxa"/>
              <w:left w:w="120" w:type="dxa"/>
              <w:bottom w:w="120" w:type="dxa"/>
              <w:right w:w="120" w:type="dxa"/>
            </w:tcMar>
          </w:tcPr>
          <w:p w14:paraId="2FF23CC4" w14:textId="19E0B889" w:rsidR="00854463" w:rsidRPr="002D6401" w:rsidRDefault="009C0B53" w:rsidP="00BA2A18">
            <w:pPr>
              <w:jc w:val="both"/>
              <w:rPr>
                <w:sz w:val="20"/>
                <w:szCs w:val="20"/>
              </w:rPr>
            </w:pPr>
            <w:r w:rsidRPr="002D6401">
              <w:rPr>
                <w:b/>
                <w:sz w:val="20"/>
                <w:szCs w:val="20"/>
              </w:rPr>
              <w:t>Condición de facturación - Entregable</w:t>
            </w:r>
            <w:r w:rsidR="008C082A" w:rsidRPr="002D6401">
              <w:rPr>
                <w:b/>
                <w:sz w:val="20"/>
                <w:szCs w:val="20"/>
              </w:rPr>
              <w:t>s</w:t>
            </w:r>
          </w:p>
        </w:tc>
      </w:tr>
      <w:tr w:rsidR="004B0C30" w:rsidRPr="00266C86" w14:paraId="786357AD" w14:textId="77777777" w:rsidTr="00E166CB">
        <w:trPr>
          <w:cantSplit/>
        </w:trPr>
        <w:tc>
          <w:tcPr>
            <w:tcW w:w="2850" w:type="dxa"/>
            <w:tcMar>
              <w:top w:w="120" w:type="dxa"/>
              <w:left w:w="120" w:type="dxa"/>
              <w:bottom w:w="120" w:type="dxa"/>
              <w:right w:w="120" w:type="dxa"/>
            </w:tcMar>
          </w:tcPr>
          <w:p w14:paraId="7B30617F" w14:textId="77777777" w:rsidR="00854463" w:rsidRPr="002D6401" w:rsidRDefault="009C0B53" w:rsidP="00BA2A18">
            <w:pPr>
              <w:jc w:val="both"/>
              <w:rPr>
                <w:rFonts w:eastAsia="Times New Roman" w:cs="Times New Roman"/>
                <w:b/>
                <w:bCs/>
                <w:color w:val="000000"/>
                <w:sz w:val="20"/>
                <w:szCs w:val="20"/>
                <w:lang w:val="es-CO" w:eastAsia="es-CO"/>
              </w:rPr>
            </w:pPr>
            <w:r w:rsidRPr="002D6401">
              <w:rPr>
                <w:rFonts w:eastAsia="Times New Roman" w:cs="Times New Roman"/>
                <w:b/>
                <w:bCs/>
                <w:color w:val="000000"/>
                <w:sz w:val="20"/>
                <w:szCs w:val="20"/>
                <w:lang w:val="es-CO" w:eastAsia="es-CO"/>
              </w:rPr>
              <w:t>Fase 1</w:t>
            </w:r>
          </w:p>
          <w:p w14:paraId="0A1936A8" w14:textId="77777777" w:rsidR="00854463" w:rsidRPr="002D6401" w:rsidRDefault="009C0B53" w:rsidP="00BA2A18">
            <w:pPr>
              <w:jc w:val="both"/>
              <w:rPr>
                <w:rFonts w:eastAsia="Times New Roman" w:cs="Times New Roman"/>
                <w:color w:val="000000"/>
                <w:sz w:val="20"/>
                <w:szCs w:val="20"/>
                <w:lang w:val="es-CO" w:eastAsia="es-CO"/>
              </w:rPr>
            </w:pPr>
            <w:r w:rsidRPr="002D6401">
              <w:rPr>
                <w:rFonts w:eastAsia="Times New Roman" w:cs="Times New Roman"/>
                <w:color w:val="000000"/>
                <w:sz w:val="20"/>
                <w:szCs w:val="20"/>
                <w:lang w:val="es-CO" w:eastAsia="es-CO"/>
              </w:rPr>
              <w:t>( Mes 1)</w:t>
            </w:r>
          </w:p>
        </w:tc>
        <w:tc>
          <w:tcPr>
            <w:tcW w:w="2820" w:type="dxa"/>
            <w:tcMar>
              <w:top w:w="120" w:type="dxa"/>
              <w:left w:w="120" w:type="dxa"/>
              <w:bottom w:w="120" w:type="dxa"/>
              <w:right w:w="120" w:type="dxa"/>
            </w:tcMar>
          </w:tcPr>
          <w:p w14:paraId="045285B4" w14:textId="7EE85ADB" w:rsidR="00854463" w:rsidRPr="002D6401" w:rsidRDefault="009C0B53" w:rsidP="00BA2A18">
            <w:pPr>
              <w:jc w:val="both"/>
              <w:rPr>
                <w:sz w:val="20"/>
                <w:szCs w:val="20"/>
              </w:rPr>
            </w:pPr>
            <w:r w:rsidRPr="002D6401">
              <w:rPr>
                <w:sz w:val="20"/>
                <w:szCs w:val="20"/>
              </w:rPr>
              <w:t xml:space="preserve">                  [</w:t>
            </w:r>
            <w:r w:rsidR="00F45CA6">
              <w:rPr>
                <w:sz w:val="20"/>
                <w:szCs w:val="20"/>
              </w:rPr>
              <w:t>5</w:t>
            </w:r>
            <w:r w:rsidRPr="002D6401">
              <w:rPr>
                <w:sz w:val="20"/>
                <w:szCs w:val="20"/>
              </w:rPr>
              <w:t>%]</w:t>
            </w:r>
          </w:p>
          <w:p w14:paraId="6CE0067B" w14:textId="1DCCFCFB" w:rsidR="00854463" w:rsidRPr="002D6401" w:rsidRDefault="009C0B53" w:rsidP="00BA2A18">
            <w:pPr>
              <w:jc w:val="both"/>
              <w:rPr>
                <w:b/>
                <w:bCs/>
                <w:sz w:val="20"/>
                <w:szCs w:val="20"/>
              </w:rPr>
            </w:pPr>
            <w:r w:rsidRPr="002D6401">
              <w:rPr>
                <w:sz w:val="20"/>
                <w:szCs w:val="20"/>
              </w:rPr>
              <w:t xml:space="preserve">     </w:t>
            </w:r>
            <w:r w:rsidRPr="002D6401">
              <w:rPr>
                <w:b/>
                <w:bCs/>
                <w:sz w:val="20"/>
                <w:szCs w:val="20"/>
              </w:rPr>
              <w:t xml:space="preserve">COP </w:t>
            </w:r>
            <w:r w:rsidR="008B4BD0" w:rsidRPr="002D6401">
              <w:rPr>
                <w:sz w:val="20"/>
                <w:szCs w:val="20"/>
              </w:rPr>
              <w:t xml:space="preserve"> </w:t>
            </w:r>
            <w:r w:rsidR="00F5554C" w:rsidRPr="00F5554C">
              <w:rPr>
                <w:b/>
                <w:bCs/>
                <w:sz w:val="20"/>
                <w:szCs w:val="20"/>
              </w:rPr>
              <w:t>119.774.542,93</w:t>
            </w:r>
          </w:p>
        </w:tc>
        <w:tc>
          <w:tcPr>
            <w:tcW w:w="3686" w:type="dxa"/>
            <w:tcMar>
              <w:top w:w="120" w:type="dxa"/>
              <w:left w:w="120" w:type="dxa"/>
              <w:bottom w:w="120" w:type="dxa"/>
              <w:right w:w="120" w:type="dxa"/>
            </w:tcMar>
          </w:tcPr>
          <w:p w14:paraId="69659072" w14:textId="3382D2BF" w:rsidR="00854463" w:rsidRPr="002D6401" w:rsidRDefault="009C0B53" w:rsidP="00BA2A18">
            <w:pPr>
              <w:jc w:val="both"/>
              <w:rPr>
                <w:sz w:val="20"/>
                <w:szCs w:val="20"/>
                <w:lang w:val="es-CO"/>
              </w:rPr>
            </w:pPr>
            <w:r w:rsidRPr="002D6401">
              <w:rPr>
                <w:rFonts w:eastAsia="Times New Roman" w:cs="Times New Roman"/>
                <w:color w:val="000000"/>
                <w:sz w:val="20"/>
                <w:szCs w:val="20"/>
                <w:lang w:val="es-CO" w:eastAsia="es-CO"/>
              </w:rPr>
              <w:t>D</w:t>
            </w:r>
            <w:r w:rsidR="00927D9E" w:rsidRPr="002D6401">
              <w:rPr>
                <w:rFonts w:eastAsia="Times New Roman" w:cs="Times New Roman"/>
                <w:color w:val="000000"/>
                <w:sz w:val="20"/>
                <w:szCs w:val="20"/>
                <w:lang w:val="es-CO" w:eastAsia="es-CO"/>
              </w:rPr>
              <w:t>efinición de Arquitectura y Seguridad</w:t>
            </w:r>
            <w:r w:rsidR="00736E0B" w:rsidRPr="002D6401">
              <w:rPr>
                <w:rFonts w:eastAsia="Times New Roman" w:cs="Times New Roman"/>
                <w:color w:val="000000"/>
                <w:sz w:val="20"/>
                <w:szCs w:val="20"/>
                <w:lang w:val="es-CO" w:eastAsia="es-CO"/>
              </w:rPr>
              <w:t>.</w:t>
            </w:r>
          </w:p>
        </w:tc>
      </w:tr>
      <w:tr w:rsidR="004B0C30" w:rsidRPr="00266C86" w14:paraId="7A0FA1AB" w14:textId="77777777" w:rsidTr="00E166CB">
        <w:trPr>
          <w:cantSplit/>
        </w:trPr>
        <w:tc>
          <w:tcPr>
            <w:tcW w:w="2850" w:type="dxa"/>
            <w:tcMar>
              <w:top w:w="120" w:type="dxa"/>
              <w:left w:w="120" w:type="dxa"/>
              <w:bottom w:w="120" w:type="dxa"/>
              <w:right w:w="120" w:type="dxa"/>
            </w:tcMar>
          </w:tcPr>
          <w:p w14:paraId="16278821" w14:textId="77777777" w:rsidR="00854463" w:rsidRPr="002D6401" w:rsidRDefault="009C0B53" w:rsidP="00BA2A18">
            <w:pPr>
              <w:jc w:val="both"/>
              <w:rPr>
                <w:rFonts w:eastAsia="Times New Roman" w:cs="Times New Roman"/>
                <w:b/>
                <w:bCs/>
                <w:color w:val="000000"/>
                <w:sz w:val="20"/>
                <w:szCs w:val="20"/>
                <w:lang w:val="es-CO" w:eastAsia="es-CO"/>
              </w:rPr>
            </w:pPr>
            <w:r w:rsidRPr="002D6401">
              <w:rPr>
                <w:rFonts w:eastAsia="Times New Roman" w:cs="Times New Roman"/>
                <w:b/>
                <w:bCs/>
                <w:color w:val="000000"/>
                <w:sz w:val="20"/>
                <w:szCs w:val="20"/>
                <w:lang w:val="es-CO" w:eastAsia="es-CO"/>
              </w:rPr>
              <w:t>Fase 2</w:t>
            </w:r>
          </w:p>
          <w:p w14:paraId="059E0C45" w14:textId="77777777" w:rsidR="00854463" w:rsidRPr="002D6401" w:rsidRDefault="009C0B53" w:rsidP="00BA2A18">
            <w:pPr>
              <w:jc w:val="both"/>
              <w:rPr>
                <w:rFonts w:eastAsia="Times New Roman" w:cs="Times New Roman"/>
                <w:color w:val="000000"/>
                <w:sz w:val="20"/>
                <w:szCs w:val="20"/>
                <w:lang w:val="es-CO" w:eastAsia="es-CO"/>
              </w:rPr>
            </w:pPr>
            <w:r w:rsidRPr="002D6401">
              <w:rPr>
                <w:rFonts w:eastAsia="Times New Roman" w:cs="Times New Roman"/>
                <w:color w:val="000000"/>
                <w:sz w:val="20"/>
                <w:szCs w:val="20"/>
                <w:lang w:val="es-CO" w:eastAsia="es-CO"/>
              </w:rPr>
              <w:t>( Mes 2)</w:t>
            </w:r>
          </w:p>
          <w:p w14:paraId="1B4961F9" w14:textId="77777777" w:rsidR="00854463" w:rsidRPr="002D6401" w:rsidRDefault="00854463" w:rsidP="00BA2A18">
            <w:pPr>
              <w:jc w:val="both"/>
              <w:rPr>
                <w:sz w:val="20"/>
                <w:szCs w:val="20"/>
                <w:lang w:val="es-CO"/>
              </w:rPr>
            </w:pPr>
          </w:p>
        </w:tc>
        <w:tc>
          <w:tcPr>
            <w:tcW w:w="2820" w:type="dxa"/>
            <w:tcMar>
              <w:top w:w="120" w:type="dxa"/>
              <w:left w:w="120" w:type="dxa"/>
              <w:bottom w:w="120" w:type="dxa"/>
              <w:right w:w="120" w:type="dxa"/>
            </w:tcMar>
          </w:tcPr>
          <w:p w14:paraId="69405C0E" w14:textId="19740718" w:rsidR="00854463" w:rsidRPr="002D6401" w:rsidRDefault="009C0B53" w:rsidP="00BA2A18">
            <w:pPr>
              <w:jc w:val="both"/>
              <w:rPr>
                <w:sz w:val="20"/>
                <w:szCs w:val="20"/>
              </w:rPr>
            </w:pPr>
            <w:r w:rsidRPr="002D6401">
              <w:rPr>
                <w:sz w:val="20"/>
                <w:szCs w:val="20"/>
              </w:rPr>
              <w:t xml:space="preserve">                [1</w:t>
            </w:r>
            <w:r w:rsidR="00F45CA6">
              <w:rPr>
                <w:sz w:val="20"/>
                <w:szCs w:val="20"/>
              </w:rPr>
              <w:t>9</w:t>
            </w:r>
            <w:r w:rsidRPr="002D6401">
              <w:rPr>
                <w:sz w:val="20"/>
                <w:szCs w:val="20"/>
              </w:rPr>
              <w:t xml:space="preserve">%] </w:t>
            </w:r>
          </w:p>
          <w:p w14:paraId="651873AE" w14:textId="234C7CCD" w:rsidR="00854463" w:rsidRPr="002D6401" w:rsidRDefault="009C0B53" w:rsidP="00BA2A18">
            <w:pPr>
              <w:jc w:val="both"/>
              <w:rPr>
                <w:b/>
                <w:bCs/>
                <w:sz w:val="20"/>
                <w:szCs w:val="20"/>
              </w:rPr>
            </w:pPr>
            <w:r w:rsidRPr="002D6401">
              <w:rPr>
                <w:sz w:val="20"/>
                <w:szCs w:val="20"/>
              </w:rPr>
              <w:t xml:space="preserve">   </w:t>
            </w:r>
            <w:r w:rsidRPr="002D6401">
              <w:rPr>
                <w:b/>
                <w:bCs/>
                <w:sz w:val="20"/>
                <w:szCs w:val="20"/>
              </w:rPr>
              <w:t xml:space="preserve">COP </w:t>
            </w:r>
            <w:r w:rsidR="00634F88" w:rsidRPr="002D6401">
              <w:rPr>
                <w:b/>
                <w:bCs/>
                <w:sz w:val="20"/>
                <w:szCs w:val="20"/>
              </w:rPr>
              <w:t xml:space="preserve"> </w:t>
            </w:r>
            <w:r w:rsidR="008B4BD0" w:rsidRPr="002D6401">
              <w:rPr>
                <w:sz w:val="20"/>
                <w:szCs w:val="20"/>
              </w:rPr>
              <w:t xml:space="preserve"> </w:t>
            </w:r>
            <w:r w:rsidR="00D65527" w:rsidRPr="00D65527">
              <w:rPr>
                <w:b/>
                <w:bCs/>
                <w:sz w:val="20"/>
                <w:szCs w:val="20"/>
              </w:rPr>
              <w:t>455.143.263,14</w:t>
            </w:r>
          </w:p>
        </w:tc>
        <w:tc>
          <w:tcPr>
            <w:tcW w:w="3686" w:type="dxa"/>
            <w:tcMar>
              <w:top w:w="120" w:type="dxa"/>
              <w:left w:w="120" w:type="dxa"/>
              <w:bottom w:w="120" w:type="dxa"/>
              <w:right w:w="120" w:type="dxa"/>
            </w:tcMar>
          </w:tcPr>
          <w:p w14:paraId="35E5902E" w14:textId="77777777" w:rsidR="00ED593B" w:rsidRPr="002D6401" w:rsidRDefault="00ED593B" w:rsidP="00BA2A18">
            <w:pPr>
              <w:jc w:val="both"/>
              <w:rPr>
                <w:sz w:val="20"/>
                <w:szCs w:val="20"/>
                <w:lang w:val="es-CO"/>
              </w:rPr>
            </w:pPr>
          </w:p>
          <w:p w14:paraId="761AB7F1" w14:textId="7240AACE" w:rsidR="00854463" w:rsidRPr="002D6401" w:rsidRDefault="009C0B53" w:rsidP="00BA2A18">
            <w:pPr>
              <w:jc w:val="both"/>
              <w:rPr>
                <w:sz w:val="20"/>
                <w:szCs w:val="20"/>
                <w:lang w:val="es-CO"/>
              </w:rPr>
            </w:pPr>
            <w:r w:rsidRPr="002D6401">
              <w:rPr>
                <w:sz w:val="20"/>
                <w:szCs w:val="20"/>
                <w:lang w:val="es-CO"/>
              </w:rPr>
              <w:t>Bases de plataforma y accesos.</w:t>
            </w:r>
          </w:p>
        </w:tc>
      </w:tr>
      <w:tr w:rsidR="004B0C30" w:rsidRPr="00266C86" w14:paraId="19B4694E" w14:textId="77777777" w:rsidTr="00E166CB">
        <w:trPr>
          <w:cantSplit/>
        </w:trPr>
        <w:tc>
          <w:tcPr>
            <w:tcW w:w="2850" w:type="dxa"/>
            <w:tcMar>
              <w:top w:w="120" w:type="dxa"/>
              <w:left w:w="120" w:type="dxa"/>
              <w:bottom w:w="120" w:type="dxa"/>
              <w:right w:w="120" w:type="dxa"/>
            </w:tcMar>
          </w:tcPr>
          <w:p w14:paraId="44BA068C" w14:textId="77777777" w:rsidR="00854463" w:rsidRPr="002D6401" w:rsidRDefault="009C0B53" w:rsidP="00BA2A18">
            <w:pPr>
              <w:jc w:val="both"/>
              <w:rPr>
                <w:rFonts w:eastAsia="Times New Roman" w:cs="Times New Roman"/>
                <w:b/>
                <w:bCs/>
                <w:color w:val="000000"/>
                <w:sz w:val="20"/>
                <w:szCs w:val="20"/>
                <w:lang w:val="es-CO" w:eastAsia="es-CO"/>
              </w:rPr>
            </w:pPr>
            <w:r w:rsidRPr="002D6401">
              <w:rPr>
                <w:rFonts w:eastAsia="Times New Roman" w:cs="Times New Roman"/>
                <w:b/>
                <w:bCs/>
                <w:color w:val="000000"/>
                <w:sz w:val="20"/>
                <w:szCs w:val="20"/>
                <w:lang w:val="es-CO" w:eastAsia="es-CO"/>
              </w:rPr>
              <w:t>Fase 3</w:t>
            </w:r>
          </w:p>
          <w:p w14:paraId="2F99F237" w14:textId="77777777" w:rsidR="00854463" w:rsidRPr="002D6401" w:rsidRDefault="009C0B53" w:rsidP="00BA2A18">
            <w:pPr>
              <w:jc w:val="both"/>
              <w:rPr>
                <w:rFonts w:eastAsia="Times New Roman" w:cs="Times New Roman"/>
                <w:color w:val="000000"/>
                <w:sz w:val="20"/>
                <w:szCs w:val="20"/>
                <w:lang w:val="es-CO" w:eastAsia="es-CO"/>
              </w:rPr>
            </w:pPr>
            <w:r w:rsidRPr="002D6401">
              <w:rPr>
                <w:rFonts w:eastAsia="Times New Roman" w:cs="Times New Roman"/>
                <w:color w:val="000000"/>
                <w:sz w:val="20"/>
                <w:szCs w:val="20"/>
                <w:lang w:val="es-CO" w:eastAsia="es-CO"/>
              </w:rPr>
              <w:t>( Mes 3)</w:t>
            </w:r>
          </w:p>
          <w:p w14:paraId="3FEDFB27" w14:textId="77777777" w:rsidR="00854463" w:rsidRPr="002D6401" w:rsidRDefault="00854463" w:rsidP="00BA2A18">
            <w:pPr>
              <w:jc w:val="both"/>
              <w:rPr>
                <w:b/>
                <w:bCs/>
                <w:sz w:val="20"/>
                <w:szCs w:val="20"/>
                <w:lang w:val="es-CO"/>
              </w:rPr>
            </w:pPr>
          </w:p>
        </w:tc>
        <w:tc>
          <w:tcPr>
            <w:tcW w:w="2820" w:type="dxa"/>
            <w:tcMar>
              <w:top w:w="120" w:type="dxa"/>
              <w:left w:w="120" w:type="dxa"/>
              <w:bottom w:w="120" w:type="dxa"/>
              <w:right w:w="120" w:type="dxa"/>
            </w:tcMar>
          </w:tcPr>
          <w:p w14:paraId="27C8D279" w14:textId="3B66B57F" w:rsidR="00854463" w:rsidRPr="002D6401" w:rsidRDefault="009C0B53" w:rsidP="00BA2A18">
            <w:pPr>
              <w:jc w:val="both"/>
              <w:rPr>
                <w:sz w:val="20"/>
                <w:szCs w:val="20"/>
              </w:rPr>
            </w:pPr>
            <w:r w:rsidRPr="002D6401">
              <w:rPr>
                <w:sz w:val="20"/>
                <w:szCs w:val="20"/>
              </w:rPr>
              <w:t xml:space="preserve">             [1</w:t>
            </w:r>
            <w:r w:rsidR="00F45CA6">
              <w:rPr>
                <w:sz w:val="20"/>
                <w:szCs w:val="20"/>
              </w:rPr>
              <w:t>9</w:t>
            </w:r>
            <w:r w:rsidRPr="002D6401">
              <w:rPr>
                <w:sz w:val="20"/>
                <w:szCs w:val="20"/>
              </w:rPr>
              <w:t xml:space="preserve">%] </w:t>
            </w:r>
          </w:p>
          <w:p w14:paraId="5E3F347C" w14:textId="17E09675" w:rsidR="00854463" w:rsidRPr="002D6401" w:rsidRDefault="009C0B53" w:rsidP="00BA2A18">
            <w:pPr>
              <w:jc w:val="both"/>
              <w:rPr>
                <w:b/>
                <w:bCs/>
                <w:sz w:val="20"/>
                <w:szCs w:val="20"/>
              </w:rPr>
            </w:pPr>
            <w:r w:rsidRPr="002D6401">
              <w:rPr>
                <w:sz w:val="20"/>
                <w:szCs w:val="20"/>
              </w:rPr>
              <w:t xml:space="preserve"> </w:t>
            </w:r>
            <w:r w:rsidR="00A8397D" w:rsidRPr="002D6401">
              <w:rPr>
                <w:b/>
                <w:bCs/>
                <w:sz w:val="20"/>
                <w:szCs w:val="20"/>
              </w:rPr>
              <w:t>COP</w:t>
            </w:r>
            <w:r w:rsidR="00634F88" w:rsidRPr="002D6401">
              <w:rPr>
                <w:sz w:val="20"/>
                <w:szCs w:val="20"/>
              </w:rPr>
              <w:t xml:space="preserve"> </w:t>
            </w:r>
            <w:r w:rsidR="008B4BD0" w:rsidRPr="002D6401">
              <w:rPr>
                <w:sz w:val="20"/>
                <w:szCs w:val="20"/>
              </w:rPr>
              <w:t xml:space="preserve"> </w:t>
            </w:r>
            <w:r w:rsidR="00ED342E" w:rsidRPr="00D65527">
              <w:rPr>
                <w:b/>
                <w:bCs/>
                <w:sz w:val="20"/>
                <w:szCs w:val="20"/>
              </w:rPr>
              <w:t>455.143.263,14</w:t>
            </w:r>
          </w:p>
        </w:tc>
        <w:tc>
          <w:tcPr>
            <w:tcW w:w="3686" w:type="dxa"/>
            <w:tcMar>
              <w:top w:w="120" w:type="dxa"/>
              <w:left w:w="120" w:type="dxa"/>
              <w:bottom w:w="120" w:type="dxa"/>
              <w:right w:w="120" w:type="dxa"/>
            </w:tcMar>
          </w:tcPr>
          <w:p w14:paraId="39CD72A8" w14:textId="03E7B929" w:rsidR="00854463" w:rsidRPr="002D6401" w:rsidRDefault="009C0B53" w:rsidP="00BA2A18">
            <w:pPr>
              <w:jc w:val="both"/>
              <w:rPr>
                <w:sz w:val="20"/>
                <w:szCs w:val="20"/>
                <w:lang w:val="es-CO"/>
              </w:rPr>
            </w:pPr>
            <w:r w:rsidRPr="002D6401">
              <w:rPr>
                <w:rFonts w:eastAsia="Times New Roman" w:cs="Times New Roman"/>
                <w:color w:val="000000"/>
                <w:sz w:val="20"/>
                <w:szCs w:val="20"/>
                <w:lang w:val="es-CO" w:eastAsia="es-CO"/>
              </w:rPr>
              <w:t xml:space="preserve">API, exposición, seguridad </w:t>
            </w:r>
            <w:r w:rsidR="0017439D" w:rsidRPr="002D6401">
              <w:rPr>
                <w:rFonts w:eastAsia="Times New Roman" w:cs="Times New Roman"/>
                <w:color w:val="000000"/>
                <w:sz w:val="20"/>
                <w:szCs w:val="20"/>
                <w:lang w:val="es-CO" w:eastAsia="es-CO"/>
              </w:rPr>
              <w:t xml:space="preserve">y </w:t>
            </w:r>
            <w:r w:rsidRPr="002D6401">
              <w:rPr>
                <w:rFonts w:eastAsia="Times New Roman" w:cs="Times New Roman"/>
                <w:color w:val="000000"/>
                <w:sz w:val="20"/>
                <w:szCs w:val="20"/>
                <w:lang w:val="es-CO" w:eastAsia="es-CO"/>
              </w:rPr>
              <w:t>Devops</w:t>
            </w:r>
            <w:r w:rsidR="0017439D" w:rsidRPr="002D6401">
              <w:rPr>
                <w:rFonts w:eastAsia="Times New Roman" w:cs="Times New Roman"/>
                <w:color w:val="000000"/>
                <w:sz w:val="20"/>
                <w:szCs w:val="20"/>
                <w:lang w:val="es-CO" w:eastAsia="es-CO"/>
              </w:rPr>
              <w:t>.</w:t>
            </w:r>
          </w:p>
        </w:tc>
      </w:tr>
      <w:tr w:rsidR="004B0C30" w:rsidRPr="00266C86" w14:paraId="0A6FDB66" w14:textId="77777777" w:rsidTr="00E166CB">
        <w:trPr>
          <w:cantSplit/>
        </w:trPr>
        <w:tc>
          <w:tcPr>
            <w:tcW w:w="2850" w:type="dxa"/>
            <w:tcMar>
              <w:top w:w="120" w:type="dxa"/>
              <w:left w:w="120" w:type="dxa"/>
              <w:bottom w:w="120" w:type="dxa"/>
              <w:right w:w="120" w:type="dxa"/>
            </w:tcMar>
          </w:tcPr>
          <w:p w14:paraId="393899BF" w14:textId="77777777" w:rsidR="00854463" w:rsidRPr="002D6401" w:rsidRDefault="009C0B53" w:rsidP="00BA2A18">
            <w:pPr>
              <w:jc w:val="both"/>
              <w:rPr>
                <w:rFonts w:eastAsia="Times New Roman" w:cs="Times New Roman"/>
                <w:b/>
                <w:bCs/>
                <w:color w:val="000000"/>
                <w:sz w:val="20"/>
                <w:szCs w:val="20"/>
                <w:lang w:val="es-CO" w:eastAsia="es-CO"/>
              </w:rPr>
            </w:pPr>
            <w:r w:rsidRPr="002D6401">
              <w:rPr>
                <w:rFonts w:eastAsia="Times New Roman" w:cs="Times New Roman"/>
                <w:b/>
                <w:bCs/>
                <w:color w:val="000000"/>
                <w:sz w:val="20"/>
                <w:szCs w:val="20"/>
                <w:lang w:val="es-CO" w:eastAsia="es-CO"/>
              </w:rPr>
              <w:t>Fase 4</w:t>
            </w:r>
          </w:p>
          <w:p w14:paraId="4B6F0802" w14:textId="77777777" w:rsidR="00854463" w:rsidRPr="002D6401" w:rsidRDefault="009C0B53" w:rsidP="00BA2A18">
            <w:pPr>
              <w:jc w:val="both"/>
              <w:rPr>
                <w:rFonts w:eastAsia="Times New Roman" w:cs="Times New Roman"/>
                <w:color w:val="000000"/>
                <w:sz w:val="20"/>
                <w:szCs w:val="20"/>
                <w:lang w:val="es-CO" w:eastAsia="es-CO"/>
              </w:rPr>
            </w:pPr>
            <w:r w:rsidRPr="002D6401">
              <w:rPr>
                <w:rFonts w:eastAsia="Times New Roman" w:cs="Times New Roman"/>
                <w:color w:val="000000"/>
                <w:sz w:val="20"/>
                <w:szCs w:val="20"/>
                <w:lang w:val="es-CO" w:eastAsia="es-CO"/>
              </w:rPr>
              <w:t>( Mes 4)</w:t>
            </w:r>
          </w:p>
          <w:p w14:paraId="7D930379" w14:textId="77777777" w:rsidR="00854463" w:rsidRPr="002D6401" w:rsidRDefault="00854463" w:rsidP="00BA2A18">
            <w:pPr>
              <w:jc w:val="both"/>
              <w:rPr>
                <w:b/>
                <w:bCs/>
                <w:sz w:val="20"/>
                <w:szCs w:val="20"/>
                <w:lang w:val="es-CO"/>
              </w:rPr>
            </w:pPr>
          </w:p>
        </w:tc>
        <w:tc>
          <w:tcPr>
            <w:tcW w:w="2820" w:type="dxa"/>
            <w:tcMar>
              <w:top w:w="120" w:type="dxa"/>
              <w:left w:w="120" w:type="dxa"/>
              <w:bottom w:w="120" w:type="dxa"/>
              <w:right w:w="120" w:type="dxa"/>
            </w:tcMar>
          </w:tcPr>
          <w:p w14:paraId="0BF9357E" w14:textId="34F63109" w:rsidR="00854463" w:rsidRPr="002D6401" w:rsidRDefault="009C0B53" w:rsidP="00BA2A18">
            <w:pPr>
              <w:jc w:val="both"/>
              <w:rPr>
                <w:sz w:val="20"/>
                <w:szCs w:val="20"/>
              </w:rPr>
            </w:pPr>
            <w:r w:rsidRPr="002D6401">
              <w:rPr>
                <w:sz w:val="20"/>
                <w:szCs w:val="20"/>
              </w:rPr>
              <w:t xml:space="preserve">           [1</w:t>
            </w:r>
            <w:r w:rsidR="00F45CA6">
              <w:rPr>
                <w:sz w:val="20"/>
                <w:szCs w:val="20"/>
              </w:rPr>
              <w:t>9</w:t>
            </w:r>
            <w:r w:rsidRPr="002D6401">
              <w:rPr>
                <w:sz w:val="20"/>
                <w:szCs w:val="20"/>
              </w:rPr>
              <w:t xml:space="preserve">%] </w:t>
            </w:r>
          </w:p>
          <w:p w14:paraId="7285D20D" w14:textId="4C93A18A" w:rsidR="00854463" w:rsidRPr="002D6401" w:rsidRDefault="009C0B53" w:rsidP="00BA2A18">
            <w:pPr>
              <w:jc w:val="both"/>
              <w:rPr>
                <w:b/>
                <w:bCs/>
                <w:sz w:val="20"/>
                <w:szCs w:val="20"/>
              </w:rPr>
            </w:pPr>
            <w:r w:rsidRPr="002D6401">
              <w:rPr>
                <w:b/>
                <w:bCs/>
                <w:sz w:val="20"/>
                <w:szCs w:val="20"/>
              </w:rPr>
              <w:t>COP</w:t>
            </w:r>
            <w:r w:rsidRPr="002D6401">
              <w:rPr>
                <w:sz w:val="20"/>
                <w:szCs w:val="20"/>
              </w:rPr>
              <w:t xml:space="preserve">  </w:t>
            </w:r>
            <w:r w:rsidR="00ED342E" w:rsidRPr="00D65527">
              <w:rPr>
                <w:b/>
                <w:bCs/>
                <w:sz w:val="20"/>
                <w:szCs w:val="20"/>
              </w:rPr>
              <w:t>455.143.263,14</w:t>
            </w:r>
          </w:p>
        </w:tc>
        <w:tc>
          <w:tcPr>
            <w:tcW w:w="3686" w:type="dxa"/>
            <w:tcMar>
              <w:top w:w="120" w:type="dxa"/>
              <w:left w:w="120" w:type="dxa"/>
              <w:bottom w:w="120" w:type="dxa"/>
              <w:right w:w="120" w:type="dxa"/>
            </w:tcMar>
          </w:tcPr>
          <w:p w14:paraId="12D82E2B" w14:textId="66647E7E" w:rsidR="00854463" w:rsidRPr="002D6401" w:rsidRDefault="009C0B53" w:rsidP="00BA2A18">
            <w:pPr>
              <w:jc w:val="both"/>
              <w:rPr>
                <w:sz w:val="20"/>
                <w:szCs w:val="20"/>
                <w:lang w:val="es-CO"/>
              </w:rPr>
            </w:pPr>
            <w:r w:rsidRPr="002D6401">
              <w:rPr>
                <w:rFonts w:eastAsia="Times New Roman" w:cs="Times New Roman"/>
                <w:color w:val="000000"/>
                <w:sz w:val="20"/>
                <w:szCs w:val="20"/>
                <w:lang w:val="es-CO" w:eastAsia="es-CO"/>
              </w:rPr>
              <w:t>API, exposición</w:t>
            </w:r>
            <w:r w:rsidR="00B461F4" w:rsidRPr="002D6401">
              <w:rPr>
                <w:rFonts w:eastAsia="Times New Roman" w:cs="Times New Roman"/>
                <w:color w:val="000000"/>
                <w:sz w:val="20"/>
                <w:szCs w:val="20"/>
                <w:lang w:val="es-CO" w:eastAsia="es-CO"/>
              </w:rPr>
              <w:t xml:space="preserve">, </w:t>
            </w:r>
            <w:r w:rsidR="008A2B39" w:rsidRPr="002D6401">
              <w:rPr>
                <w:rFonts w:eastAsia="Times New Roman" w:cs="Times New Roman"/>
                <w:color w:val="000000"/>
                <w:sz w:val="20"/>
                <w:szCs w:val="20"/>
                <w:lang w:val="es-CO" w:eastAsia="es-CO"/>
              </w:rPr>
              <w:t>Devops y Operación</w:t>
            </w:r>
            <w:r w:rsidR="00E47530" w:rsidRPr="002D6401">
              <w:rPr>
                <w:rFonts w:eastAsia="Times New Roman" w:cs="Times New Roman"/>
                <w:color w:val="000000"/>
                <w:sz w:val="20"/>
                <w:szCs w:val="20"/>
                <w:lang w:val="es-CO" w:eastAsia="es-CO"/>
              </w:rPr>
              <w:t>, Wor</w:t>
            </w:r>
            <w:r w:rsidR="0012222B" w:rsidRPr="002D6401">
              <w:rPr>
                <w:rFonts w:eastAsia="Times New Roman" w:cs="Times New Roman"/>
                <w:color w:val="000000"/>
                <w:sz w:val="20"/>
                <w:szCs w:val="20"/>
                <w:lang w:val="es-CO" w:eastAsia="es-CO"/>
              </w:rPr>
              <w:t>kspace</w:t>
            </w:r>
            <w:r w:rsidR="00D568E2" w:rsidRPr="002D6401">
              <w:rPr>
                <w:rFonts w:eastAsia="Times New Roman" w:cs="Times New Roman"/>
                <w:color w:val="000000"/>
                <w:sz w:val="20"/>
                <w:szCs w:val="20"/>
                <w:lang w:val="es-CO" w:eastAsia="es-CO"/>
              </w:rPr>
              <w:t>.</w:t>
            </w:r>
            <w:r w:rsidR="0054372D" w:rsidRPr="002D6401">
              <w:rPr>
                <w:rFonts w:eastAsia="Times New Roman" w:cs="Times New Roman"/>
                <w:color w:val="000000"/>
                <w:sz w:val="20"/>
                <w:szCs w:val="20"/>
                <w:lang w:val="es-CO" w:eastAsia="es-CO"/>
              </w:rPr>
              <w:t xml:space="preserve"> </w:t>
            </w:r>
          </w:p>
        </w:tc>
      </w:tr>
      <w:tr w:rsidR="004B0C30" w:rsidRPr="0096343F" w14:paraId="6CB4B814" w14:textId="77777777" w:rsidTr="00E166CB">
        <w:trPr>
          <w:cantSplit/>
        </w:trPr>
        <w:tc>
          <w:tcPr>
            <w:tcW w:w="2850" w:type="dxa"/>
            <w:tcMar>
              <w:top w:w="120" w:type="dxa"/>
              <w:left w:w="120" w:type="dxa"/>
              <w:bottom w:w="120" w:type="dxa"/>
              <w:right w:w="120" w:type="dxa"/>
            </w:tcMar>
          </w:tcPr>
          <w:p w14:paraId="00409F3E" w14:textId="77777777" w:rsidR="00854463" w:rsidRPr="002D6401" w:rsidRDefault="009C0B53" w:rsidP="00BA2A18">
            <w:pPr>
              <w:jc w:val="both"/>
              <w:rPr>
                <w:rFonts w:eastAsia="Times New Roman" w:cs="Times New Roman"/>
                <w:b/>
                <w:bCs/>
                <w:color w:val="000000"/>
                <w:sz w:val="20"/>
                <w:szCs w:val="20"/>
                <w:lang w:val="es-CO" w:eastAsia="es-CO"/>
              </w:rPr>
            </w:pPr>
            <w:r w:rsidRPr="002D6401">
              <w:rPr>
                <w:rFonts w:eastAsia="Times New Roman" w:cs="Times New Roman"/>
                <w:b/>
                <w:bCs/>
                <w:color w:val="000000"/>
                <w:sz w:val="20"/>
                <w:szCs w:val="20"/>
                <w:lang w:val="es-CO" w:eastAsia="es-CO"/>
              </w:rPr>
              <w:t>Fase 5</w:t>
            </w:r>
          </w:p>
          <w:p w14:paraId="4A29B011" w14:textId="77777777" w:rsidR="00854463" w:rsidRPr="002D6401" w:rsidRDefault="009C0B53" w:rsidP="00BA2A18">
            <w:pPr>
              <w:jc w:val="both"/>
              <w:rPr>
                <w:rFonts w:eastAsia="Times New Roman" w:cs="Times New Roman"/>
                <w:color w:val="000000"/>
                <w:sz w:val="20"/>
                <w:szCs w:val="20"/>
                <w:lang w:val="es-CO" w:eastAsia="es-CO"/>
              </w:rPr>
            </w:pPr>
            <w:r w:rsidRPr="002D6401">
              <w:rPr>
                <w:rFonts w:eastAsia="Times New Roman" w:cs="Times New Roman"/>
                <w:color w:val="000000"/>
                <w:sz w:val="20"/>
                <w:szCs w:val="20"/>
                <w:lang w:val="es-CO" w:eastAsia="es-CO"/>
              </w:rPr>
              <w:t>( Mes 5)</w:t>
            </w:r>
          </w:p>
          <w:p w14:paraId="3C544BE7" w14:textId="77777777" w:rsidR="00854463" w:rsidRPr="002D6401" w:rsidRDefault="00854463" w:rsidP="00BA2A18">
            <w:pPr>
              <w:jc w:val="both"/>
              <w:rPr>
                <w:b/>
                <w:bCs/>
                <w:sz w:val="20"/>
                <w:szCs w:val="20"/>
                <w:lang w:val="es-CO"/>
              </w:rPr>
            </w:pPr>
          </w:p>
        </w:tc>
        <w:tc>
          <w:tcPr>
            <w:tcW w:w="2820" w:type="dxa"/>
            <w:tcMar>
              <w:top w:w="120" w:type="dxa"/>
              <w:left w:w="120" w:type="dxa"/>
              <w:bottom w:w="120" w:type="dxa"/>
              <w:right w:w="120" w:type="dxa"/>
            </w:tcMar>
          </w:tcPr>
          <w:p w14:paraId="08F0A8F9" w14:textId="2E8A8F7B" w:rsidR="00854463" w:rsidRPr="002D6401" w:rsidRDefault="009C0B53" w:rsidP="00BA2A18">
            <w:pPr>
              <w:jc w:val="both"/>
              <w:rPr>
                <w:sz w:val="20"/>
                <w:szCs w:val="20"/>
              </w:rPr>
            </w:pPr>
            <w:r w:rsidRPr="002D6401">
              <w:rPr>
                <w:sz w:val="20"/>
                <w:szCs w:val="20"/>
              </w:rPr>
              <w:t xml:space="preserve">             [1</w:t>
            </w:r>
            <w:r w:rsidR="00F45CA6">
              <w:rPr>
                <w:sz w:val="20"/>
                <w:szCs w:val="20"/>
              </w:rPr>
              <w:t>9</w:t>
            </w:r>
            <w:r w:rsidRPr="002D6401">
              <w:rPr>
                <w:sz w:val="20"/>
                <w:szCs w:val="20"/>
              </w:rPr>
              <w:t>%]</w:t>
            </w:r>
          </w:p>
          <w:p w14:paraId="138F19F3" w14:textId="04A91AB2" w:rsidR="00854463" w:rsidRPr="002D6401" w:rsidRDefault="009C0B53" w:rsidP="00BA2A18">
            <w:pPr>
              <w:jc w:val="both"/>
              <w:rPr>
                <w:b/>
                <w:bCs/>
                <w:sz w:val="20"/>
                <w:szCs w:val="20"/>
              </w:rPr>
            </w:pPr>
            <w:r w:rsidRPr="002D6401">
              <w:rPr>
                <w:b/>
                <w:bCs/>
                <w:sz w:val="20"/>
                <w:szCs w:val="20"/>
              </w:rPr>
              <w:t>COP</w:t>
            </w:r>
            <w:r w:rsidRPr="002D6401">
              <w:rPr>
                <w:sz w:val="20"/>
                <w:szCs w:val="20"/>
              </w:rPr>
              <w:t xml:space="preserve">  </w:t>
            </w:r>
            <w:r w:rsidR="00ED342E" w:rsidRPr="00D65527">
              <w:rPr>
                <w:b/>
                <w:bCs/>
                <w:sz w:val="20"/>
                <w:szCs w:val="20"/>
              </w:rPr>
              <w:t>455.143.263,1</w:t>
            </w:r>
            <w:r w:rsidR="00BD7E2C">
              <w:rPr>
                <w:b/>
                <w:bCs/>
                <w:sz w:val="20"/>
                <w:szCs w:val="20"/>
              </w:rPr>
              <w:t>3</w:t>
            </w:r>
          </w:p>
        </w:tc>
        <w:tc>
          <w:tcPr>
            <w:tcW w:w="3686" w:type="dxa"/>
            <w:tcMar>
              <w:top w:w="120" w:type="dxa"/>
              <w:left w:w="120" w:type="dxa"/>
              <w:bottom w:w="120" w:type="dxa"/>
              <w:right w:w="120" w:type="dxa"/>
            </w:tcMar>
          </w:tcPr>
          <w:p w14:paraId="79907903" w14:textId="77777777" w:rsidR="00854463" w:rsidRPr="002D6401" w:rsidRDefault="009C0B53" w:rsidP="00BA2A18">
            <w:pPr>
              <w:jc w:val="both"/>
              <w:rPr>
                <w:rFonts w:eastAsia="Times New Roman" w:cs="Times New Roman"/>
                <w:color w:val="000000"/>
                <w:sz w:val="20"/>
                <w:szCs w:val="20"/>
                <w:lang w:val="es-CO" w:eastAsia="es-CO"/>
              </w:rPr>
            </w:pPr>
            <w:r w:rsidRPr="002D6401">
              <w:rPr>
                <w:rFonts w:eastAsia="Times New Roman" w:cs="Times New Roman"/>
                <w:color w:val="000000"/>
                <w:sz w:val="20"/>
                <w:szCs w:val="20"/>
                <w:lang w:val="es-CO" w:eastAsia="es-CO"/>
              </w:rPr>
              <w:t>Auditoria, integración, indicadores de Operación</w:t>
            </w:r>
          </w:p>
          <w:p w14:paraId="4D4D1F8C" w14:textId="77777777" w:rsidR="00960A1E" w:rsidRPr="002D6401" w:rsidRDefault="00960A1E" w:rsidP="00BA2A18">
            <w:pPr>
              <w:jc w:val="both"/>
              <w:rPr>
                <w:rFonts w:eastAsia="Times New Roman" w:cs="Times New Roman"/>
                <w:color w:val="000000"/>
                <w:sz w:val="20"/>
                <w:szCs w:val="20"/>
                <w:lang w:val="es-CO" w:eastAsia="es-CO"/>
              </w:rPr>
            </w:pPr>
          </w:p>
          <w:p w14:paraId="73E3294F" w14:textId="6E08B14C" w:rsidR="00960A1E" w:rsidRPr="002D6401" w:rsidRDefault="00960A1E" w:rsidP="00BA2A18">
            <w:pPr>
              <w:jc w:val="both"/>
              <w:rPr>
                <w:rFonts w:eastAsia="Times New Roman" w:cs="Times New Roman"/>
                <w:color w:val="000000"/>
                <w:sz w:val="20"/>
                <w:szCs w:val="20"/>
                <w:lang w:val="es-CO" w:eastAsia="es-CO"/>
              </w:rPr>
            </w:pPr>
          </w:p>
        </w:tc>
      </w:tr>
      <w:tr w:rsidR="004B0C30" w:rsidRPr="00266C86" w14:paraId="5827878D" w14:textId="77777777" w:rsidTr="00E166CB">
        <w:trPr>
          <w:cantSplit/>
        </w:trPr>
        <w:tc>
          <w:tcPr>
            <w:tcW w:w="2850" w:type="dxa"/>
            <w:tcMar>
              <w:top w:w="120" w:type="dxa"/>
              <w:left w:w="120" w:type="dxa"/>
              <w:bottom w:w="120" w:type="dxa"/>
              <w:right w:w="120" w:type="dxa"/>
            </w:tcMar>
          </w:tcPr>
          <w:p w14:paraId="6C06C52F" w14:textId="77777777" w:rsidR="00854463" w:rsidRPr="002D6401" w:rsidRDefault="009C0B53" w:rsidP="00BA2A18">
            <w:pPr>
              <w:jc w:val="both"/>
              <w:rPr>
                <w:rFonts w:eastAsia="Times New Roman" w:cs="Times New Roman"/>
                <w:b/>
                <w:bCs/>
                <w:color w:val="000000"/>
                <w:sz w:val="20"/>
                <w:szCs w:val="20"/>
                <w:lang w:val="es-CO" w:eastAsia="es-CO"/>
              </w:rPr>
            </w:pPr>
            <w:r w:rsidRPr="002D6401">
              <w:rPr>
                <w:rFonts w:eastAsia="Times New Roman" w:cs="Times New Roman"/>
                <w:b/>
                <w:bCs/>
                <w:color w:val="000000"/>
                <w:sz w:val="20"/>
                <w:szCs w:val="20"/>
                <w:lang w:val="es-CO" w:eastAsia="es-CO"/>
              </w:rPr>
              <w:lastRenderedPageBreak/>
              <w:t xml:space="preserve">Fase 6                                                                   </w:t>
            </w:r>
          </w:p>
          <w:p w14:paraId="33B544B8" w14:textId="011094C4" w:rsidR="00854463" w:rsidRPr="002D6401" w:rsidRDefault="009C0B53" w:rsidP="00BA2A18">
            <w:pPr>
              <w:jc w:val="both"/>
              <w:rPr>
                <w:rFonts w:eastAsia="Times New Roman" w:cs="Times New Roman"/>
                <w:color w:val="000000"/>
                <w:sz w:val="20"/>
                <w:szCs w:val="20"/>
                <w:lang w:val="es-CO" w:eastAsia="es-CO"/>
              </w:rPr>
            </w:pPr>
            <w:r w:rsidRPr="002D6401">
              <w:rPr>
                <w:rFonts w:eastAsia="Times New Roman" w:cs="Times New Roman"/>
                <w:color w:val="000000"/>
                <w:sz w:val="20"/>
                <w:szCs w:val="20"/>
                <w:lang w:val="es-CO" w:eastAsia="es-CO"/>
              </w:rPr>
              <w:t>( Mes 6)</w:t>
            </w:r>
          </w:p>
        </w:tc>
        <w:tc>
          <w:tcPr>
            <w:tcW w:w="2820" w:type="dxa"/>
            <w:tcMar>
              <w:top w:w="120" w:type="dxa"/>
              <w:left w:w="120" w:type="dxa"/>
              <w:bottom w:w="120" w:type="dxa"/>
              <w:right w:w="120" w:type="dxa"/>
            </w:tcMar>
          </w:tcPr>
          <w:p w14:paraId="4C1A093B" w14:textId="4367FDBC" w:rsidR="00854463" w:rsidRPr="002D6401" w:rsidRDefault="009C0B53" w:rsidP="00BA2A18">
            <w:pPr>
              <w:jc w:val="both"/>
              <w:rPr>
                <w:sz w:val="20"/>
                <w:szCs w:val="20"/>
              </w:rPr>
            </w:pPr>
            <w:r w:rsidRPr="002D6401">
              <w:rPr>
                <w:sz w:val="20"/>
                <w:szCs w:val="20"/>
                <w:lang w:val="es-CO"/>
              </w:rPr>
              <w:t xml:space="preserve">              </w:t>
            </w:r>
            <w:r w:rsidRPr="002D6401">
              <w:rPr>
                <w:sz w:val="20"/>
                <w:szCs w:val="20"/>
              </w:rPr>
              <w:t>[1</w:t>
            </w:r>
            <w:r w:rsidR="00F45CA6">
              <w:rPr>
                <w:sz w:val="20"/>
                <w:szCs w:val="20"/>
              </w:rPr>
              <w:t>9</w:t>
            </w:r>
            <w:r w:rsidRPr="002D6401">
              <w:rPr>
                <w:sz w:val="20"/>
                <w:szCs w:val="20"/>
              </w:rPr>
              <w:t xml:space="preserve">%] </w:t>
            </w:r>
          </w:p>
          <w:p w14:paraId="1DE0F3BA" w14:textId="3749E43E" w:rsidR="00854463" w:rsidRPr="002D6401" w:rsidRDefault="009C0B53" w:rsidP="00BA2A18">
            <w:pPr>
              <w:jc w:val="both"/>
              <w:rPr>
                <w:b/>
                <w:bCs/>
                <w:sz w:val="20"/>
                <w:szCs w:val="20"/>
              </w:rPr>
            </w:pPr>
            <w:r w:rsidRPr="002D6401">
              <w:rPr>
                <w:sz w:val="20"/>
                <w:szCs w:val="20"/>
              </w:rPr>
              <w:t xml:space="preserve">   </w:t>
            </w:r>
            <w:r w:rsidR="008B4BD0" w:rsidRPr="002D6401">
              <w:rPr>
                <w:b/>
                <w:bCs/>
                <w:sz w:val="20"/>
                <w:szCs w:val="20"/>
              </w:rPr>
              <w:t xml:space="preserve"> COP</w:t>
            </w:r>
            <w:r w:rsidR="008B4BD0" w:rsidRPr="002D6401">
              <w:rPr>
                <w:sz w:val="20"/>
                <w:szCs w:val="20"/>
              </w:rPr>
              <w:t xml:space="preserve">  </w:t>
            </w:r>
            <w:r w:rsidR="00ED342E" w:rsidRPr="00D65527">
              <w:rPr>
                <w:b/>
                <w:bCs/>
                <w:sz w:val="20"/>
                <w:szCs w:val="20"/>
              </w:rPr>
              <w:t>455.143.263,1</w:t>
            </w:r>
            <w:r w:rsidR="00BD7E2C">
              <w:rPr>
                <w:b/>
                <w:bCs/>
                <w:sz w:val="20"/>
                <w:szCs w:val="20"/>
              </w:rPr>
              <w:t>3</w:t>
            </w:r>
          </w:p>
        </w:tc>
        <w:tc>
          <w:tcPr>
            <w:tcW w:w="3686" w:type="dxa"/>
            <w:tcMar>
              <w:top w:w="120" w:type="dxa"/>
              <w:left w:w="120" w:type="dxa"/>
              <w:bottom w:w="120" w:type="dxa"/>
              <w:right w:w="120" w:type="dxa"/>
            </w:tcMar>
          </w:tcPr>
          <w:p w14:paraId="59F2F17F" w14:textId="6CEC82B6" w:rsidR="00854463" w:rsidRPr="002D6401" w:rsidRDefault="009C0B53" w:rsidP="00BA2A18">
            <w:pPr>
              <w:jc w:val="both"/>
              <w:rPr>
                <w:rFonts w:eastAsia="Times New Roman" w:cs="Times New Roman"/>
                <w:color w:val="000000"/>
                <w:sz w:val="20"/>
                <w:szCs w:val="20"/>
                <w:lang w:val="es-CO" w:eastAsia="es-CO"/>
              </w:rPr>
            </w:pPr>
            <w:r w:rsidRPr="002D6401">
              <w:rPr>
                <w:rFonts w:eastAsia="Times New Roman" w:cs="Times New Roman"/>
                <w:color w:val="000000"/>
                <w:sz w:val="20"/>
                <w:szCs w:val="20"/>
                <w:lang w:val="es-CO" w:eastAsia="es-CO"/>
              </w:rPr>
              <w:t xml:space="preserve">Calidad </w:t>
            </w:r>
            <w:r w:rsidR="00661E93" w:rsidRPr="002D6401">
              <w:rPr>
                <w:rFonts w:eastAsia="Times New Roman" w:cs="Times New Roman"/>
                <w:color w:val="000000"/>
                <w:sz w:val="20"/>
                <w:szCs w:val="20"/>
                <w:lang w:val="es-CO" w:eastAsia="es-CO"/>
              </w:rPr>
              <w:t>,</w:t>
            </w:r>
            <w:r w:rsidRPr="002D6401">
              <w:rPr>
                <w:rFonts w:eastAsia="Times New Roman" w:cs="Times New Roman"/>
                <w:color w:val="000000"/>
                <w:sz w:val="20"/>
                <w:szCs w:val="20"/>
                <w:lang w:val="es-CO" w:eastAsia="es-CO"/>
              </w:rPr>
              <w:t>seg</w:t>
            </w:r>
            <w:r w:rsidR="00661E93" w:rsidRPr="002D6401">
              <w:rPr>
                <w:rFonts w:eastAsia="Times New Roman" w:cs="Times New Roman"/>
                <w:color w:val="000000"/>
                <w:sz w:val="20"/>
                <w:szCs w:val="20"/>
                <w:lang w:val="es-CO" w:eastAsia="es-CO"/>
              </w:rPr>
              <w:t>uridad operativa y operación.</w:t>
            </w:r>
          </w:p>
        </w:tc>
      </w:tr>
    </w:tbl>
    <w:p w14:paraId="2DB2EF6A" w14:textId="77777777" w:rsidR="00757B47" w:rsidRPr="002D6401" w:rsidRDefault="00757B47" w:rsidP="00BA2A18">
      <w:pPr>
        <w:spacing w:after="40"/>
        <w:jc w:val="both"/>
        <w:rPr>
          <w:color w:val="595959"/>
          <w:sz w:val="20"/>
          <w:szCs w:val="20"/>
          <w:lang w:val="es-CO"/>
        </w:rPr>
      </w:pPr>
    </w:p>
    <w:p w14:paraId="49E10781" w14:textId="57B62C68" w:rsidR="00D503E5" w:rsidRPr="002D6401" w:rsidRDefault="009C0B53" w:rsidP="00BA2A18">
      <w:pPr>
        <w:spacing w:after="40"/>
        <w:jc w:val="both"/>
        <w:rPr>
          <w:sz w:val="20"/>
          <w:szCs w:val="20"/>
          <w:lang w:val="es-CO"/>
        </w:rPr>
      </w:pPr>
      <w:r w:rsidRPr="002D6401">
        <w:rPr>
          <w:sz w:val="20"/>
          <w:szCs w:val="20"/>
          <w:lang w:val="es-CO"/>
        </w:rPr>
        <w:t xml:space="preserve">Nota: Detalle de entregables lo encuentran en el </w:t>
      </w:r>
      <w:r w:rsidR="00D503E5">
        <w:fldChar w:fldCharType="begin"/>
      </w:r>
      <w:r w:rsidR="00D503E5" w:rsidRPr="001D362B">
        <w:rPr>
          <w:lang w:val="es-CO"/>
          <w:rPrChange w:id="618" w:author="Juan Pablo Restrepo Urrea" w:date="2026-09-09T10:40:00Z" w16du:dateUtc="2026-09-09T15:40:00Z">
            <w:rPr/>
          </w:rPrChange>
        </w:rPr>
        <w:instrText>HYPERLINK \l "_Entregables"</w:instrText>
      </w:r>
      <w:r w:rsidR="00D503E5">
        <w:fldChar w:fldCharType="separate"/>
      </w:r>
      <w:r w:rsidR="00D503E5" w:rsidRPr="002D6401">
        <w:rPr>
          <w:rStyle w:val="Hipervnculo"/>
          <w:i/>
          <w:iCs/>
          <w:sz w:val="20"/>
          <w:szCs w:val="20"/>
          <w:lang w:val="es-CO"/>
        </w:rPr>
        <w:t>capítulo 5 de entregables</w:t>
      </w:r>
      <w:r w:rsidR="00D503E5">
        <w:fldChar w:fldCharType="end"/>
      </w:r>
      <w:r w:rsidRPr="002D6401">
        <w:rPr>
          <w:sz w:val="20"/>
          <w:szCs w:val="20"/>
          <w:lang w:val="es-CO"/>
        </w:rPr>
        <w:t>.</w:t>
      </w:r>
    </w:p>
    <w:p w14:paraId="2A83BCD4" w14:textId="675C4BDA" w:rsidR="0015165A" w:rsidRPr="005728C2" w:rsidRDefault="009C0B53" w:rsidP="005728C2">
      <w:pPr>
        <w:pStyle w:val="Ttulo1"/>
      </w:pPr>
      <w:bookmarkStart w:id="619" w:name="_Toc238483120"/>
      <w:bookmarkStart w:id="620" w:name="_Toc238560521"/>
      <w:bookmarkStart w:id="621" w:name="_Toc238571017"/>
      <w:bookmarkStart w:id="622" w:name="_Toc238651593"/>
      <w:bookmarkStart w:id="623" w:name="_Toc240576161"/>
      <w:r w:rsidRPr="005728C2">
        <w:t>Gobierno, seguimiento y escalamiento</w:t>
      </w:r>
      <w:bookmarkStart w:id="624" w:name="_Toc238483121"/>
      <w:bookmarkStart w:id="625" w:name="_Toc238560522"/>
      <w:bookmarkEnd w:id="619"/>
      <w:bookmarkEnd w:id="620"/>
      <w:bookmarkEnd w:id="621"/>
      <w:bookmarkEnd w:id="622"/>
      <w:bookmarkEnd w:id="623"/>
    </w:p>
    <w:p w14:paraId="6AB54D84" w14:textId="460C8633" w:rsidR="0097347D" w:rsidRPr="00032752" w:rsidRDefault="009C0B53" w:rsidP="00750DCB">
      <w:pPr>
        <w:pStyle w:val="Ttulo2"/>
      </w:pPr>
      <w:bookmarkStart w:id="626" w:name="_Toc238571018"/>
      <w:bookmarkStart w:id="627" w:name="_Toc238651594"/>
      <w:bookmarkStart w:id="628" w:name="_Toc240576162"/>
      <w:r w:rsidRPr="00032752">
        <w:t>Objetivo del modelo Agile</w:t>
      </w:r>
      <w:bookmarkEnd w:id="624"/>
      <w:bookmarkEnd w:id="625"/>
      <w:bookmarkEnd w:id="626"/>
      <w:bookmarkEnd w:id="627"/>
      <w:bookmarkEnd w:id="628"/>
    </w:p>
    <w:p w14:paraId="4A96A67A" w14:textId="09C80888" w:rsidR="00D05642" w:rsidRPr="002D6401" w:rsidRDefault="00D05642" w:rsidP="00BA2A18">
      <w:pPr>
        <w:pStyle w:val="Listaconvietas"/>
        <w:numPr>
          <w:ilvl w:val="0"/>
          <w:numId w:val="0"/>
        </w:numPr>
        <w:spacing w:after="60"/>
        <w:jc w:val="both"/>
        <w:rPr>
          <w:b/>
          <w:bCs/>
          <w:sz w:val="20"/>
          <w:szCs w:val="20"/>
          <w:lang w:val="es-CO"/>
        </w:rPr>
      </w:pPr>
    </w:p>
    <w:p w14:paraId="486BB1DF" w14:textId="362D648C" w:rsidR="0097347D" w:rsidRPr="002D6401" w:rsidRDefault="009C0B53" w:rsidP="00BA2A18">
      <w:pPr>
        <w:pStyle w:val="Listaconvietas"/>
        <w:tabs>
          <w:tab w:val="clear" w:pos="360"/>
          <w:tab w:val="num" w:pos="720"/>
        </w:tabs>
        <w:spacing w:after="60"/>
        <w:ind w:left="720"/>
        <w:jc w:val="both"/>
        <w:rPr>
          <w:sz w:val="20"/>
          <w:szCs w:val="20"/>
          <w:lang w:val="es-CO"/>
        </w:rPr>
      </w:pPr>
      <w:r w:rsidRPr="002D6401">
        <w:rPr>
          <w:sz w:val="20"/>
          <w:szCs w:val="20"/>
          <w:lang w:val="es-CO"/>
        </w:rPr>
        <w:t xml:space="preserve">El modelo de gobierno, seguimiento y escalamiento para </w:t>
      </w:r>
      <w:r w:rsidR="00090F20" w:rsidRPr="002D6401">
        <w:rPr>
          <w:sz w:val="20"/>
          <w:szCs w:val="20"/>
          <w:lang w:val="es-CO"/>
        </w:rPr>
        <w:t>los proyectos</w:t>
      </w:r>
      <w:r w:rsidRPr="002D6401">
        <w:rPr>
          <w:b/>
          <w:sz w:val="20"/>
          <w:szCs w:val="20"/>
          <w:lang w:val="es-CO"/>
        </w:rPr>
        <w:t xml:space="preserve"> </w:t>
      </w:r>
      <w:r w:rsidRPr="002D6401">
        <w:rPr>
          <w:sz w:val="20"/>
          <w:szCs w:val="20"/>
          <w:lang w:val="es-CO"/>
        </w:rPr>
        <w:t xml:space="preserve">se ejecutará bajo una metodología </w:t>
      </w:r>
      <w:r w:rsidRPr="002D6401">
        <w:rPr>
          <w:b/>
          <w:bCs/>
          <w:sz w:val="20"/>
          <w:szCs w:val="20"/>
          <w:lang w:val="es-CO"/>
        </w:rPr>
        <w:t>Agile</w:t>
      </w:r>
      <w:r w:rsidRPr="002D6401">
        <w:rPr>
          <w:sz w:val="20"/>
          <w:szCs w:val="20"/>
          <w:lang w:val="es-CO"/>
        </w:rPr>
        <w:t>, orientada a entregas incrementales, validación continua con SURA, gestión transparente del backlog y toma de decisiones oportuna.</w:t>
      </w:r>
    </w:p>
    <w:p w14:paraId="66938795" w14:textId="080ED03B" w:rsidR="0097347D" w:rsidRPr="002D6401" w:rsidRDefault="009C0B53" w:rsidP="00BA2A18">
      <w:pPr>
        <w:pStyle w:val="Listaconvietas"/>
        <w:tabs>
          <w:tab w:val="clear" w:pos="360"/>
          <w:tab w:val="num" w:pos="720"/>
        </w:tabs>
        <w:spacing w:after="60"/>
        <w:ind w:left="720"/>
        <w:jc w:val="both"/>
        <w:rPr>
          <w:sz w:val="20"/>
          <w:szCs w:val="20"/>
          <w:lang w:val="es-CO"/>
        </w:rPr>
      </w:pPr>
      <w:r w:rsidRPr="002D6401">
        <w:rPr>
          <w:sz w:val="20"/>
          <w:szCs w:val="20"/>
          <w:lang w:val="es-CO"/>
        </w:rPr>
        <w:t>El propósito es asegurar que las capacidades de fuentes, arquitectura medallón, OMOP, catálogo, linaje, calidad, gobierno, ingesta y entrega de datos se construyan de manera progresiva, priorizada y validada por el negocio, evitando ciclos largos de definición sin resultados visibles.</w:t>
      </w:r>
    </w:p>
    <w:p w14:paraId="44C55B96" w14:textId="02AEE7C4" w:rsidR="0097347D" w:rsidRPr="002D6401" w:rsidRDefault="009C0B53" w:rsidP="00BA2A18">
      <w:pPr>
        <w:pStyle w:val="Listaconvietas"/>
        <w:tabs>
          <w:tab w:val="clear" w:pos="360"/>
          <w:tab w:val="num" w:pos="720"/>
        </w:tabs>
        <w:spacing w:after="60"/>
        <w:ind w:left="720"/>
        <w:jc w:val="both"/>
        <w:rPr>
          <w:sz w:val="20"/>
          <w:szCs w:val="20"/>
          <w:lang w:val="es-CO"/>
        </w:rPr>
      </w:pPr>
      <w:r w:rsidRPr="002D6401">
        <w:rPr>
          <w:sz w:val="20"/>
          <w:szCs w:val="20"/>
          <w:lang w:val="es-CO"/>
        </w:rPr>
        <w:t xml:space="preserve">La ejecución se organizará en </w:t>
      </w:r>
      <w:r w:rsidRPr="002D6401">
        <w:rPr>
          <w:b/>
          <w:bCs/>
          <w:sz w:val="20"/>
          <w:szCs w:val="20"/>
          <w:lang w:val="es-CO"/>
        </w:rPr>
        <w:t>sprints</w:t>
      </w:r>
      <w:r w:rsidRPr="002D6401">
        <w:rPr>
          <w:sz w:val="20"/>
          <w:szCs w:val="20"/>
          <w:lang w:val="es-CO"/>
        </w:rPr>
        <w:t>, con entregables demostrables, backlog priorizado, ceremonias ágiles, criterios de aceptación y mecanismos de escalamiento definidos entre SURA y NTT DATA.</w:t>
      </w:r>
    </w:p>
    <w:p w14:paraId="62575804" w14:textId="5DB9321D" w:rsidR="0097347D" w:rsidRPr="002D6401" w:rsidRDefault="0097347D" w:rsidP="00BA2A18">
      <w:pPr>
        <w:pStyle w:val="Listaconvietas"/>
        <w:numPr>
          <w:ilvl w:val="0"/>
          <w:numId w:val="0"/>
        </w:numPr>
        <w:spacing w:after="60"/>
        <w:ind w:left="360"/>
        <w:jc w:val="both"/>
        <w:rPr>
          <w:sz w:val="20"/>
          <w:szCs w:val="20"/>
          <w:lang w:val="es-CO"/>
        </w:rPr>
      </w:pPr>
    </w:p>
    <w:p w14:paraId="4BD87914" w14:textId="7FE4E013" w:rsidR="0097347D" w:rsidRPr="00032752" w:rsidRDefault="009C0B53" w:rsidP="00750DCB">
      <w:pPr>
        <w:pStyle w:val="Ttulo2"/>
      </w:pPr>
      <w:bookmarkStart w:id="629" w:name="_Toc238483122"/>
      <w:r w:rsidRPr="00032752">
        <w:t xml:space="preserve"> </w:t>
      </w:r>
      <w:bookmarkStart w:id="630" w:name="_Toc238560523"/>
      <w:bookmarkStart w:id="631" w:name="_Toc238571019"/>
      <w:bookmarkStart w:id="632" w:name="_Toc238651595"/>
      <w:bookmarkStart w:id="633" w:name="_Toc240576163"/>
      <w:r w:rsidRPr="00032752">
        <w:t>Principios de ejecución Agile</w:t>
      </w:r>
      <w:bookmarkEnd w:id="629"/>
      <w:bookmarkEnd w:id="630"/>
      <w:bookmarkEnd w:id="631"/>
      <w:bookmarkEnd w:id="632"/>
      <w:bookmarkEnd w:id="633"/>
    </w:p>
    <w:p w14:paraId="1BE9C701" w14:textId="515CA715" w:rsidR="00E45642" w:rsidRPr="002D6401" w:rsidRDefault="00E45642" w:rsidP="00BA2A18">
      <w:pPr>
        <w:pStyle w:val="Listaconvietas"/>
        <w:numPr>
          <w:ilvl w:val="0"/>
          <w:numId w:val="0"/>
        </w:numPr>
        <w:spacing w:after="60"/>
        <w:ind w:left="720" w:hanging="360"/>
        <w:jc w:val="both"/>
        <w:rPr>
          <w:b/>
          <w:bCs/>
          <w:sz w:val="20"/>
          <w:szCs w:val="20"/>
          <w:lang w:val="es-CO"/>
        </w:rPr>
      </w:pPr>
    </w:p>
    <w:p w14:paraId="4AA9D61F" w14:textId="15905870" w:rsidR="0097347D" w:rsidRPr="002D6401" w:rsidRDefault="009C0B53" w:rsidP="00BA2A18">
      <w:pPr>
        <w:pStyle w:val="Listaconvietas"/>
        <w:numPr>
          <w:ilvl w:val="0"/>
          <w:numId w:val="0"/>
        </w:numPr>
        <w:spacing w:after="60"/>
        <w:ind w:left="720"/>
        <w:jc w:val="both"/>
        <w:rPr>
          <w:sz w:val="20"/>
          <w:szCs w:val="20"/>
          <w:lang w:val="es-CO"/>
        </w:rPr>
      </w:pPr>
      <w:r w:rsidRPr="002D6401">
        <w:rPr>
          <w:sz w:val="20"/>
          <w:szCs w:val="20"/>
          <w:lang w:val="es-CO"/>
        </w:rPr>
        <w:t>La ejecución del proyecto se basará en los siguientes principios:</w:t>
      </w:r>
    </w:p>
    <w:p w14:paraId="2F4F9812" w14:textId="77777777" w:rsidR="00F27BB7" w:rsidRPr="002D6401" w:rsidRDefault="00F27BB7" w:rsidP="00BA2A18">
      <w:pPr>
        <w:pStyle w:val="Listaconvietas"/>
        <w:numPr>
          <w:ilvl w:val="0"/>
          <w:numId w:val="0"/>
        </w:numPr>
        <w:spacing w:after="60"/>
        <w:ind w:left="720"/>
        <w:jc w:val="both"/>
        <w:rPr>
          <w:sz w:val="20"/>
          <w:szCs w:val="20"/>
          <w:lang w:val="es-CO"/>
        </w:rPr>
      </w:pPr>
    </w:p>
    <w:p w14:paraId="25D3FC05" w14:textId="77777777" w:rsidR="00090F20" w:rsidRPr="002D6401" w:rsidRDefault="009C0B53" w:rsidP="00BA2A18">
      <w:pPr>
        <w:pStyle w:val="Listaconvietas"/>
        <w:tabs>
          <w:tab w:val="clear" w:pos="360"/>
          <w:tab w:val="num" w:pos="720"/>
        </w:tabs>
        <w:spacing w:after="60"/>
        <w:ind w:left="720"/>
        <w:jc w:val="both"/>
        <w:rPr>
          <w:sz w:val="20"/>
          <w:szCs w:val="20"/>
          <w:lang w:val="es-CO"/>
        </w:rPr>
      </w:pPr>
      <w:r w:rsidRPr="002D6401">
        <w:rPr>
          <w:b/>
          <w:bCs/>
          <w:sz w:val="20"/>
          <w:szCs w:val="20"/>
          <w:lang w:val="es-CO"/>
        </w:rPr>
        <w:t>Entrega incremental de valor</w:t>
      </w:r>
    </w:p>
    <w:p w14:paraId="708845A4" w14:textId="0677325E" w:rsidR="0097347D" w:rsidRPr="002D6401" w:rsidRDefault="009C0B53" w:rsidP="00090F20">
      <w:pPr>
        <w:pStyle w:val="Listaconvietas"/>
        <w:numPr>
          <w:ilvl w:val="0"/>
          <w:numId w:val="0"/>
        </w:numPr>
        <w:tabs>
          <w:tab w:val="num" w:pos="720"/>
        </w:tabs>
        <w:spacing w:after="60"/>
        <w:ind w:left="720"/>
        <w:jc w:val="both"/>
        <w:rPr>
          <w:sz w:val="20"/>
          <w:szCs w:val="20"/>
          <w:lang w:val="es-CO"/>
        </w:rPr>
      </w:pPr>
      <w:r w:rsidRPr="002D6401">
        <w:rPr>
          <w:sz w:val="20"/>
          <w:szCs w:val="20"/>
          <w:lang w:val="es-CO"/>
        </w:rPr>
        <w:br/>
        <w:t>Cada sprint deberá generar avances visibles, medibles y revisables por SURA.</w:t>
      </w:r>
    </w:p>
    <w:p w14:paraId="5BCAC301" w14:textId="77777777" w:rsidR="006D3DD0" w:rsidRPr="002D6401" w:rsidRDefault="006D3DD0" w:rsidP="00090F20">
      <w:pPr>
        <w:pStyle w:val="Listaconvietas"/>
        <w:numPr>
          <w:ilvl w:val="0"/>
          <w:numId w:val="0"/>
        </w:numPr>
        <w:tabs>
          <w:tab w:val="num" w:pos="720"/>
        </w:tabs>
        <w:spacing w:after="60"/>
        <w:ind w:left="720"/>
        <w:jc w:val="both"/>
        <w:rPr>
          <w:sz w:val="20"/>
          <w:szCs w:val="20"/>
          <w:lang w:val="es-CO"/>
        </w:rPr>
      </w:pPr>
    </w:p>
    <w:p w14:paraId="274A4941" w14:textId="77777777" w:rsidR="00090F20" w:rsidRPr="002D6401" w:rsidRDefault="009C0B53" w:rsidP="00BA2A18">
      <w:pPr>
        <w:pStyle w:val="Listaconvietas"/>
        <w:tabs>
          <w:tab w:val="clear" w:pos="360"/>
          <w:tab w:val="num" w:pos="720"/>
        </w:tabs>
        <w:spacing w:after="60"/>
        <w:ind w:left="720"/>
        <w:jc w:val="both"/>
        <w:rPr>
          <w:sz w:val="20"/>
          <w:szCs w:val="20"/>
          <w:lang w:val="es-CO"/>
        </w:rPr>
      </w:pPr>
      <w:r w:rsidRPr="002D6401">
        <w:rPr>
          <w:b/>
          <w:bCs/>
          <w:sz w:val="20"/>
          <w:szCs w:val="20"/>
          <w:lang w:val="es-CO"/>
        </w:rPr>
        <w:t>Backlog único y priorizado</w:t>
      </w:r>
    </w:p>
    <w:p w14:paraId="36E49160" w14:textId="50780450" w:rsidR="0097347D" w:rsidRPr="002D6401" w:rsidRDefault="009C0B53" w:rsidP="006D3DD0">
      <w:pPr>
        <w:pStyle w:val="Listaconvietas"/>
        <w:numPr>
          <w:ilvl w:val="0"/>
          <w:numId w:val="0"/>
        </w:numPr>
        <w:tabs>
          <w:tab w:val="num" w:pos="720"/>
        </w:tabs>
        <w:spacing w:after="60"/>
        <w:ind w:left="720"/>
        <w:jc w:val="both"/>
        <w:rPr>
          <w:sz w:val="20"/>
          <w:szCs w:val="20"/>
          <w:lang w:val="es-CO"/>
        </w:rPr>
      </w:pPr>
      <w:r w:rsidRPr="002D6401">
        <w:rPr>
          <w:sz w:val="20"/>
          <w:szCs w:val="20"/>
          <w:lang w:val="es-CO"/>
        </w:rPr>
        <w:br/>
        <w:t>Todas las necesidades, fuentes, integraciones, reglas de calidad, entregables, riesgos y mejoras se gestionarán mediante un backlog priorizado.</w:t>
      </w:r>
    </w:p>
    <w:p w14:paraId="26659D4D" w14:textId="77777777" w:rsidR="006D3DD0" w:rsidRPr="002D6401" w:rsidRDefault="006D3DD0" w:rsidP="006D3DD0">
      <w:pPr>
        <w:pStyle w:val="Listaconvietas"/>
        <w:numPr>
          <w:ilvl w:val="0"/>
          <w:numId w:val="0"/>
        </w:numPr>
        <w:tabs>
          <w:tab w:val="num" w:pos="720"/>
        </w:tabs>
        <w:spacing w:after="60"/>
        <w:ind w:left="720"/>
        <w:jc w:val="both"/>
        <w:rPr>
          <w:sz w:val="20"/>
          <w:szCs w:val="20"/>
          <w:lang w:val="es-CO"/>
        </w:rPr>
      </w:pPr>
    </w:p>
    <w:p w14:paraId="41F8DC77" w14:textId="77777777" w:rsidR="006D3DD0" w:rsidRPr="002D6401" w:rsidRDefault="009C0B53" w:rsidP="00BA2A18">
      <w:pPr>
        <w:pStyle w:val="Listaconvietas"/>
        <w:tabs>
          <w:tab w:val="clear" w:pos="360"/>
          <w:tab w:val="num" w:pos="720"/>
        </w:tabs>
        <w:spacing w:after="60"/>
        <w:ind w:left="720"/>
        <w:jc w:val="both"/>
        <w:rPr>
          <w:sz w:val="20"/>
          <w:szCs w:val="20"/>
          <w:lang w:val="es-CO"/>
        </w:rPr>
      </w:pPr>
      <w:r w:rsidRPr="002D6401">
        <w:rPr>
          <w:b/>
          <w:bCs/>
          <w:sz w:val="20"/>
          <w:szCs w:val="20"/>
          <w:lang w:val="es-CO"/>
        </w:rPr>
        <w:t>Validación temprana y continua</w:t>
      </w:r>
    </w:p>
    <w:p w14:paraId="79A9DFD2" w14:textId="03FDFDA9" w:rsidR="0097347D" w:rsidRPr="002D6401" w:rsidRDefault="009C0B53" w:rsidP="006D3DD0">
      <w:pPr>
        <w:pStyle w:val="Listaconvietas"/>
        <w:numPr>
          <w:ilvl w:val="0"/>
          <w:numId w:val="0"/>
        </w:numPr>
        <w:tabs>
          <w:tab w:val="num" w:pos="720"/>
        </w:tabs>
        <w:spacing w:after="60"/>
        <w:ind w:left="720"/>
        <w:jc w:val="both"/>
        <w:rPr>
          <w:sz w:val="20"/>
          <w:szCs w:val="20"/>
          <w:lang w:val="es-CO"/>
        </w:rPr>
      </w:pPr>
      <w:r w:rsidRPr="002D6401">
        <w:rPr>
          <w:sz w:val="20"/>
          <w:szCs w:val="20"/>
          <w:lang w:val="es-CO"/>
        </w:rPr>
        <w:br/>
        <w:t>Los entregables se revisarán de forma periódica con negocio, tecnología, datos, seguridad y calidad.</w:t>
      </w:r>
    </w:p>
    <w:p w14:paraId="347269ED" w14:textId="77777777" w:rsidR="006D3DD0" w:rsidRPr="00B1475A" w:rsidRDefault="006D3DD0" w:rsidP="006D3DD0">
      <w:pPr>
        <w:pStyle w:val="Listaconvietas"/>
        <w:numPr>
          <w:ilvl w:val="0"/>
          <w:numId w:val="0"/>
        </w:numPr>
        <w:tabs>
          <w:tab w:val="num" w:pos="720"/>
        </w:tabs>
        <w:spacing w:after="60"/>
        <w:ind w:left="720"/>
        <w:jc w:val="both"/>
        <w:rPr>
          <w:sz w:val="20"/>
          <w:szCs w:val="20"/>
          <w:lang w:val="es-CO"/>
        </w:rPr>
      </w:pPr>
    </w:p>
    <w:p w14:paraId="2C846449" w14:textId="77777777" w:rsidR="006D3DD0" w:rsidRPr="006D3DD0" w:rsidRDefault="009C0B53" w:rsidP="00BA2A18">
      <w:pPr>
        <w:pStyle w:val="Listaconvietas"/>
        <w:tabs>
          <w:tab w:val="clear" w:pos="360"/>
          <w:tab w:val="num" w:pos="720"/>
        </w:tabs>
        <w:spacing w:after="60"/>
        <w:ind w:left="720"/>
        <w:jc w:val="both"/>
        <w:rPr>
          <w:sz w:val="20"/>
          <w:szCs w:val="20"/>
          <w:lang w:val="es-CO"/>
        </w:rPr>
      </w:pPr>
      <w:r w:rsidRPr="00B1475A">
        <w:rPr>
          <w:b/>
          <w:bCs/>
          <w:sz w:val="20"/>
          <w:szCs w:val="20"/>
          <w:lang w:val="es-CO"/>
        </w:rPr>
        <w:t>Trabajo colaborativo SURA + NTT DATA</w:t>
      </w:r>
    </w:p>
    <w:p w14:paraId="04FC743A" w14:textId="032E912F" w:rsidR="0097347D" w:rsidRDefault="009C0B53" w:rsidP="006D3DD0">
      <w:pPr>
        <w:pStyle w:val="Listaconvietas"/>
        <w:numPr>
          <w:ilvl w:val="0"/>
          <w:numId w:val="0"/>
        </w:numPr>
        <w:tabs>
          <w:tab w:val="num" w:pos="720"/>
        </w:tabs>
        <w:spacing w:after="60"/>
        <w:ind w:left="720"/>
        <w:jc w:val="both"/>
        <w:rPr>
          <w:sz w:val="20"/>
          <w:szCs w:val="20"/>
          <w:lang w:val="es-CO"/>
        </w:rPr>
      </w:pPr>
      <w:r w:rsidRPr="00B1475A">
        <w:rPr>
          <w:sz w:val="20"/>
          <w:szCs w:val="20"/>
          <w:lang w:val="es-CO"/>
        </w:rPr>
        <w:br/>
        <w:t>Los equipos trabajarán como una célula integrada, con roles, responsabilidades y cadencias claras.</w:t>
      </w:r>
    </w:p>
    <w:p w14:paraId="2BB6E098" w14:textId="77777777" w:rsidR="006D3DD0" w:rsidRPr="00B1475A" w:rsidRDefault="006D3DD0" w:rsidP="006D3DD0">
      <w:pPr>
        <w:pStyle w:val="Listaconvietas"/>
        <w:numPr>
          <w:ilvl w:val="0"/>
          <w:numId w:val="0"/>
        </w:numPr>
        <w:tabs>
          <w:tab w:val="num" w:pos="720"/>
        </w:tabs>
        <w:spacing w:after="60"/>
        <w:ind w:left="720"/>
        <w:jc w:val="both"/>
        <w:rPr>
          <w:sz w:val="20"/>
          <w:szCs w:val="20"/>
          <w:lang w:val="es-CO"/>
        </w:rPr>
      </w:pPr>
    </w:p>
    <w:p w14:paraId="43B90F31" w14:textId="77777777" w:rsidR="006D3DD0" w:rsidRPr="006D3DD0" w:rsidRDefault="009C0B53" w:rsidP="00BA2A18">
      <w:pPr>
        <w:pStyle w:val="Listaconvietas"/>
        <w:tabs>
          <w:tab w:val="clear" w:pos="360"/>
          <w:tab w:val="num" w:pos="720"/>
        </w:tabs>
        <w:spacing w:after="60"/>
        <w:ind w:left="720"/>
        <w:jc w:val="both"/>
        <w:rPr>
          <w:sz w:val="20"/>
          <w:szCs w:val="20"/>
          <w:lang w:val="es-CO"/>
        </w:rPr>
      </w:pPr>
      <w:r w:rsidRPr="00B1475A">
        <w:rPr>
          <w:b/>
          <w:bCs/>
          <w:sz w:val="20"/>
          <w:szCs w:val="20"/>
          <w:lang w:val="es-CO"/>
        </w:rPr>
        <w:t>Gestión activa de bloqueos</w:t>
      </w:r>
    </w:p>
    <w:p w14:paraId="64038F23" w14:textId="6E07FE70" w:rsidR="0097347D" w:rsidRDefault="009C0B53" w:rsidP="006D3DD0">
      <w:pPr>
        <w:pStyle w:val="Listaconvietas"/>
        <w:numPr>
          <w:ilvl w:val="0"/>
          <w:numId w:val="0"/>
        </w:numPr>
        <w:tabs>
          <w:tab w:val="num" w:pos="720"/>
        </w:tabs>
        <w:spacing w:after="60"/>
        <w:ind w:left="720"/>
        <w:jc w:val="both"/>
        <w:rPr>
          <w:sz w:val="20"/>
          <w:szCs w:val="20"/>
          <w:lang w:val="es-CO"/>
        </w:rPr>
      </w:pPr>
      <w:r w:rsidRPr="00B1475A">
        <w:rPr>
          <w:sz w:val="20"/>
          <w:szCs w:val="20"/>
          <w:lang w:val="es-CO"/>
        </w:rPr>
        <w:br/>
        <w:t>Los impedimentos serán identificados, registrados, asignados y escalados oportunamente.</w:t>
      </w:r>
    </w:p>
    <w:p w14:paraId="6B581952" w14:textId="77777777" w:rsidR="006D3DD0" w:rsidRPr="00B1475A" w:rsidRDefault="006D3DD0" w:rsidP="006D3DD0">
      <w:pPr>
        <w:pStyle w:val="Listaconvietas"/>
        <w:numPr>
          <w:ilvl w:val="0"/>
          <w:numId w:val="0"/>
        </w:numPr>
        <w:tabs>
          <w:tab w:val="num" w:pos="720"/>
        </w:tabs>
        <w:spacing w:after="60"/>
        <w:ind w:left="720"/>
        <w:jc w:val="both"/>
        <w:rPr>
          <w:sz w:val="20"/>
          <w:szCs w:val="20"/>
          <w:lang w:val="es-CO"/>
        </w:rPr>
      </w:pPr>
    </w:p>
    <w:p w14:paraId="21E8AA2C" w14:textId="77777777" w:rsidR="006D3DD0" w:rsidRPr="006D3DD0" w:rsidRDefault="009C0B53" w:rsidP="00BA2A18">
      <w:pPr>
        <w:pStyle w:val="Listaconvietas"/>
        <w:tabs>
          <w:tab w:val="clear" w:pos="360"/>
          <w:tab w:val="num" w:pos="720"/>
        </w:tabs>
        <w:spacing w:after="60"/>
        <w:ind w:left="720"/>
        <w:jc w:val="both"/>
        <w:rPr>
          <w:sz w:val="20"/>
          <w:szCs w:val="20"/>
          <w:lang w:val="es-CO"/>
        </w:rPr>
      </w:pPr>
      <w:r w:rsidRPr="00B1475A">
        <w:rPr>
          <w:b/>
          <w:bCs/>
          <w:sz w:val="20"/>
          <w:szCs w:val="20"/>
          <w:lang w:val="es-CO"/>
        </w:rPr>
        <w:t>Go / Next por iteración</w:t>
      </w:r>
    </w:p>
    <w:p w14:paraId="77972926" w14:textId="0CA7F181" w:rsidR="0097347D" w:rsidRPr="00B1475A" w:rsidRDefault="009C0B53" w:rsidP="006D3DD0">
      <w:pPr>
        <w:pStyle w:val="Listaconvietas"/>
        <w:numPr>
          <w:ilvl w:val="0"/>
          <w:numId w:val="0"/>
        </w:numPr>
        <w:tabs>
          <w:tab w:val="num" w:pos="720"/>
        </w:tabs>
        <w:spacing w:after="60"/>
        <w:ind w:left="720"/>
        <w:jc w:val="both"/>
        <w:rPr>
          <w:sz w:val="20"/>
          <w:szCs w:val="20"/>
          <w:lang w:val="es-CO"/>
        </w:rPr>
      </w:pPr>
      <w:r w:rsidRPr="00B1475A">
        <w:rPr>
          <w:sz w:val="20"/>
          <w:szCs w:val="20"/>
          <w:lang w:val="es-CO"/>
        </w:rPr>
        <w:br/>
        <w:t>Al cierre de cada sprint o release se definirá si el avance continúa, requiere ajustes o debe escalarse.</w:t>
      </w:r>
    </w:p>
    <w:p w14:paraId="7D12852C" w14:textId="2964E4E4" w:rsidR="00E45642" w:rsidRPr="00B1475A" w:rsidRDefault="00E45642" w:rsidP="00BA2A18">
      <w:pPr>
        <w:pStyle w:val="Listaconvietas"/>
        <w:numPr>
          <w:ilvl w:val="0"/>
          <w:numId w:val="0"/>
        </w:numPr>
        <w:spacing w:after="60"/>
        <w:jc w:val="both"/>
        <w:rPr>
          <w:sz w:val="20"/>
          <w:szCs w:val="20"/>
          <w:lang w:val="es-CO"/>
        </w:rPr>
      </w:pPr>
    </w:p>
    <w:p w14:paraId="22B017F4" w14:textId="69EA25CE" w:rsidR="0097347D" w:rsidRPr="00032752" w:rsidRDefault="009C0B53" w:rsidP="00750DCB">
      <w:pPr>
        <w:pStyle w:val="Ttulo2"/>
      </w:pPr>
      <w:bookmarkStart w:id="634" w:name="_Toc240576164"/>
      <w:r w:rsidRPr="00032752">
        <w:t>Modelo de trabajo Agile</w:t>
      </w:r>
      <w:bookmarkEnd w:id="634"/>
    </w:p>
    <w:p w14:paraId="07089324" w14:textId="77777777" w:rsidR="00E71BE9" w:rsidRPr="00B1475A" w:rsidRDefault="00E71BE9" w:rsidP="00BA2A18">
      <w:pPr>
        <w:pStyle w:val="Listaconvietas"/>
        <w:numPr>
          <w:ilvl w:val="0"/>
          <w:numId w:val="0"/>
        </w:numPr>
        <w:spacing w:after="60"/>
        <w:ind w:left="360" w:hanging="360"/>
        <w:jc w:val="both"/>
        <w:rPr>
          <w:b/>
          <w:bCs/>
          <w:sz w:val="20"/>
          <w:szCs w:val="20"/>
          <w:lang w:val="es-CO"/>
        </w:rPr>
      </w:pPr>
    </w:p>
    <w:p w14:paraId="5893BBA0" w14:textId="3FDC1E95" w:rsidR="0097347D" w:rsidRPr="00B1475A" w:rsidRDefault="009C0B53" w:rsidP="004D1D65">
      <w:pPr>
        <w:pStyle w:val="Ttulo3"/>
        <w:rPr>
          <w:lang w:val="es-CO"/>
        </w:rPr>
      </w:pPr>
      <w:bookmarkStart w:id="635" w:name="_Toc240576165"/>
      <w:r w:rsidRPr="00B1475A">
        <w:rPr>
          <w:lang w:val="es-CO"/>
        </w:rPr>
        <w:t>12.4.1 Backlog del proyecto</w:t>
      </w:r>
      <w:bookmarkEnd w:id="635"/>
    </w:p>
    <w:p w14:paraId="5A3E5D9B" w14:textId="31CBAD65" w:rsidR="00E45642" w:rsidRPr="00B1475A" w:rsidRDefault="00E45642" w:rsidP="00BA2A18">
      <w:pPr>
        <w:pStyle w:val="Listaconvietas"/>
        <w:numPr>
          <w:ilvl w:val="0"/>
          <w:numId w:val="0"/>
        </w:numPr>
        <w:spacing w:after="60"/>
        <w:ind w:left="432"/>
        <w:jc w:val="both"/>
        <w:rPr>
          <w:b/>
          <w:bCs/>
          <w:sz w:val="20"/>
          <w:szCs w:val="20"/>
          <w:lang w:val="es-CO"/>
        </w:rPr>
      </w:pPr>
    </w:p>
    <w:p w14:paraId="3691D25D" w14:textId="3C136082" w:rsidR="009734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El proyecto contará con un backlog único que integrará:</w:t>
      </w:r>
    </w:p>
    <w:p w14:paraId="1DD9690B" w14:textId="4FA635F0" w:rsidR="00E45642" w:rsidRPr="00B1475A" w:rsidRDefault="00E45642" w:rsidP="00BA2A18">
      <w:pPr>
        <w:pStyle w:val="Listaconvietas"/>
        <w:numPr>
          <w:ilvl w:val="0"/>
          <w:numId w:val="0"/>
        </w:numPr>
        <w:spacing w:after="60"/>
        <w:ind w:left="720"/>
        <w:jc w:val="both"/>
        <w:rPr>
          <w:sz w:val="20"/>
          <w:szCs w:val="20"/>
          <w:lang w:val="es-CO"/>
        </w:rPr>
      </w:pPr>
    </w:p>
    <w:p w14:paraId="134004DE" w14:textId="44CDDC14"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Historias de usuario funcionales.</w:t>
      </w:r>
    </w:p>
    <w:p w14:paraId="1A076C47" w14:textId="6D2CF4B6"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Requerimientos técnicos.</w:t>
      </w:r>
    </w:p>
    <w:p w14:paraId="29D1990A" w14:textId="23FE97A8"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Fuentes a integrar.</w:t>
      </w:r>
    </w:p>
    <w:p w14:paraId="68E8E5C7" w14:textId="13C5509E"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Reglas de calidad.</w:t>
      </w:r>
    </w:p>
    <w:p w14:paraId="49C3F8A1" w14:textId="1BAB26F6"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Actividades de gobierno de datos.</w:t>
      </w:r>
    </w:p>
    <w:p w14:paraId="7E26238F" w14:textId="5F2F4267"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Actividades de seguridad y privacidad.</w:t>
      </w:r>
    </w:p>
    <w:p w14:paraId="182F1472" w14:textId="7EBECE8B"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Validaciones de arquitectura.</w:t>
      </w:r>
    </w:p>
    <w:p w14:paraId="613017AE" w14:textId="5387B4A6"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Entregables documentales.</w:t>
      </w:r>
    </w:p>
    <w:p w14:paraId="0D0945E1" w14:textId="2ED11C5C"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Riesgos, bloqueos y dependencias.</w:t>
      </w:r>
    </w:p>
    <w:p w14:paraId="37CA9025" w14:textId="48E5DC29"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Mejoras o ajustes identificados durante la ejecución.</w:t>
      </w:r>
    </w:p>
    <w:p w14:paraId="0C65DB38" w14:textId="77777777" w:rsidR="00116464" w:rsidRPr="00B1475A" w:rsidRDefault="00116464" w:rsidP="00BA2A18">
      <w:pPr>
        <w:pStyle w:val="Listaconvietas"/>
        <w:numPr>
          <w:ilvl w:val="0"/>
          <w:numId w:val="0"/>
        </w:numPr>
        <w:spacing w:after="60"/>
        <w:ind w:left="720"/>
        <w:jc w:val="both"/>
        <w:rPr>
          <w:sz w:val="20"/>
          <w:szCs w:val="20"/>
          <w:lang w:val="es-CO"/>
        </w:rPr>
      </w:pPr>
    </w:p>
    <w:p w14:paraId="7108B940" w14:textId="682117D1" w:rsidR="009734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El backlog será priorizado por SURA, con acompañamiento de NTT DATA, considerando valor de negocio, criticidad, dependencias, complejidad, disponibilidad de fuentes y viabilidad técnica.</w:t>
      </w:r>
    </w:p>
    <w:p w14:paraId="68DEA154" w14:textId="77777777" w:rsidR="00116464" w:rsidRPr="00B1475A" w:rsidRDefault="00116464" w:rsidP="0024306C">
      <w:pPr>
        <w:pStyle w:val="Listaconvietas"/>
        <w:numPr>
          <w:ilvl w:val="0"/>
          <w:numId w:val="0"/>
        </w:numPr>
        <w:spacing w:after="60"/>
        <w:jc w:val="both"/>
        <w:rPr>
          <w:sz w:val="20"/>
          <w:szCs w:val="20"/>
          <w:lang w:val="es-CO"/>
        </w:rPr>
      </w:pPr>
    </w:p>
    <w:p w14:paraId="76B7B5F9" w14:textId="12C6DC84" w:rsidR="0097347D" w:rsidRPr="00B1475A" w:rsidRDefault="009C0B53" w:rsidP="004D1D65">
      <w:pPr>
        <w:pStyle w:val="Ttulo3"/>
        <w:rPr>
          <w:lang w:val="es-CO"/>
        </w:rPr>
      </w:pPr>
      <w:r w:rsidRPr="00B1475A">
        <w:rPr>
          <w:lang w:val="es-CO"/>
        </w:rPr>
        <w:t xml:space="preserve"> </w:t>
      </w:r>
      <w:bookmarkStart w:id="636" w:name="_Toc240576166"/>
      <w:r w:rsidRPr="00B1475A">
        <w:rPr>
          <w:lang w:val="es-CO"/>
        </w:rPr>
        <w:t>Sprints de trabajo</w:t>
      </w:r>
      <w:bookmarkEnd w:id="636"/>
    </w:p>
    <w:p w14:paraId="0C52F530" w14:textId="77777777" w:rsidR="00FB75A1" w:rsidRPr="00B1475A" w:rsidRDefault="00FB75A1" w:rsidP="00BA2A18">
      <w:pPr>
        <w:pStyle w:val="Listaconvietas"/>
        <w:numPr>
          <w:ilvl w:val="0"/>
          <w:numId w:val="0"/>
        </w:numPr>
        <w:spacing w:after="60"/>
        <w:ind w:left="360" w:hanging="360"/>
        <w:jc w:val="both"/>
        <w:rPr>
          <w:b/>
          <w:bCs/>
          <w:sz w:val="20"/>
          <w:szCs w:val="20"/>
          <w:lang w:val="es-CO"/>
        </w:rPr>
      </w:pPr>
    </w:p>
    <w:p w14:paraId="00CCF6B0" w14:textId="59087125"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 xml:space="preserve">La ejecución se organizará en </w:t>
      </w:r>
      <w:r w:rsidRPr="00B1475A">
        <w:rPr>
          <w:b/>
          <w:bCs/>
          <w:sz w:val="20"/>
          <w:szCs w:val="20"/>
          <w:lang w:val="es-CO"/>
        </w:rPr>
        <w:t>sprints de 2 semanas</w:t>
      </w:r>
      <w:r w:rsidRPr="00B1475A">
        <w:rPr>
          <w:sz w:val="20"/>
          <w:szCs w:val="20"/>
          <w:lang w:val="es-CO"/>
        </w:rPr>
        <w:t>, salvo que las partes acuerden una duración diferente según la complejidad del frente.</w:t>
      </w:r>
    </w:p>
    <w:p w14:paraId="522080B3" w14:textId="30676582"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Cada sprint deberá tener:</w:t>
      </w:r>
    </w:p>
    <w:p w14:paraId="43F626CC" w14:textId="2A89A444" w:rsidR="0097347D" w:rsidRPr="00B1475A" w:rsidRDefault="009C0B53" w:rsidP="00BA2A18">
      <w:pPr>
        <w:pStyle w:val="Listaconvietas"/>
        <w:tabs>
          <w:tab w:val="clear" w:pos="360"/>
          <w:tab w:val="num" w:pos="1080"/>
        </w:tabs>
        <w:spacing w:after="60"/>
        <w:ind w:left="1080"/>
        <w:jc w:val="both"/>
        <w:rPr>
          <w:sz w:val="20"/>
          <w:szCs w:val="20"/>
          <w:lang w:val="es-CO"/>
        </w:rPr>
      </w:pPr>
      <w:r w:rsidRPr="00B1475A">
        <w:rPr>
          <w:sz w:val="20"/>
          <w:szCs w:val="20"/>
          <w:lang w:val="es-CO"/>
        </w:rPr>
        <w:t>Objetivo del sprint.</w:t>
      </w:r>
    </w:p>
    <w:p w14:paraId="553B4842" w14:textId="37B2DF02" w:rsidR="0097347D" w:rsidRPr="00B1475A" w:rsidRDefault="009C0B53" w:rsidP="00BA2A18">
      <w:pPr>
        <w:pStyle w:val="Listaconvietas"/>
        <w:tabs>
          <w:tab w:val="clear" w:pos="360"/>
          <w:tab w:val="num" w:pos="1080"/>
        </w:tabs>
        <w:spacing w:after="60"/>
        <w:ind w:left="1080"/>
        <w:jc w:val="both"/>
        <w:rPr>
          <w:sz w:val="20"/>
          <w:szCs w:val="20"/>
          <w:lang w:val="es-CO"/>
        </w:rPr>
      </w:pPr>
      <w:r w:rsidRPr="00B1475A">
        <w:rPr>
          <w:sz w:val="20"/>
          <w:szCs w:val="20"/>
          <w:lang w:val="es-CO"/>
        </w:rPr>
        <w:t>Historias priorizadas.</w:t>
      </w:r>
    </w:p>
    <w:p w14:paraId="5E4FF83F" w14:textId="698700A4" w:rsidR="0097347D" w:rsidRPr="00B1475A" w:rsidRDefault="009C0B53" w:rsidP="00BA2A18">
      <w:pPr>
        <w:pStyle w:val="Listaconvietas"/>
        <w:tabs>
          <w:tab w:val="clear" w:pos="360"/>
          <w:tab w:val="num" w:pos="1080"/>
        </w:tabs>
        <w:spacing w:after="60"/>
        <w:ind w:left="1080"/>
        <w:jc w:val="both"/>
        <w:rPr>
          <w:sz w:val="20"/>
          <w:szCs w:val="20"/>
          <w:lang w:val="es-CO"/>
        </w:rPr>
      </w:pPr>
      <w:r w:rsidRPr="00B1475A">
        <w:rPr>
          <w:sz w:val="20"/>
          <w:szCs w:val="20"/>
          <w:lang w:val="es-CO"/>
        </w:rPr>
        <w:t>Criterios de aceptación.</w:t>
      </w:r>
    </w:p>
    <w:p w14:paraId="3CF374C9" w14:textId="30EE526D" w:rsidR="0097347D" w:rsidRPr="00B1475A" w:rsidRDefault="009C0B53" w:rsidP="00BA2A18">
      <w:pPr>
        <w:pStyle w:val="Listaconvietas"/>
        <w:tabs>
          <w:tab w:val="clear" w:pos="360"/>
          <w:tab w:val="num" w:pos="1080"/>
        </w:tabs>
        <w:spacing w:after="60"/>
        <w:ind w:left="1080"/>
        <w:jc w:val="both"/>
        <w:rPr>
          <w:sz w:val="20"/>
          <w:szCs w:val="20"/>
          <w:lang w:val="es-CO"/>
        </w:rPr>
      </w:pPr>
      <w:r w:rsidRPr="00B1475A">
        <w:rPr>
          <w:sz w:val="20"/>
          <w:szCs w:val="20"/>
          <w:lang w:val="es-CO"/>
        </w:rPr>
        <w:t>Responsables asignados.</w:t>
      </w:r>
    </w:p>
    <w:p w14:paraId="62D40C13" w14:textId="19956805" w:rsidR="0097347D" w:rsidRPr="00B1475A" w:rsidRDefault="009C0B53" w:rsidP="00BA2A18">
      <w:pPr>
        <w:pStyle w:val="Listaconvietas"/>
        <w:tabs>
          <w:tab w:val="clear" w:pos="360"/>
          <w:tab w:val="num" w:pos="1080"/>
        </w:tabs>
        <w:spacing w:after="60"/>
        <w:ind w:left="1080"/>
        <w:jc w:val="both"/>
        <w:rPr>
          <w:sz w:val="20"/>
          <w:szCs w:val="20"/>
          <w:lang w:val="es-CO"/>
        </w:rPr>
      </w:pPr>
      <w:r w:rsidRPr="00B1475A">
        <w:rPr>
          <w:sz w:val="20"/>
          <w:szCs w:val="20"/>
          <w:lang w:val="es-CO"/>
        </w:rPr>
        <w:t>Dependencias identificadas.</w:t>
      </w:r>
    </w:p>
    <w:p w14:paraId="7BE0128F" w14:textId="1E797A54" w:rsidR="0097347D" w:rsidRPr="00B1475A" w:rsidRDefault="009C0B53" w:rsidP="00BA2A18">
      <w:pPr>
        <w:pStyle w:val="Listaconvietas"/>
        <w:tabs>
          <w:tab w:val="clear" w:pos="360"/>
          <w:tab w:val="num" w:pos="1080"/>
        </w:tabs>
        <w:spacing w:after="60"/>
        <w:ind w:left="1080"/>
        <w:jc w:val="both"/>
        <w:rPr>
          <w:sz w:val="20"/>
          <w:szCs w:val="20"/>
          <w:lang w:val="es-CO"/>
        </w:rPr>
      </w:pPr>
      <w:r w:rsidRPr="00B1475A">
        <w:rPr>
          <w:sz w:val="20"/>
          <w:szCs w:val="20"/>
          <w:lang w:val="es-CO"/>
        </w:rPr>
        <w:t>Riesgos o bloqueos visibles.</w:t>
      </w:r>
    </w:p>
    <w:p w14:paraId="5E34FA19" w14:textId="3F3B34DB" w:rsidR="0097347D" w:rsidRPr="00B1475A" w:rsidRDefault="009C0B53" w:rsidP="00BA2A18">
      <w:pPr>
        <w:pStyle w:val="Listaconvietas"/>
        <w:tabs>
          <w:tab w:val="clear" w:pos="360"/>
          <w:tab w:val="num" w:pos="1080"/>
        </w:tabs>
        <w:spacing w:after="60"/>
        <w:ind w:left="1080"/>
        <w:jc w:val="both"/>
        <w:rPr>
          <w:sz w:val="20"/>
          <w:szCs w:val="20"/>
          <w:lang w:val="es-CO"/>
        </w:rPr>
      </w:pPr>
      <w:r w:rsidRPr="00B1475A">
        <w:rPr>
          <w:sz w:val="20"/>
          <w:szCs w:val="20"/>
          <w:lang w:val="es-CO"/>
        </w:rPr>
        <w:t>Entregables esperados.</w:t>
      </w:r>
    </w:p>
    <w:p w14:paraId="6CFC5BAD" w14:textId="1FD1E3CF" w:rsidR="004D1D65" w:rsidRPr="0024306C" w:rsidRDefault="009C0B53" w:rsidP="0024306C">
      <w:pPr>
        <w:pStyle w:val="Listaconvietas"/>
        <w:tabs>
          <w:tab w:val="clear" w:pos="360"/>
          <w:tab w:val="num" w:pos="1080"/>
        </w:tabs>
        <w:spacing w:after="60"/>
        <w:ind w:left="1080"/>
        <w:jc w:val="both"/>
        <w:rPr>
          <w:sz w:val="20"/>
          <w:szCs w:val="20"/>
          <w:lang w:val="es-CO"/>
        </w:rPr>
      </w:pPr>
      <w:r w:rsidRPr="00B1475A">
        <w:rPr>
          <w:sz w:val="20"/>
          <w:szCs w:val="20"/>
          <w:lang w:val="es-CO"/>
        </w:rPr>
        <w:lastRenderedPageBreak/>
        <w:t>Evidencia de avance o resultado.</w:t>
      </w:r>
    </w:p>
    <w:p w14:paraId="059971B6" w14:textId="77777777" w:rsidR="004D1D65" w:rsidRPr="00B1475A" w:rsidRDefault="004D1D65" w:rsidP="00BA2A18">
      <w:pPr>
        <w:pStyle w:val="Listaconvietas"/>
        <w:numPr>
          <w:ilvl w:val="0"/>
          <w:numId w:val="0"/>
        </w:numPr>
        <w:spacing w:after="60"/>
        <w:ind w:left="1080"/>
        <w:jc w:val="both"/>
        <w:rPr>
          <w:sz w:val="20"/>
          <w:szCs w:val="20"/>
          <w:lang w:val="es-CO"/>
        </w:rPr>
      </w:pPr>
    </w:p>
    <w:p w14:paraId="03E2CF87" w14:textId="51B142F3" w:rsidR="0097347D" w:rsidRPr="00B1475A" w:rsidRDefault="009C0B53" w:rsidP="004D1D65">
      <w:pPr>
        <w:pStyle w:val="Ttulo3"/>
        <w:rPr>
          <w:lang w:val="es-CO"/>
        </w:rPr>
      </w:pPr>
      <w:r w:rsidRPr="00B1475A">
        <w:rPr>
          <w:lang w:val="es-CO"/>
        </w:rPr>
        <w:t xml:space="preserve"> </w:t>
      </w:r>
      <w:bookmarkStart w:id="637" w:name="_Toc240576167"/>
      <w:r w:rsidRPr="00B1475A">
        <w:rPr>
          <w:lang w:val="es-CO"/>
        </w:rPr>
        <w:t>Releases o cortes de valor</w:t>
      </w:r>
      <w:bookmarkEnd w:id="637"/>
    </w:p>
    <w:p w14:paraId="486953A2" w14:textId="77777777" w:rsidR="006A24C1" w:rsidRPr="00B1475A" w:rsidRDefault="006A24C1" w:rsidP="00BA2A18">
      <w:pPr>
        <w:pStyle w:val="Listaconvietas"/>
        <w:numPr>
          <w:ilvl w:val="0"/>
          <w:numId w:val="0"/>
        </w:numPr>
        <w:spacing w:after="60"/>
        <w:ind w:left="432"/>
        <w:jc w:val="both"/>
        <w:rPr>
          <w:b/>
          <w:bCs/>
          <w:sz w:val="20"/>
          <w:szCs w:val="20"/>
          <w:lang w:val="es-CO"/>
        </w:rPr>
      </w:pPr>
    </w:p>
    <w:p w14:paraId="2F401B87" w14:textId="0069C26E"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 xml:space="preserve">Cada conjunto de sprints podrá agruparse en un </w:t>
      </w:r>
      <w:r w:rsidRPr="00B1475A">
        <w:rPr>
          <w:b/>
          <w:bCs/>
          <w:sz w:val="20"/>
          <w:szCs w:val="20"/>
          <w:lang w:val="es-CO"/>
        </w:rPr>
        <w:t>release</w:t>
      </w:r>
      <w:r w:rsidRPr="00B1475A">
        <w:rPr>
          <w:sz w:val="20"/>
          <w:szCs w:val="20"/>
          <w:lang w:val="es-CO"/>
        </w:rPr>
        <w:t>, entendido como un corte funcional o técnico con entregables consolidados.</w:t>
      </w:r>
    </w:p>
    <w:p w14:paraId="496CC756" w14:textId="21C69FBC"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Ejemplos de releases:</w:t>
      </w:r>
    </w:p>
    <w:p w14:paraId="6D27F80B" w14:textId="66C94EBF" w:rsidR="0097347D" w:rsidRPr="00B1475A" w:rsidRDefault="009C0B53">
      <w:pPr>
        <w:pStyle w:val="Listaconvietas"/>
        <w:numPr>
          <w:ilvl w:val="0"/>
          <w:numId w:val="14"/>
        </w:numPr>
        <w:tabs>
          <w:tab w:val="clear" w:pos="720"/>
          <w:tab w:val="num" w:pos="1080"/>
        </w:tabs>
        <w:spacing w:after="60"/>
        <w:ind w:left="1080"/>
        <w:jc w:val="both"/>
        <w:rPr>
          <w:sz w:val="20"/>
          <w:szCs w:val="20"/>
          <w:lang w:val="es-CO"/>
        </w:rPr>
      </w:pPr>
      <w:r w:rsidRPr="00B1475A">
        <w:rPr>
          <w:sz w:val="20"/>
          <w:szCs w:val="20"/>
          <w:lang w:val="es-CO"/>
        </w:rPr>
        <w:t>Release de fuentes priorizadas.</w:t>
      </w:r>
    </w:p>
    <w:p w14:paraId="3163BAFA" w14:textId="271DD29B" w:rsidR="0097347D" w:rsidRPr="00B1475A" w:rsidRDefault="009C0B53">
      <w:pPr>
        <w:pStyle w:val="Listaconvietas"/>
        <w:numPr>
          <w:ilvl w:val="0"/>
          <w:numId w:val="14"/>
        </w:numPr>
        <w:tabs>
          <w:tab w:val="clear" w:pos="720"/>
          <w:tab w:val="num" w:pos="1080"/>
        </w:tabs>
        <w:spacing w:after="60"/>
        <w:ind w:left="1080"/>
        <w:jc w:val="both"/>
        <w:rPr>
          <w:sz w:val="20"/>
          <w:szCs w:val="20"/>
          <w:lang w:val="es-CO"/>
        </w:rPr>
      </w:pPr>
      <w:r w:rsidRPr="00B1475A">
        <w:rPr>
          <w:sz w:val="20"/>
          <w:szCs w:val="20"/>
          <w:lang w:val="es-CO"/>
        </w:rPr>
        <w:t>Release de arquitectura base.</w:t>
      </w:r>
    </w:p>
    <w:p w14:paraId="5A08E1C2" w14:textId="1EA4ED3F" w:rsidR="0097347D" w:rsidRPr="00B1475A" w:rsidRDefault="009C0B53">
      <w:pPr>
        <w:pStyle w:val="Listaconvietas"/>
        <w:numPr>
          <w:ilvl w:val="0"/>
          <w:numId w:val="14"/>
        </w:numPr>
        <w:tabs>
          <w:tab w:val="clear" w:pos="720"/>
          <w:tab w:val="num" w:pos="1080"/>
        </w:tabs>
        <w:spacing w:after="60"/>
        <w:ind w:left="1080"/>
        <w:jc w:val="both"/>
        <w:rPr>
          <w:sz w:val="20"/>
          <w:szCs w:val="20"/>
          <w:lang w:val="es-CO"/>
        </w:rPr>
      </w:pPr>
      <w:r w:rsidRPr="00B1475A">
        <w:rPr>
          <w:sz w:val="20"/>
          <w:szCs w:val="20"/>
          <w:lang w:val="es-CO"/>
        </w:rPr>
        <w:t>Release de ingesta gobernada.</w:t>
      </w:r>
    </w:p>
    <w:p w14:paraId="21C9C09F" w14:textId="684784E5" w:rsidR="0097347D" w:rsidRPr="00B1475A" w:rsidRDefault="009C0B53">
      <w:pPr>
        <w:pStyle w:val="Listaconvietas"/>
        <w:numPr>
          <w:ilvl w:val="0"/>
          <w:numId w:val="14"/>
        </w:numPr>
        <w:tabs>
          <w:tab w:val="clear" w:pos="720"/>
          <w:tab w:val="num" w:pos="1080"/>
        </w:tabs>
        <w:spacing w:after="60"/>
        <w:ind w:left="1080"/>
        <w:jc w:val="both"/>
        <w:rPr>
          <w:sz w:val="20"/>
          <w:szCs w:val="20"/>
          <w:lang w:val="es-CO"/>
        </w:rPr>
      </w:pPr>
      <w:r w:rsidRPr="00B1475A">
        <w:rPr>
          <w:sz w:val="20"/>
          <w:szCs w:val="20"/>
          <w:lang w:val="es-CO"/>
        </w:rPr>
        <w:t>Release de calidad de datos.</w:t>
      </w:r>
    </w:p>
    <w:p w14:paraId="53EF51E0" w14:textId="6904C937" w:rsidR="0097347D" w:rsidRPr="00B1475A" w:rsidRDefault="009C0B53">
      <w:pPr>
        <w:pStyle w:val="Listaconvietas"/>
        <w:numPr>
          <w:ilvl w:val="0"/>
          <w:numId w:val="14"/>
        </w:numPr>
        <w:tabs>
          <w:tab w:val="clear" w:pos="720"/>
          <w:tab w:val="num" w:pos="1080"/>
        </w:tabs>
        <w:spacing w:after="60"/>
        <w:ind w:left="1080"/>
        <w:jc w:val="both"/>
        <w:rPr>
          <w:sz w:val="20"/>
          <w:szCs w:val="20"/>
          <w:lang w:val="es-CO"/>
        </w:rPr>
      </w:pPr>
      <w:r w:rsidRPr="00B1475A">
        <w:rPr>
          <w:sz w:val="20"/>
          <w:szCs w:val="20"/>
          <w:lang w:val="es-CO"/>
        </w:rPr>
        <w:t>Release de catálogo y linaje.</w:t>
      </w:r>
    </w:p>
    <w:p w14:paraId="1F24EE78" w14:textId="61E4CC57" w:rsidR="0097347D" w:rsidRPr="00B1475A" w:rsidRDefault="009C0B53">
      <w:pPr>
        <w:pStyle w:val="Listaconvietas"/>
        <w:numPr>
          <w:ilvl w:val="0"/>
          <w:numId w:val="14"/>
        </w:numPr>
        <w:tabs>
          <w:tab w:val="clear" w:pos="720"/>
          <w:tab w:val="num" w:pos="1080"/>
        </w:tabs>
        <w:spacing w:after="60"/>
        <w:ind w:left="1080"/>
        <w:jc w:val="both"/>
        <w:rPr>
          <w:sz w:val="20"/>
          <w:szCs w:val="20"/>
          <w:lang w:val="es-CO"/>
        </w:rPr>
      </w:pPr>
      <w:r w:rsidRPr="00B1475A">
        <w:rPr>
          <w:sz w:val="20"/>
          <w:szCs w:val="20"/>
          <w:lang w:val="es-CO"/>
        </w:rPr>
        <w:t>Release de modelo OMOP.</w:t>
      </w:r>
    </w:p>
    <w:p w14:paraId="66DD413E" w14:textId="1151F22B" w:rsidR="0097347D" w:rsidRPr="00B1475A" w:rsidRDefault="009C0B53">
      <w:pPr>
        <w:pStyle w:val="Listaconvietas"/>
        <w:numPr>
          <w:ilvl w:val="0"/>
          <w:numId w:val="14"/>
        </w:numPr>
        <w:tabs>
          <w:tab w:val="clear" w:pos="720"/>
          <w:tab w:val="num" w:pos="1080"/>
        </w:tabs>
        <w:spacing w:after="60"/>
        <w:ind w:left="1080"/>
        <w:jc w:val="both"/>
        <w:rPr>
          <w:sz w:val="20"/>
          <w:szCs w:val="20"/>
          <w:lang w:val="es-CO"/>
        </w:rPr>
      </w:pPr>
      <w:r w:rsidRPr="00B1475A">
        <w:rPr>
          <w:sz w:val="20"/>
          <w:szCs w:val="20"/>
          <w:lang w:val="es-CO"/>
        </w:rPr>
        <w:t>Release de entrega de datos para casos de uso.</w:t>
      </w:r>
    </w:p>
    <w:p w14:paraId="511CC495" w14:textId="78FEEB1F" w:rsidR="0097347D" w:rsidRPr="00B1475A" w:rsidRDefault="009C0B53">
      <w:pPr>
        <w:pStyle w:val="Listaconvietas"/>
        <w:numPr>
          <w:ilvl w:val="0"/>
          <w:numId w:val="14"/>
        </w:numPr>
        <w:tabs>
          <w:tab w:val="clear" w:pos="720"/>
          <w:tab w:val="num" w:pos="1080"/>
        </w:tabs>
        <w:spacing w:after="60"/>
        <w:ind w:left="1080"/>
        <w:jc w:val="both"/>
        <w:rPr>
          <w:sz w:val="20"/>
          <w:szCs w:val="20"/>
          <w:lang w:val="es-CO"/>
        </w:rPr>
      </w:pPr>
      <w:r w:rsidRPr="00B1475A">
        <w:rPr>
          <w:sz w:val="20"/>
          <w:szCs w:val="20"/>
          <w:lang w:val="es-CO"/>
        </w:rPr>
        <w:t>Release de operación y monitoreo.</w:t>
      </w:r>
    </w:p>
    <w:p w14:paraId="78652D42" w14:textId="77777777" w:rsidR="00E67556" w:rsidRPr="00B1475A" w:rsidRDefault="00E67556" w:rsidP="00BA2A18">
      <w:pPr>
        <w:pStyle w:val="Listaconvietas"/>
        <w:numPr>
          <w:ilvl w:val="0"/>
          <w:numId w:val="0"/>
        </w:numPr>
        <w:spacing w:after="60"/>
        <w:ind w:left="360" w:hanging="360"/>
        <w:jc w:val="both"/>
        <w:rPr>
          <w:sz w:val="20"/>
          <w:szCs w:val="20"/>
          <w:lang w:val="es-CO"/>
        </w:rPr>
      </w:pPr>
    </w:p>
    <w:p w14:paraId="57AE78E5" w14:textId="61A13872" w:rsidR="0097347D" w:rsidRPr="00B1475A" w:rsidRDefault="009C0B53" w:rsidP="00BA2A18">
      <w:pPr>
        <w:pStyle w:val="Listaconvietas"/>
        <w:numPr>
          <w:ilvl w:val="0"/>
          <w:numId w:val="0"/>
        </w:numPr>
        <w:spacing w:after="60"/>
        <w:ind w:left="360" w:hanging="360"/>
        <w:jc w:val="both"/>
        <w:rPr>
          <w:sz w:val="20"/>
          <w:szCs w:val="20"/>
          <w:lang w:val="es-CO"/>
        </w:rPr>
      </w:pPr>
      <w:r w:rsidRPr="00B1475A">
        <w:rPr>
          <w:sz w:val="20"/>
          <w:szCs w:val="20"/>
          <w:lang w:val="es-CO"/>
        </w:rPr>
        <w:t xml:space="preserve">         Al cierre de cada release se realizará una revisión Go / Next para definir continuidad, ajustes, priorización o escalamiento.</w:t>
      </w:r>
    </w:p>
    <w:p w14:paraId="5B60D131" w14:textId="00FF4BAE" w:rsidR="0097347D" w:rsidRPr="00B1475A" w:rsidRDefault="0097347D" w:rsidP="00BA2A18">
      <w:pPr>
        <w:pStyle w:val="Listaconvietas"/>
        <w:numPr>
          <w:ilvl w:val="0"/>
          <w:numId w:val="0"/>
        </w:numPr>
        <w:spacing w:after="60"/>
        <w:ind w:left="720"/>
        <w:jc w:val="both"/>
        <w:rPr>
          <w:sz w:val="20"/>
          <w:szCs w:val="20"/>
          <w:lang w:val="es-CO"/>
        </w:rPr>
      </w:pPr>
    </w:p>
    <w:p w14:paraId="0588C93C" w14:textId="4F9682BA" w:rsidR="00665047" w:rsidRDefault="009C0B53" w:rsidP="00665047">
      <w:pPr>
        <w:pStyle w:val="Ttulo3"/>
      </w:pPr>
      <w:bookmarkStart w:id="638" w:name="_Toc238483124"/>
      <w:bookmarkStart w:id="639" w:name="_Toc238560525"/>
      <w:bookmarkStart w:id="640" w:name="_Toc238571020"/>
      <w:bookmarkStart w:id="641" w:name="_Toc238651596"/>
      <w:bookmarkStart w:id="642" w:name="_Toc240576168"/>
      <w:r w:rsidRPr="00B1475A">
        <w:t>Ceremonias Agile</w:t>
      </w:r>
      <w:bookmarkEnd w:id="638"/>
      <w:bookmarkEnd w:id="639"/>
      <w:bookmarkEnd w:id="640"/>
      <w:bookmarkEnd w:id="641"/>
      <w:bookmarkEnd w:id="642"/>
    </w:p>
    <w:p w14:paraId="1E3EAC6A" w14:textId="77777777" w:rsidR="00665047" w:rsidRPr="00665047" w:rsidRDefault="00665047" w:rsidP="00665047"/>
    <w:p w14:paraId="19BEC37E" w14:textId="7807EA36" w:rsidR="0097347D" w:rsidRDefault="009C0B53" w:rsidP="00BA2A18">
      <w:pPr>
        <w:pStyle w:val="Listaconvietas"/>
        <w:numPr>
          <w:ilvl w:val="0"/>
          <w:numId w:val="0"/>
        </w:numPr>
        <w:spacing w:after="60"/>
        <w:ind w:left="432"/>
        <w:jc w:val="both"/>
        <w:rPr>
          <w:b/>
          <w:bCs/>
          <w:sz w:val="20"/>
          <w:szCs w:val="20"/>
          <w:lang w:val="es-CO"/>
        </w:rPr>
      </w:pPr>
      <w:r>
        <w:rPr>
          <w:b/>
          <w:bCs/>
          <w:sz w:val="20"/>
          <w:szCs w:val="20"/>
          <w:lang w:val="es-CO"/>
        </w:rPr>
        <w:t xml:space="preserve">     </w:t>
      </w:r>
      <w:r w:rsidRPr="00B1475A">
        <w:rPr>
          <w:b/>
          <w:bCs/>
          <w:sz w:val="20"/>
          <w:szCs w:val="20"/>
          <w:lang w:val="es-CO"/>
        </w:rPr>
        <w:t xml:space="preserve"> Sprint Planning</w:t>
      </w:r>
    </w:p>
    <w:p w14:paraId="3E74E7D5" w14:textId="77777777" w:rsidR="00665047" w:rsidRPr="00B1475A" w:rsidRDefault="00665047" w:rsidP="00BA2A18">
      <w:pPr>
        <w:pStyle w:val="Listaconvietas"/>
        <w:numPr>
          <w:ilvl w:val="0"/>
          <w:numId w:val="0"/>
        </w:numPr>
        <w:spacing w:after="60"/>
        <w:ind w:left="432"/>
        <w:jc w:val="both"/>
        <w:rPr>
          <w:b/>
          <w:bCs/>
          <w:sz w:val="20"/>
          <w:szCs w:val="20"/>
          <w:lang w:val="es-CO"/>
        </w:rPr>
      </w:pPr>
    </w:p>
    <w:p w14:paraId="465E8114" w14:textId="5B385A3B" w:rsidR="0097347D" w:rsidRPr="00B1475A" w:rsidRDefault="009C0B53" w:rsidP="00BA2A18">
      <w:pPr>
        <w:pStyle w:val="Listaconvietas"/>
        <w:tabs>
          <w:tab w:val="clear" w:pos="360"/>
          <w:tab w:val="num" w:pos="1080"/>
        </w:tabs>
        <w:spacing w:after="60"/>
        <w:ind w:left="1080"/>
        <w:jc w:val="both"/>
        <w:rPr>
          <w:sz w:val="20"/>
          <w:szCs w:val="20"/>
          <w:lang w:val="es-CO"/>
        </w:rPr>
      </w:pPr>
      <w:r w:rsidRPr="00B1475A">
        <w:rPr>
          <w:b/>
          <w:bCs/>
          <w:sz w:val="20"/>
          <w:szCs w:val="20"/>
          <w:lang w:val="es-CO"/>
        </w:rPr>
        <w:t>Frecuencia:</w:t>
      </w:r>
      <w:r w:rsidRPr="00B1475A">
        <w:rPr>
          <w:sz w:val="20"/>
          <w:szCs w:val="20"/>
          <w:lang w:val="es-CO"/>
        </w:rPr>
        <w:t xml:space="preserve"> Al inicio de cada sprint.</w:t>
      </w:r>
      <w:r w:rsidRPr="00B1475A">
        <w:rPr>
          <w:sz w:val="20"/>
          <w:szCs w:val="20"/>
          <w:lang w:val="es-CO"/>
        </w:rPr>
        <w:br/>
      </w:r>
      <w:r w:rsidRPr="00B1475A">
        <w:rPr>
          <w:b/>
          <w:bCs/>
          <w:sz w:val="20"/>
          <w:szCs w:val="20"/>
          <w:lang w:val="es-CO"/>
        </w:rPr>
        <w:t>Participantes:</w:t>
      </w:r>
      <w:r w:rsidRPr="00B1475A">
        <w:rPr>
          <w:sz w:val="20"/>
          <w:szCs w:val="20"/>
          <w:lang w:val="es-CO"/>
        </w:rPr>
        <w:t xml:space="preserve"> Product Owner SURA, Project Lead / Scrum Master NTT DATA, Arquitecto de Datos, equipo técnico NTT DATA y responsables SURA requeridos.</w:t>
      </w:r>
    </w:p>
    <w:p w14:paraId="328AC0F8" w14:textId="25278386" w:rsidR="0097347D" w:rsidRPr="00B1475A" w:rsidRDefault="009C0B53" w:rsidP="00BA2A18">
      <w:pPr>
        <w:pStyle w:val="Listaconvietas"/>
        <w:tabs>
          <w:tab w:val="clear" w:pos="360"/>
          <w:tab w:val="num" w:pos="1080"/>
        </w:tabs>
        <w:spacing w:after="60"/>
        <w:ind w:left="1080"/>
        <w:jc w:val="both"/>
        <w:rPr>
          <w:sz w:val="20"/>
          <w:szCs w:val="20"/>
          <w:lang w:val="es-CO"/>
        </w:rPr>
      </w:pPr>
      <w:r w:rsidRPr="00B1475A">
        <w:rPr>
          <w:b/>
          <w:bCs/>
          <w:sz w:val="20"/>
          <w:szCs w:val="20"/>
          <w:lang w:val="es-CO"/>
        </w:rPr>
        <w:t>Objetivo:</w:t>
      </w:r>
      <w:r w:rsidRPr="00B1475A">
        <w:rPr>
          <w:sz w:val="20"/>
          <w:szCs w:val="20"/>
          <w:lang w:val="es-CO"/>
        </w:rPr>
        <w:t xml:space="preserve"> Definir el objetivo del sprint, seleccionar historias del backlog, confirmar criterios de aceptación y validar dependencias.</w:t>
      </w:r>
    </w:p>
    <w:p w14:paraId="1019C8BB" w14:textId="6FABC663" w:rsidR="0097347D" w:rsidRDefault="009C0B53" w:rsidP="00BA2A18">
      <w:pPr>
        <w:pStyle w:val="Listaconvietas"/>
        <w:tabs>
          <w:tab w:val="clear" w:pos="360"/>
          <w:tab w:val="num" w:pos="1080"/>
        </w:tabs>
        <w:spacing w:after="60"/>
        <w:ind w:left="1080"/>
        <w:jc w:val="both"/>
        <w:rPr>
          <w:sz w:val="20"/>
          <w:szCs w:val="20"/>
          <w:lang w:val="es-CO"/>
        </w:rPr>
      </w:pPr>
      <w:r w:rsidRPr="00B1475A">
        <w:rPr>
          <w:b/>
          <w:bCs/>
          <w:sz w:val="20"/>
          <w:szCs w:val="20"/>
          <w:lang w:val="es-CO"/>
        </w:rPr>
        <w:t>Resultado esperado:</w:t>
      </w:r>
      <w:r w:rsidRPr="00B1475A">
        <w:rPr>
          <w:sz w:val="20"/>
          <w:szCs w:val="20"/>
          <w:lang w:val="es-CO"/>
        </w:rPr>
        <w:br/>
        <w:t>Sprint backlog aprobado y compromiso de trabajo para la iteración.</w:t>
      </w:r>
    </w:p>
    <w:p w14:paraId="70F2C4AE" w14:textId="77777777" w:rsidR="00DC4C08" w:rsidRPr="00B1475A" w:rsidRDefault="00DC4C08" w:rsidP="00DC4C08">
      <w:pPr>
        <w:pStyle w:val="Listaconvietas"/>
        <w:numPr>
          <w:ilvl w:val="0"/>
          <w:numId w:val="0"/>
        </w:numPr>
        <w:tabs>
          <w:tab w:val="num" w:pos="1080"/>
        </w:tabs>
        <w:spacing w:after="60"/>
        <w:ind w:left="1080"/>
        <w:jc w:val="both"/>
        <w:rPr>
          <w:sz w:val="20"/>
          <w:szCs w:val="20"/>
          <w:lang w:val="es-CO"/>
        </w:rPr>
      </w:pPr>
    </w:p>
    <w:p w14:paraId="48367138" w14:textId="7283C4ED" w:rsidR="0097347D" w:rsidRDefault="009C0B53" w:rsidP="00BA2A18">
      <w:pPr>
        <w:pStyle w:val="Listaconvietas"/>
        <w:numPr>
          <w:ilvl w:val="0"/>
          <w:numId w:val="0"/>
        </w:numPr>
        <w:spacing w:after="60"/>
        <w:ind w:left="360"/>
        <w:jc w:val="both"/>
        <w:rPr>
          <w:b/>
          <w:bCs/>
          <w:sz w:val="20"/>
          <w:szCs w:val="20"/>
          <w:lang w:val="es-CO"/>
        </w:rPr>
      </w:pPr>
      <w:r>
        <w:rPr>
          <w:b/>
          <w:bCs/>
          <w:sz w:val="20"/>
          <w:szCs w:val="20"/>
          <w:lang w:val="es-CO"/>
        </w:rPr>
        <w:t xml:space="preserve">       </w:t>
      </w:r>
      <w:r w:rsidRPr="00B1475A">
        <w:rPr>
          <w:b/>
          <w:bCs/>
          <w:sz w:val="20"/>
          <w:szCs w:val="20"/>
          <w:lang w:val="es-CO"/>
        </w:rPr>
        <w:t>Daily o seguimiento operativo breve</w:t>
      </w:r>
    </w:p>
    <w:p w14:paraId="1A7F4A7C" w14:textId="77777777" w:rsidR="00DC4C08" w:rsidRPr="00B1475A" w:rsidRDefault="00DC4C08" w:rsidP="00BA2A18">
      <w:pPr>
        <w:pStyle w:val="Listaconvietas"/>
        <w:numPr>
          <w:ilvl w:val="0"/>
          <w:numId w:val="0"/>
        </w:numPr>
        <w:spacing w:after="60"/>
        <w:ind w:left="360"/>
        <w:jc w:val="both"/>
        <w:rPr>
          <w:b/>
          <w:bCs/>
          <w:sz w:val="20"/>
          <w:szCs w:val="20"/>
          <w:lang w:val="es-CO"/>
        </w:rPr>
      </w:pPr>
    </w:p>
    <w:p w14:paraId="6BA24F87" w14:textId="05454117" w:rsidR="0097347D" w:rsidRPr="00B1475A" w:rsidRDefault="009C0B53" w:rsidP="00BA2A18">
      <w:pPr>
        <w:pStyle w:val="Listaconvietas"/>
        <w:tabs>
          <w:tab w:val="clear" w:pos="360"/>
          <w:tab w:val="num" w:pos="1080"/>
        </w:tabs>
        <w:spacing w:after="60"/>
        <w:ind w:left="1080"/>
        <w:jc w:val="both"/>
        <w:rPr>
          <w:sz w:val="20"/>
          <w:szCs w:val="20"/>
          <w:lang w:val="es-CO"/>
        </w:rPr>
      </w:pPr>
      <w:r w:rsidRPr="00B1475A">
        <w:rPr>
          <w:b/>
          <w:bCs/>
          <w:sz w:val="20"/>
          <w:szCs w:val="20"/>
          <w:lang w:val="es-CO"/>
        </w:rPr>
        <w:t>Frecuencia:</w:t>
      </w:r>
      <w:r w:rsidRPr="00B1475A">
        <w:rPr>
          <w:sz w:val="20"/>
          <w:szCs w:val="20"/>
          <w:lang w:val="es-CO"/>
        </w:rPr>
        <w:t xml:space="preserve"> Diario o mínimo tres veces por semana, según disponibilidad acordada.</w:t>
      </w:r>
      <w:r w:rsidRPr="00B1475A">
        <w:rPr>
          <w:sz w:val="20"/>
          <w:szCs w:val="20"/>
          <w:lang w:val="es-CO"/>
        </w:rPr>
        <w:br/>
      </w:r>
      <w:r w:rsidRPr="00B1475A">
        <w:rPr>
          <w:b/>
          <w:bCs/>
          <w:sz w:val="20"/>
          <w:szCs w:val="20"/>
          <w:lang w:val="es-CO"/>
        </w:rPr>
        <w:t>Participantes:</w:t>
      </w:r>
      <w:r w:rsidRPr="00B1475A">
        <w:rPr>
          <w:sz w:val="20"/>
          <w:szCs w:val="20"/>
          <w:lang w:val="es-CO"/>
        </w:rPr>
        <w:t xml:space="preserve"> Equipo de ejecución NTT DATA y responsables SURA requeridos cuando existan bloqueos o decisiones.</w:t>
      </w:r>
    </w:p>
    <w:p w14:paraId="4CD1D43F" w14:textId="3B18CEF6" w:rsidR="0097347D" w:rsidRPr="00B1475A" w:rsidRDefault="009C0B53" w:rsidP="00BA2A18">
      <w:pPr>
        <w:pStyle w:val="Listaconvietas"/>
        <w:tabs>
          <w:tab w:val="clear" w:pos="360"/>
          <w:tab w:val="num" w:pos="1080"/>
        </w:tabs>
        <w:spacing w:after="60"/>
        <w:ind w:left="1080"/>
        <w:jc w:val="both"/>
        <w:rPr>
          <w:sz w:val="20"/>
          <w:szCs w:val="20"/>
          <w:lang w:val="es-CO"/>
        </w:rPr>
      </w:pPr>
      <w:r w:rsidRPr="00B1475A">
        <w:rPr>
          <w:b/>
          <w:bCs/>
          <w:sz w:val="20"/>
          <w:szCs w:val="20"/>
          <w:lang w:val="es-CO"/>
        </w:rPr>
        <w:t>Objetivo:</w:t>
      </w:r>
      <w:r w:rsidRPr="00B1475A">
        <w:rPr>
          <w:sz w:val="20"/>
          <w:szCs w:val="20"/>
          <w:lang w:val="es-CO"/>
        </w:rPr>
        <w:t xml:space="preserve"> Revisar avance, actividades del día, bloqueos, dependencias y necesidades de escalamiento.</w:t>
      </w:r>
    </w:p>
    <w:p w14:paraId="28C84570" w14:textId="690DE871" w:rsidR="0097347D" w:rsidRPr="00B1475A" w:rsidRDefault="009C0B53" w:rsidP="00BA2A18">
      <w:pPr>
        <w:pStyle w:val="Listaconvietas"/>
        <w:numPr>
          <w:ilvl w:val="0"/>
          <w:numId w:val="0"/>
        </w:numPr>
        <w:spacing w:after="60"/>
        <w:ind w:left="360" w:hanging="360"/>
        <w:jc w:val="both"/>
        <w:rPr>
          <w:sz w:val="20"/>
          <w:szCs w:val="20"/>
          <w:lang w:val="es-CO"/>
        </w:rPr>
      </w:pPr>
      <w:r w:rsidRPr="00B1475A">
        <w:rPr>
          <w:b/>
          <w:bCs/>
          <w:sz w:val="20"/>
          <w:szCs w:val="20"/>
          <w:lang w:val="es-CO"/>
        </w:rPr>
        <w:t xml:space="preserve">        Preguntas guía:</w:t>
      </w:r>
    </w:p>
    <w:p w14:paraId="261C9748" w14:textId="68F6A49D" w:rsidR="0097347D" w:rsidRPr="00B1475A" w:rsidRDefault="009C0B53" w:rsidP="00BA2A18">
      <w:pPr>
        <w:pStyle w:val="Listaconvietas"/>
        <w:tabs>
          <w:tab w:val="clear" w:pos="360"/>
          <w:tab w:val="num" w:pos="1080"/>
        </w:tabs>
        <w:spacing w:after="60"/>
        <w:ind w:left="1080"/>
        <w:jc w:val="both"/>
        <w:rPr>
          <w:sz w:val="20"/>
          <w:szCs w:val="20"/>
          <w:lang w:val="es-CO"/>
        </w:rPr>
      </w:pPr>
      <w:r w:rsidRPr="00B1475A">
        <w:rPr>
          <w:sz w:val="20"/>
          <w:szCs w:val="20"/>
          <w:lang w:val="es-CO"/>
        </w:rPr>
        <w:t>¿Qué se avanzó desde la última reunión?</w:t>
      </w:r>
    </w:p>
    <w:p w14:paraId="31E46479" w14:textId="01AF99BF" w:rsidR="0097347D" w:rsidRPr="00B1475A" w:rsidRDefault="009C0B53" w:rsidP="00BA2A18">
      <w:pPr>
        <w:pStyle w:val="Listaconvietas"/>
        <w:tabs>
          <w:tab w:val="clear" w:pos="360"/>
          <w:tab w:val="num" w:pos="1080"/>
        </w:tabs>
        <w:spacing w:after="60"/>
        <w:ind w:left="1080"/>
        <w:jc w:val="both"/>
        <w:rPr>
          <w:sz w:val="20"/>
          <w:szCs w:val="20"/>
          <w:lang w:val="es-CO"/>
        </w:rPr>
      </w:pPr>
      <w:r w:rsidRPr="00B1475A">
        <w:rPr>
          <w:sz w:val="20"/>
          <w:szCs w:val="20"/>
          <w:lang w:val="es-CO"/>
        </w:rPr>
        <w:t>¿Qué se realizará a continuación?</w:t>
      </w:r>
    </w:p>
    <w:p w14:paraId="21EF3C18" w14:textId="4D6FCB92" w:rsidR="0097347D" w:rsidRPr="00B1475A" w:rsidRDefault="009C0B53" w:rsidP="00BA2A18">
      <w:pPr>
        <w:pStyle w:val="Listaconvietas"/>
        <w:tabs>
          <w:tab w:val="clear" w:pos="360"/>
          <w:tab w:val="num" w:pos="1080"/>
        </w:tabs>
        <w:spacing w:after="60"/>
        <w:ind w:left="1080"/>
        <w:jc w:val="both"/>
        <w:rPr>
          <w:sz w:val="20"/>
          <w:szCs w:val="20"/>
          <w:lang w:val="es-CO"/>
        </w:rPr>
      </w:pPr>
      <w:r w:rsidRPr="00B1475A">
        <w:rPr>
          <w:sz w:val="20"/>
          <w:szCs w:val="20"/>
          <w:lang w:val="es-CO"/>
        </w:rPr>
        <w:t>¿Qué bloqueos existen?</w:t>
      </w:r>
    </w:p>
    <w:p w14:paraId="71E118CB" w14:textId="6B850533" w:rsidR="0097347D" w:rsidRDefault="009C0B53" w:rsidP="00BA2A18">
      <w:pPr>
        <w:pStyle w:val="Listaconvietas"/>
        <w:tabs>
          <w:tab w:val="clear" w:pos="360"/>
          <w:tab w:val="num" w:pos="1080"/>
        </w:tabs>
        <w:spacing w:after="60"/>
        <w:ind w:left="1080"/>
        <w:jc w:val="both"/>
        <w:rPr>
          <w:sz w:val="20"/>
          <w:szCs w:val="20"/>
          <w:lang w:val="es-CO"/>
        </w:rPr>
      </w:pPr>
      <w:r w:rsidRPr="00B1475A">
        <w:rPr>
          <w:sz w:val="20"/>
          <w:szCs w:val="20"/>
          <w:lang w:val="es-CO"/>
        </w:rPr>
        <w:t>¿Qué decisiones o insumos se requieren de SURA?</w:t>
      </w:r>
    </w:p>
    <w:p w14:paraId="16B7176A" w14:textId="77777777" w:rsidR="00740B15" w:rsidRPr="00B1475A" w:rsidRDefault="00740B15" w:rsidP="00740B15">
      <w:pPr>
        <w:pStyle w:val="Listaconvietas"/>
        <w:numPr>
          <w:ilvl w:val="0"/>
          <w:numId w:val="0"/>
        </w:numPr>
        <w:tabs>
          <w:tab w:val="num" w:pos="1080"/>
        </w:tabs>
        <w:spacing w:after="60"/>
        <w:ind w:left="1080"/>
        <w:jc w:val="both"/>
        <w:rPr>
          <w:sz w:val="20"/>
          <w:szCs w:val="20"/>
          <w:lang w:val="es-CO"/>
        </w:rPr>
      </w:pPr>
    </w:p>
    <w:p w14:paraId="638106CD" w14:textId="6D30953F" w:rsidR="0097347D" w:rsidRDefault="009C0B53" w:rsidP="00740B15">
      <w:pPr>
        <w:pStyle w:val="Listaconvietas"/>
        <w:numPr>
          <w:ilvl w:val="0"/>
          <w:numId w:val="0"/>
        </w:numPr>
        <w:tabs>
          <w:tab w:val="num" w:pos="1080"/>
        </w:tabs>
        <w:spacing w:after="60"/>
        <w:ind w:left="1080"/>
        <w:jc w:val="both"/>
        <w:rPr>
          <w:sz w:val="20"/>
          <w:szCs w:val="20"/>
          <w:lang w:val="es-CO"/>
        </w:rPr>
      </w:pPr>
      <w:r w:rsidRPr="00B1475A">
        <w:rPr>
          <w:b/>
          <w:bCs/>
          <w:sz w:val="20"/>
          <w:szCs w:val="20"/>
          <w:lang w:val="es-CO"/>
        </w:rPr>
        <w:t>Resultado esperado:</w:t>
      </w:r>
      <w:r w:rsidRPr="00B1475A">
        <w:rPr>
          <w:sz w:val="20"/>
          <w:szCs w:val="20"/>
          <w:lang w:val="es-CO"/>
        </w:rPr>
        <w:br/>
        <w:t>Bloqueos visibles y acciones inmediatas asignadas.</w:t>
      </w:r>
    </w:p>
    <w:p w14:paraId="77A5A710" w14:textId="77777777" w:rsidR="00740B15" w:rsidRPr="00B1475A" w:rsidRDefault="00740B15" w:rsidP="00740B15">
      <w:pPr>
        <w:pStyle w:val="Listaconvietas"/>
        <w:numPr>
          <w:ilvl w:val="0"/>
          <w:numId w:val="0"/>
        </w:numPr>
        <w:tabs>
          <w:tab w:val="num" w:pos="1080"/>
        </w:tabs>
        <w:spacing w:after="60"/>
        <w:ind w:left="1080"/>
        <w:jc w:val="both"/>
        <w:rPr>
          <w:sz w:val="20"/>
          <w:szCs w:val="20"/>
          <w:lang w:val="es-CO"/>
        </w:rPr>
      </w:pPr>
    </w:p>
    <w:p w14:paraId="67EEC568" w14:textId="74827E92" w:rsidR="0097347D" w:rsidRPr="00B1475A" w:rsidRDefault="009C0B53" w:rsidP="00BA2A18">
      <w:pPr>
        <w:pStyle w:val="Listaconvietas"/>
        <w:numPr>
          <w:ilvl w:val="0"/>
          <w:numId w:val="0"/>
        </w:numPr>
        <w:spacing w:after="60"/>
        <w:ind w:left="360"/>
        <w:jc w:val="both"/>
        <w:rPr>
          <w:b/>
          <w:bCs/>
          <w:sz w:val="20"/>
          <w:szCs w:val="20"/>
          <w:lang w:val="es-CO"/>
        </w:rPr>
      </w:pPr>
      <w:r w:rsidRPr="00B1475A">
        <w:rPr>
          <w:b/>
          <w:bCs/>
          <w:sz w:val="20"/>
          <w:szCs w:val="20"/>
          <w:lang w:val="es-CO"/>
        </w:rPr>
        <w:t>Backlog Refinement</w:t>
      </w:r>
      <w:r w:rsidR="00347971" w:rsidRPr="00B1475A">
        <w:rPr>
          <w:b/>
          <w:bCs/>
          <w:sz w:val="20"/>
          <w:szCs w:val="20"/>
          <w:lang w:val="es-CO"/>
        </w:rPr>
        <w:t>o</w:t>
      </w:r>
    </w:p>
    <w:p w14:paraId="3C5E2CB1" w14:textId="77777777" w:rsidR="00A87767" w:rsidRPr="00B1475A" w:rsidRDefault="00A87767" w:rsidP="00BA2A18">
      <w:pPr>
        <w:pStyle w:val="Listaconvietas"/>
        <w:numPr>
          <w:ilvl w:val="0"/>
          <w:numId w:val="0"/>
        </w:numPr>
        <w:spacing w:after="60"/>
        <w:ind w:left="360"/>
        <w:jc w:val="both"/>
        <w:rPr>
          <w:b/>
          <w:bCs/>
          <w:sz w:val="20"/>
          <w:szCs w:val="20"/>
          <w:lang w:val="es-CO"/>
        </w:rPr>
      </w:pPr>
    </w:p>
    <w:p w14:paraId="1E8AAFEA" w14:textId="77777777" w:rsidR="00740B15" w:rsidRDefault="009C0B53" w:rsidP="00740B15">
      <w:pPr>
        <w:pStyle w:val="Listaconvietas"/>
        <w:tabs>
          <w:tab w:val="clear" w:pos="360"/>
          <w:tab w:val="num" w:pos="720"/>
        </w:tabs>
        <w:spacing w:after="60"/>
        <w:ind w:left="720"/>
        <w:jc w:val="both"/>
        <w:rPr>
          <w:sz w:val="20"/>
          <w:szCs w:val="20"/>
          <w:lang w:val="es-CO"/>
        </w:rPr>
      </w:pPr>
      <w:r w:rsidRPr="00B1475A">
        <w:rPr>
          <w:b/>
          <w:bCs/>
          <w:sz w:val="20"/>
          <w:szCs w:val="20"/>
          <w:lang w:val="es-CO"/>
        </w:rPr>
        <w:t>Frecuencia:</w:t>
      </w:r>
      <w:r w:rsidRPr="00B1475A">
        <w:rPr>
          <w:sz w:val="20"/>
          <w:szCs w:val="20"/>
          <w:lang w:val="es-CO"/>
        </w:rPr>
        <w:t xml:space="preserve"> Semanal.</w:t>
      </w:r>
    </w:p>
    <w:p w14:paraId="4E1805F1" w14:textId="498B61E6" w:rsidR="0097347D" w:rsidRPr="0077241A" w:rsidRDefault="009C0B53" w:rsidP="00740B15">
      <w:pPr>
        <w:pStyle w:val="Listaconvietas"/>
        <w:tabs>
          <w:tab w:val="clear" w:pos="360"/>
          <w:tab w:val="num" w:pos="720"/>
        </w:tabs>
        <w:spacing w:after="60"/>
        <w:ind w:left="720"/>
        <w:jc w:val="both"/>
        <w:rPr>
          <w:sz w:val="20"/>
          <w:szCs w:val="20"/>
          <w:lang w:val="pt-BR"/>
        </w:rPr>
      </w:pPr>
      <w:r w:rsidRPr="0077241A">
        <w:rPr>
          <w:b/>
          <w:bCs/>
          <w:sz w:val="20"/>
          <w:szCs w:val="20"/>
          <w:lang w:val="pt-BR"/>
        </w:rPr>
        <w:t>Participantes:</w:t>
      </w:r>
      <w:r w:rsidRPr="0077241A">
        <w:rPr>
          <w:sz w:val="20"/>
          <w:szCs w:val="20"/>
          <w:lang w:val="pt-BR"/>
        </w:rPr>
        <w:t xml:space="preserve"> Product Owner SURA, Data Owner, Data Steward, Project Lead / Scrum Master, Arquitecto de Datos y equipo técnico requerido.</w:t>
      </w:r>
    </w:p>
    <w:p w14:paraId="0AA8BC41" w14:textId="02B71FDB"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b/>
          <w:bCs/>
          <w:sz w:val="20"/>
          <w:szCs w:val="20"/>
          <w:lang w:val="es-CO"/>
        </w:rPr>
        <w:t>Objetivo:</w:t>
      </w:r>
      <w:r w:rsidRPr="00B1475A">
        <w:rPr>
          <w:sz w:val="20"/>
          <w:szCs w:val="20"/>
          <w:lang w:val="es-CO"/>
        </w:rPr>
        <w:t xml:space="preserve"> Refinar historias, aclarar requerimientos, validar fuentes, revisar criterios de aceptación y preparar próximos sprints.</w:t>
      </w:r>
    </w:p>
    <w:p w14:paraId="064ACAF4" w14:textId="260C2B6C" w:rsidR="0097347D" w:rsidRPr="0077241A" w:rsidRDefault="009C0B53" w:rsidP="0077241A">
      <w:pPr>
        <w:pStyle w:val="Listaconvietas"/>
        <w:tabs>
          <w:tab w:val="clear" w:pos="360"/>
          <w:tab w:val="num" w:pos="720"/>
        </w:tabs>
        <w:spacing w:after="60"/>
        <w:ind w:left="720"/>
        <w:jc w:val="both"/>
        <w:rPr>
          <w:sz w:val="20"/>
          <w:szCs w:val="20"/>
          <w:lang w:val="es-CO"/>
        </w:rPr>
      </w:pPr>
      <w:r w:rsidRPr="00B1475A">
        <w:rPr>
          <w:b/>
          <w:bCs/>
          <w:sz w:val="20"/>
          <w:szCs w:val="20"/>
          <w:lang w:val="es-CO"/>
        </w:rPr>
        <w:t>Resultado esperado:</w:t>
      </w:r>
      <w:r w:rsidRPr="0077241A">
        <w:rPr>
          <w:sz w:val="20"/>
          <w:szCs w:val="20"/>
          <w:lang w:val="es-CO"/>
        </w:rPr>
        <w:br/>
        <w:t>Backlog actualizado, priorizado y listo para planificación.</w:t>
      </w:r>
    </w:p>
    <w:p w14:paraId="674BD8AA" w14:textId="77777777" w:rsidR="007E09D3" w:rsidRPr="00B1475A" w:rsidRDefault="007E09D3" w:rsidP="00BA2A18">
      <w:pPr>
        <w:pStyle w:val="Listaconvietas"/>
        <w:numPr>
          <w:ilvl w:val="0"/>
          <w:numId w:val="0"/>
        </w:numPr>
        <w:spacing w:after="60"/>
        <w:ind w:left="720"/>
        <w:jc w:val="both"/>
        <w:rPr>
          <w:sz w:val="20"/>
          <w:szCs w:val="20"/>
          <w:lang w:val="es-CO"/>
        </w:rPr>
      </w:pPr>
    </w:p>
    <w:p w14:paraId="7E58B519" w14:textId="7560FDF7" w:rsidR="0097347D" w:rsidRPr="00B1475A" w:rsidRDefault="009C0B53" w:rsidP="00BA2A18">
      <w:pPr>
        <w:pStyle w:val="Listaconvietas"/>
        <w:numPr>
          <w:ilvl w:val="0"/>
          <w:numId w:val="0"/>
        </w:numPr>
        <w:spacing w:after="60"/>
        <w:ind w:left="360"/>
        <w:jc w:val="both"/>
        <w:rPr>
          <w:b/>
          <w:bCs/>
          <w:sz w:val="20"/>
          <w:szCs w:val="20"/>
          <w:lang w:val="es-CO"/>
        </w:rPr>
      </w:pPr>
      <w:r w:rsidRPr="00B1475A">
        <w:rPr>
          <w:b/>
          <w:bCs/>
          <w:sz w:val="20"/>
          <w:szCs w:val="20"/>
          <w:lang w:val="es-CO"/>
        </w:rPr>
        <w:t>Sprint Review / Demo</w:t>
      </w:r>
    </w:p>
    <w:p w14:paraId="6D2C52CC" w14:textId="77777777" w:rsidR="007E09D3" w:rsidRPr="00B1475A" w:rsidRDefault="007E09D3" w:rsidP="00BA2A18">
      <w:pPr>
        <w:pStyle w:val="Listaconvietas"/>
        <w:numPr>
          <w:ilvl w:val="0"/>
          <w:numId w:val="0"/>
        </w:numPr>
        <w:spacing w:after="60"/>
        <w:ind w:left="360"/>
        <w:jc w:val="both"/>
        <w:rPr>
          <w:b/>
          <w:bCs/>
          <w:sz w:val="20"/>
          <w:szCs w:val="20"/>
          <w:lang w:val="es-CO"/>
        </w:rPr>
      </w:pPr>
    </w:p>
    <w:p w14:paraId="2C2884B5" w14:textId="0852FC9C"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b/>
          <w:bCs/>
          <w:sz w:val="20"/>
          <w:szCs w:val="20"/>
          <w:lang w:val="es-CO"/>
        </w:rPr>
        <w:t>Frecuencia:</w:t>
      </w:r>
      <w:r w:rsidRPr="00B1475A">
        <w:rPr>
          <w:sz w:val="20"/>
          <w:szCs w:val="20"/>
          <w:lang w:val="es-CO"/>
        </w:rPr>
        <w:t xml:space="preserve"> Al cierre de cada sprint.</w:t>
      </w:r>
      <w:r w:rsidRPr="00B1475A">
        <w:rPr>
          <w:sz w:val="20"/>
          <w:szCs w:val="20"/>
          <w:lang w:val="es-CO"/>
        </w:rPr>
        <w:br/>
      </w:r>
      <w:r w:rsidRPr="00B1475A">
        <w:rPr>
          <w:b/>
          <w:bCs/>
          <w:sz w:val="20"/>
          <w:szCs w:val="20"/>
          <w:lang w:val="es-CO"/>
        </w:rPr>
        <w:t>Participantes:</w:t>
      </w:r>
      <w:r w:rsidRPr="00B1475A">
        <w:rPr>
          <w:sz w:val="20"/>
          <w:szCs w:val="20"/>
          <w:lang w:val="es-CO"/>
        </w:rPr>
        <w:t xml:space="preserve"> Product Owner SURA, Sponsor, Data Owner, Data Steward, Arquitectura, Seguridad, Calidad de Datos, Sistemas Clínicos / Administrativos y equipo NTT DATA.</w:t>
      </w:r>
    </w:p>
    <w:p w14:paraId="2977DAB6" w14:textId="2D886687"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b/>
          <w:bCs/>
          <w:sz w:val="20"/>
          <w:szCs w:val="20"/>
          <w:lang w:val="es-CO"/>
        </w:rPr>
        <w:t>Objetivo:</w:t>
      </w:r>
      <w:r w:rsidRPr="00B1475A">
        <w:rPr>
          <w:sz w:val="20"/>
          <w:szCs w:val="20"/>
          <w:lang w:val="es-CO"/>
        </w:rPr>
        <w:t xml:space="preserve"> Presentar resultados, evidencias, avances técnicos, entregables y validaciones del sprint.</w:t>
      </w:r>
    </w:p>
    <w:p w14:paraId="760E527A" w14:textId="3658EF42"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b/>
          <w:bCs/>
          <w:sz w:val="20"/>
          <w:szCs w:val="20"/>
          <w:lang w:val="es-CO"/>
        </w:rPr>
        <w:t>Resultado esperado:</w:t>
      </w:r>
      <w:r w:rsidR="000D5EE8">
        <w:rPr>
          <w:b/>
          <w:bCs/>
          <w:sz w:val="20"/>
          <w:szCs w:val="20"/>
          <w:lang w:val="es-CO"/>
        </w:rPr>
        <w:t xml:space="preserve"> </w:t>
      </w:r>
      <w:r w:rsidRPr="00B1475A">
        <w:rPr>
          <w:sz w:val="20"/>
          <w:szCs w:val="20"/>
          <w:lang w:val="es-CO"/>
        </w:rPr>
        <w:t>Aceptación, observaciones o ajustes sobre los entregables del sprint.</w:t>
      </w:r>
    </w:p>
    <w:p w14:paraId="01A9D770" w14:textId="77777777" w:rsidR="00D80A0A" w:rsidRDefault="00D80A0A" w:rsidP="00D80A0A">
      <w:pPr>
        <w:pStyle w:val="Listaconvietas"/>
        <w:numPr>
          <w:ilvl w:val="0"/>
          <w:numId w:val="0"/>
        </w:numPr>
        <w:tabs>
          <w:tab w:val="num" w:pos="720"/>
        </w:tabs>
        <w:spacing w:after="60"/>
        <w:ind w:left="720"/>
        <w:jc w:val="both"/>
        <w:rPr>
          <w:b/>
          <w:bCs/>
          <w:sz w:val="20"/>
          <w:szCs w:val="20"/>
          <w:lang w:val="es-CO"/>
        </w:rPr>
      </w:pPr>
    </w:p>
    <w:p w14:paraId="146BE572" w14:textId="6594345E" w:rsidR="0097347D" w:rsidRPr="00B1475A" w:rsidRDefault="009C0B53" w:rsidP="00D80A0A">
      <w:pPr>
        <w:pStyle w:val="Listaconvietas"/>
        <w:numPr>
          <w:ilvl w:val="0"/>
          <w:numId w:val="0"/>
        </w:numPr>
        <w:tabs>
          <w:tab w:val="num" w:pos="720"/>
        </w:tabs>
        <w:spacing w:after="60"/>
        <w:ind w:left="720"/>
        <w:jc w:val="both"/>
        <w:rPr>
          <w:b/>
          <w:bCs/>
          <w:sz w:val="20"/>
          <w:szCs w:val="20"/>
          <w:lang w:val="es-CO"/>
        </w:rPr>
      </w:pPr>
      <w:r w:rsidRPr="00B1475A">
        <w:rPr>
          <w:b/>
          <w:bCs/>
          <w:sz w:val="20"/>
          <w:szCs w:val="20"/>
          <w:lang w:val="es-CO"/>
        </w:rPr>
        <w:t xml:space="preserve"> Comité Agile de Gobierno</w:t>
      </w:r>
    </w:p>
    <w:p w14:paraId="5DD46BAD" w14:textId="77777777" w:rsidR="00C82266" w:rsidRDefault="009C0B53" w:rsidP="00C82266">
      <w:pPr>
        <w:pStyle w:val="Listaconvietas"/>
        <w:tabs>
          <w:tab w:val="clear" w:pos="360"/>
          <w:tab w:val="num" w:pos="720"/>
        </w:tabs>
        <w:spacing w:after="60"/>
        <w:ind w:left="720"/>
        <w:jc w:val="both"/>
        <w:rPr>
          <w:sz w:val="20"/>
          <w:szCs w:val="20"/>
          <w:lang w:val="es-CO"/>
        </w:rPr>
      </w:pPr>
      <w:r w:rsidRPr="00B1475A">
        <w:rPr>
          <w:b/>
          <w:bCs/>
          <w:sz w:val="20"/>
          <w:szCs w:val="20"/>
          <w:lang w:val="es-CO"/>
        </w:rPr>
        <w:t>Frecuencia:</w:t>
      </w:r>
      <w:r w:rsidRPr="00B1475A">
        <w:rPr>
          <w:sz w:val="20"/>
          <w:szCs w:val="20"/>
          <w:lang w:val="es-CO"/>
        </w:rPr>
        <w:t xml:space="preserve"> Quincenal o mensual.</w:t>
      </w:r>
    </w:p>
    <w:p w14:paraId="0A4E117F" w14:textId="3933A982" w:rsidR="0097347D" w:rsidRPr="00C82266" w:rsidRDefault="009C0B53" w:rsidP="00C82266">
      <w:pPr>
        <w:pStyle w:val="Listaconvietas"/>
        <w:tabs>
          <w:tab w:val="clear" w:pos="360"/>
          <w:tab w:val="num" w:pos="720"/>
        </w:tabs>
        <w:spacing w:after="60"/>
        <w:ind w:left="720"/>
        <w:jc w:val="both"/>
        <w:rPr>
          <w:sz w:val="20"/>
          <w:szCs w:val="20"/>
          <w:lang w:val="es-CO"/>
        </w:rPr>
      </w:pPr>
      <w:r w:rsidRPr="00C82266">
        <w:rPr>
          <w:b/>
          <w:bCs/>
          <w:sz w:val="20"/>
          <w:szCs w:val="20"/>
          <w:lang w:val="es-CO"/>
        </w:rPr>
        <w:t>Participantes:</w:t>
      </w:r>
      <w:r w:rsidRPr="00C82266">
        <w:rPr>
          <w:sz w:val="20"/>
          <w:szCs w:val="20"/>
          <w:lang w:val="es-CO"/>
        </w:rPr>
        <w:t xml:space="preserve"> Sponsor SURA, Product Owner SURA, líderes de negocio, tecnología, seguridad, gobierno de datos, Project Lead NTT DATA, Chief Architect y Arquitecto de Datos.</w:t>
      </w:r>
    </w:p>
    <w:p w14:paraId="7001E8C2" w14:textId="7BD7FB22"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b/>
          <w:bCs/>
          <w:sz w:val="20"/>
          <w:szCs w:val="20"/>
          <w:lang w:val="es-CO"/>
        </w:rPr>
        <w:t>Objetivo:</w:t>
      </w:r>
      <w:r w:rsidRPr="00B1475A">
        <w:rPr>
          <w:sz w:val="20"/>
          <w:szCs w:val="20"/>
          <w:lang w:val="es-CO"/>
        </w:rPr>
        <w:t xml:space="preserve"> Revisar avance ejecutivo, riesgos críticos, decisiones Go / Next, cambios de alcance, prioridades y escalamiento de temas relevantes.</w:t>
      </w:r>
    </w:p>
    <w:p w14:paraId="144B6074" w14:textId="0CDF8FC5" w:rsidR="0097347D" w:rsidRPr="00C82266" w:rsidRDefault="009C0B53" w:rsidP="00C82266">
      <w:pPr>
        <w:pStyle w:val="Listaconvietas"/>
        <w:tabs>
          <w:tab w:val="clear" w:pos="360"/>
          <w:tab w:val="num" w:pos="720"/>
        </w:tabs>
        <w:spacing w:after="60"/>
        <w:ind w:left="720"/>
        <w:jc w:val="both"/>
        <w:rPr>
          <w:sz w:val="20"/>
          <w:szCs w:val="20"/>
          <w:lang w:val="es-CO"/>
        </w:rPr>
      </w:pPr>
      <w:r w:rsidRPr="00B1475A">
        <w:rPr>
          <w:b/>
          <w:bCs/>
          <w:sz w:val="20"/>
          <w:szCs w:val="20"/>
          <w:lang w:val="es-CO"/>
        </w:rPr>
        <w:t>Resultado esperado:</w:t>
      </w:r>
      <w:r w:rsidR="000D5EE8">
        <w:rPr>
          <w:b/>
          <w:bCs/>
          <w:sz w:val="20"/>
          <w:szCs w:val="20"/>
          <w:lang w:val="es-CO"/>
        </w:rPr>
        <w:t xml:space="preserve"> </w:t>
      </w:r>
      <w:r w:rsidRPr="00C82266">
        <w:rPr>
          <w:sz w:val="20"/>
          <w:szCs w:val="20"/>
          <w:lang w:val="es-CO"/>
        </w:rPr>
        <w:t>Decisiones documentadas y desbloqueo de temas críticos.</w:t>
      </w:r>
    </w:p>
    <w:p w14:paraId="64416BA6" w14:textId="77777777" w:rsidR="003F566E" w:rsidRPr="00B1475A" w:rsidRDefault="003F566E" w:rsidP="004B67C6">
      <w:pPr>
        <w:pStyle w:val="Listaconvietas"/>
        <w:numPr>
          <w:ilvl w:val="0"/>
          <w:numId w:val="0"/>
        </w:numPr>
        <w:spacing w:after="60"/>
        <w:jc w:val="both"/>
        <w:rPr>
          <w:sz w:val="20"/>
          <w:szCs w:val="20"/>
          <w:lang w:val="es-CO"/>
        </w:rPr>
      </w:pPr>
    </w:p>
    <w:p w14:paraId="1FF10F13" w14:textId="28E970FC" w:rsidR="0097347D" w:rsidRPr="00032752" w:rsidRDefault="009C0B53" w:rsidP="00750DCB">
      <w:pPr>
        <w:pStyle w:val="Ttulo2"/>
      </w:pPr>
      <w:bookmarkStart w:id="643" w:name="_Toc238483125"/>
      <w:bookmarkStart w:id="644" w:name="_Toc238560526"/>
      <w:bookmarkStart w:id="645" w:name="_Toc238571021"/>
      <w:bookmarkStart w:id="646" w:name="_Toc238651597"/>
      <w:bookmarkStart w:id="647" w:name="_Toc240576169"/>
      <w:r w:rsidRPr="00032752">
        <w:t>Artefactos de gestión Agile</w:t>
      </w:r>
      <w:bookmarkEnd w:id="643"/>
      <w:bookmarkEnd w:id="644"/>
      <w:bookmarkEnd w:id="645"/>
      <w:bookmarkEnd w:id="646"/>
      <w:bookmarkEnd w:id="647"/>
    </w:p>
    <w:p w14:paraId="59623DCB" w14:textId="77777777" w:rsidR="000933D4" w:rsidRPr="00B1475A" w:rsidRDefault="000933D4" w:rsidP="00BA2A18">
      <w:pPr>
        <w:pStyle w:val="Listaconvietas"/>
        <w:numPr>
          <w:ilvl w:val="0"/>
          <w:numId w:val="0"/>
        </w:numPr>
        <w:spacing w:after="60"/>
        <w:ind w:left="360"/>
        <w:jc w:val="both"/>
        <w:rPr>
          <w:b/>
          <w:bCs/>
          <w:sz w:val="20"/>
          <w:szCs w:val="20"/>
          <w:lang w:val="es-CO"/>
        </w:rPr>
      </w:pPr>
    </w:p>
    <w:p w14:paraId="7DDC109C" w14:textId="5E101605" w:rsidR="0097347D" w:rsidRPr="00B1475A" w:rsidRDefault="009C0B53" w:rsidP="00BA2A18">
      <w:pPr>
        <w:pStyle w:val="Listaconvietas"/>
        <w:numPr>
          <w:ilvl w:val="0"/>
          <w:numId w:val="0"/>
        </w:numPr>
        <w:tabs>
          <w:tab w:val="num" w:pos="720"/>
        </w:tabs>
        <w:spacing w:after="60"/>
        <w:ind w:left="720"/>
        <w:jc w:val="both"/>
        <w:rPr>
          <w:sz w:val="20"/>
          <w:szCs w:val="20"/>
          <w:lang w:val="es-CO"/>
        </w:rPr>
      </w:pPr>
      <w:r w:rsidRPr="00B1475A">
        <w:rPr>
          <w:sz w:val="20"/>
          <w:szCs w:val="20"/>
          <w:lang w:val="es-CO"/>
        </w:rPr>
        <w:t>El proyecto deberá mantener los siguientes artefactos:</w:t>
      </w:r>
    </w:p>
    <w:p w14:paraId="05BF70D8" w14:textId="77777777" w:rsidR="000F0D91" w:rsidRPr="00B1475A" w:rsidRDefault="000F0D91" w:rsidP="00BA2A18">
      <w:pPr>
        <w:pStyle w:val="Listaconvietas"/>
        <w:numPr>
          <w:ilvl w:val="0"/>
          <w:numId w:val="0"/>
        </w:numPr>
        <w:spacing w:after="60"/>
        <w:ind w:left="720"/>
        <w:jc w:val="both"/>
        <w:rPr>
          <w:sz w:val="20"/>
          <w:szCs w:val="20"/>
          <w:lang w:val="es-CO"/>
        </w:rPr>
      </w:pPr>
    </w:p>
    <w:p w14:paraId="7E762029" w14:textId="185CC381" w:rsidR="0097347D" w:rsidRDefault="009C0B53" w:rsidP="00BA2A18">
      <w:pPr>
        <w:pStyle w:val="Listaconvietas"/>
        <w:tabs>
          <w:tab w:val="clear" w:pos="360"/>
          <w:tab w:val="num" w:pos="720"/>
        </w:tabs>
        <w:spacing w:after="60"/>
        <w:ind w:left="720"/>
        <w:jc w:val="both"/>
        <w:rPr>
          <w:sz w:val="20"/>
          <w:szCs w:val="20"/>
          <w:lang w:val="es-CO"/>
        </w:rPr>
      </w:pPr>
      <w:r w:rsidRPr="00B1475A">
        <w:rPr>
          <w:b/>
          <w:bCs/>
          <w:sz w:val="20"/>
          <w:szCs w:val="20"/>
          <w:lang w:val="es-CO"/>
        </w:rPr>
        <w:t>Product Backlog</w:t>
      </w:r>
      <w:r w:rsidR="000D5EE8">
        <w:rPr>
          <w:sz w:val="20"/>
          <w:szCs w:val="20"/>
          <w:lang w:val="es-CO"/>
        </w:rPr>
        <w:t xml:space="preserve"> </w:t>
      </w:r>
      <w:r w:rsidRPr="00B1475A">
        <w:rPr>
          <w:sz w:val="20"/>
          <w:szCs w:val="20"/>
          <w:lang w:val="es-CO"/>
        </w:rPr>
        <w:t>Listado priorizado de historias, requerimientos, fuentes, entregables, riesgos y mejoras.</w:t>
      </w:r>
    </w:p>
    <w:p w14:paraId="5C708AC0" w14:textId="77777777" w:rsidR="00F127C1" w:rsidRPr="00B1475A" w:rsidRDefault="00F127C1" w:rsidP="00F127C1">
      <w:pPr>
        <w:pStyle w:val="Listaconvietas"/>
        <w:numPr>
          <w:ilvl w:val="0"/>
          <w:numId w:val="0"/>
        </w:numPr>
        <w:tabs>
          <w:tab w:val="num" w:pos="720"/>
        </w:tabs>
        <w:spacing w:after="60"/>
        <w:ind w:left="720"/>
        <w:jc w:val="both"/>
        <w:rPr>
          <w:sz w:val="20"/>
          <w:szCs w:val="20"/>
          <w:lang w:val="es-CO"/>
        </w:rPr>
      </w:pPr>
    </w:p>
    <w:p w14:paraId="17791C4B" w14:textId="12DF6FAC" w:rsidR="00F127C1" w:rsidRPr="004B67C6" w:rsidRDefault="009C0B53" w:rsidP="004B67C6">
      <w:pPr>
        <w:pStyle w:val="Listaconvietas"/>
        <w:tabs>
          <w:tab w:val="clear" w:pos="360"/>
          <w:tab w:val="num" w:pos="720"/>
        </w:tabs>
        <w:spacing w:after="60"/>
        <w:ind w:left="720"/>
        <w:jc w:val="both"/>
        <w:rPr>
          <w:sz w:val="20"/>
          <w:szCs w:val="20"/>
          <w:lang w:val="es-CO"/>
        </w:rPr>
      </w:pPr>
      <w:r w:rsidRPr="00B1475A">
        <w:rPr>
          <w:b/>
          <w:bCs/>
          <w:sz w:val="20"/>
          <w:szCs w:val="20"/>
          <w:lang w:val="es-CO"/>
        </w:rPr>
        <w:t>Sprint Backlog</w:t>
      </w:r>
      <w:r w:rsidR="000D5EE8" w:rsidRPr="00513610">
        <w:rPr>
          <w:sz w:val="20"/>
          <w:szCs w:val="20"/>
          <w:lang w:val="es-ES"/>
        </w:rPr>
        <w:t xml:space="preserve"> </w:t>
      </w:r>
      <w:r w:rsidRPr="00B1475A">
        <w:rPr>
          <w:sz w:val="20"/>
          <w:szCs w:val="20"/>
          <w:lang w:val="es-CO"/>
        </w:rPr>
        <w:t>Historias y actividades comprometidas para cada sprint.</w:t>
      </w:r>
    </w:p>
    <w:p w14:paraId="4B1FA13A" w14:textId="77777777" w:rsidR="00F127C1" w:rsidRPr="00B1475A" w:rsidRDefault="00F127C1" w:rsidP="00F127C1">
      <w:pPr>
        <w:pStyle w:val="Listaconvietas"/>
        <w:numPr>
          <w:ilvl w:val="0"/>
          <w:numId w:val="0"/>
        </w:numPr>
        <w:tabs>
          <w:tab w:val="num" w:pos="720"/>
        </w:tabs>
        <w:spacing w:after="60"/>
        <w:ind w:left="720"/>
        <w:jc w:val="both"/>
        <w:rPr>
          <w:sz w:val="20"/>
          <w:szCs w:val="20"/>
          <w:lang w:val="es-CO"/>
        </w:rPr>
      </w:pPr>
    </w:p>
    <w:p w14:paraId="2A800F35" w14:textId="0B9B2D09" w:rsidR="0097347D" w:rsidRPr="00EA7612" w:rsidRDefault="009C0B53" w:rsidP="00EA7612">
      <w:pPr>
        <w:pStyle w:val="Listaconvietas"/>
        <w:tabs>
          <w:tab w:val="clear" w:pos="360"/>
          <w:tab w:val="num" w:pos="720"/>
        </w:tabs>
        <w:spacing w:after="60"/>
        <w:ind w:left="720"/>
        <w:jc w:val="both"/>
        <w:rPr>
          <w:sz w:val="20"/>
          <w:szCs w:val="20"/>
          <w:lang w:val="es-CO"/>
        </w:rPr>
      </w:pPr>
      <w:r w:rsidRPr="00B1475A">
        <w:rPr>
          <w:b/>
          <w:bCs/>
          <w:sz w:val="20"/>
          <w:szCs w:val="20"/>
          <w:lang w:val="es-CO"/>
        </w:rPr>
        <w:t>Tablero Agile</w:t>
      </w:r>
      <w:r w:rsidR="00EA7612">
        <w:rPr>
          <w:sz w:val="20"/>
          <w:szCs w:val="20"/>
          <w:lang w:val="es-CO"/>
        </w:rPr>
        <w:t xml:space="preserve"> </w:t>
      </w:r>
      <w:r w:rsidRPr="00EA7612">
        <w:rPr>
          <w:sz w:val="20"/>
          <w:szCs w:val="20"/>
          <w:lang w:val="es-CO"/>
        </w:rPr>
        <w:t>Vista de estado de actividades: pendiente, en progreso, bloqueado, en validación y terminado.</w:t>
      </w:r>
    </w:p>
    <w:p w14:paraId="3D5A4A13" w14:textId="77777777" w:rsidR="00F127C1" w:rsidRPr="00B1475A" w:rsidRDefault="00F127C1" w:rsidP="00F127C1">
      <w:pPr>
        <w:pStyle w:val="Listaconvietas"/>
        <w:numPr>
          <w:ilvl w:val="0"/>
          <w:numId w:val="0"/>
        </w:numPr>
        <w:tabs>
          <w:tab w:val="num" w:pos="720"/>
        </w:tabs>
        <w:spacing w:after="60"/>
        <w:ind w:left="720"/>
        <w:jc w:val="both"/>
        <w:rPr>
          <w:sz w:val="20"/>
          <w:szCs w:val="20"/>
          <w:lang w:val="es-CO"/>
        </w:rPr>
      </w:pPr>
    </w:p>
    <w:p w14:paraId="0DD432A2" w14:textId="0120596D" w:rsidR="0097347D" w:rsidRPr="00EA7612" w:rsidRDefault="009C0B53" w:rsidP="00EA7612">
      <w:pPr>
        <w:pStyle w:val="Listaconvietas"/>
        <w:tabs>
          <w:tab w:val="clear" w:pos="360"/>
          <w:tab w:val="num" w:pos="720"/>
        </w:tabs>
        <w:spacing w:after="60"/>
        <w:ind w:left="720"/>
        <w:jc w:val="both"/>
        <w:rPr>
          <w:sz w:val="20"/>
          <w:szCs w:val="20"/>
          <w:lang w:val="es-CO"/>
        </w:rPr>
      </w:pPr>
      <w:r w:rsidRPr="00B1475A">
        <w:rPr>
          <w:b/>
          <w:bCs/>
          <w:sz w:val="20"/>
          <w:szCs w:val="20"/>
          <w:lang w:val="es-CO"/>
        </w:rPr>
        <w:t>Definition of Ready</w:t>
      </w:r>
      <w:r w:rsidR="00EA7612">
        <w:rPr>
          <w:sz w:val="20"/>
          <w:szCs w:val="20"/>
          <w:lang w:val="es-CO"/>
        </w:rPr>
        <w:t xml:space="preserve"> </w:t>
      </w:r>
      <w:r w:rsidRPr="00EA7612">
        <w:rPr>
          <w:sz w:val="20"/>
          <w:szCs w:val="20"/>
          <w:lang w:val="es-CO"/>
        </w:rPr>
        <w:t>Criterios mínimos para que una historia pueda entrar a sprint.</w:t>
      </w:r>
    </w:p>
    <w:p w14:paraId="50D75749" w14:textId="77777777" w:rsidR="00F127C1" w:rsidRPr="00B1475A" w:rsidRDefault="00F127C1" w:rsidP="00F127C1">
      <w:pPr>
        <w:pStyle w:val="Listaconvietas"/>
        <w:numPr>
          <w:ilvl w:val="0"/>
          <w:numId w:val="0"/>
        </w:numPr>
        <w:tabs>
          <w:tab w:val="num" w:pos="720"/>
        </w:tabs>
        <w:spacing w:after="60"/>
        <w:jc w:val="both"/>
        <w:rPr>
          <w:sz w:val="20"/>
          <w:szCs w:val="20"/>
          <w:lang w:val="es-CO"/>
        </w:rPr>
      </w:pPr>
    </w:p>
    <w:p w14:paraId="20A7242E" w14:textId="2925C09D" w:rsidR="0097347D" w:rsidRPr="00EA7612" w:rsidRDefault="009C0B53" w:rsidP="00EA7612">
      <w:pPr>
        <w:pStyle w:val="Listaconvietas"/>
        <w:tabs>
          <w:tab w:val="clear" w:pos="360"/>
          <w:tab w:val="num" w:pos="720"/>
        </w:tabs>
        <w:spacing w:after="60"/>
        <w:ind w:left="720"/>
        <w:jc w:val="both"/>
        <w:rPr>
          <w:sz w:val="20"/>
          <w:szCs w:val="20"/>
          <w:lang w:val="es-CO"/>
        </w:rPr>
      </w:pPr>
      <w:r w:rsidRPr="00B1475A">
        <w:rPr>
          <w:b/>
          <w:bCs/>
          <w:sz w:val="20"/>
          <w:szCs w:val="20"/>
          <w:lang w:val="es-CO"/>
        </w:rPr>
        <w:t>Definition of Done</w:t>
      </w:r>
      <w:r w:rsidR="00EA7612">
        <w:rPr>
          <w:sz w:val="20"/>
          <w:szCs w:val="20"/>
          <w:lang w:val="es-CO"/>
        </w:rPr>
        <w:t xml:space="preserve"> </w:t>
      </w:r>
      <w:r w:rsidRPr="00EA7612">
        <w:rPr>
          <w:sz w:val="20"/>
          <w:szCs w:val="20"/>
          <w:lang w:val="es-CO"/>
        </w:rPr>
        <w:t>Criterios mínimos para considerar una historia completada.</w:t>
      </w:r>
    </w:p>
    <w:p w14:paraId="2F7C34A6" w14:textId="77777777" w:rsidR="00F127C1" w:rsidRPr="00B1475A" w:rsidRDefault="00F127C1" w:rsidP="00F127C1">
      <w:pPr>
        <w:pStyle w:val="Listaconvietas"/>
        <w:numPr>
          <w:ilvl w:val="0"/>
          <w:numId w:val="0"/>
        </w:numPr>
        <w:tabs>
          <w:tab w:val="num" w:pos="720"/>
        </w:tabs>
        <w:spacing w:after="60"/>
        <w:jc w:val="both"/>
        <w:rPr>
          <w:sz w:val="20"/>
          <w:szCs w:val="20"/>
          <w:lang w:val="es-CO"/>
        </w:rPr>
      </w:pPr>
    </w:p>
    <w:p w14:paraId="4723BC72" w14:textId="5AA18C63" w:rsidR="0097347D" w:rsidRDefault="009C0B53" w:rsidP="00BA2A18">
      <w:pPr>
        <w:pStyle w:val="Listaconvietas"/>
        <w:tabs>
          <w:tab w:val="clear" w:pos="360"/>
          <w:tab w:val="num" w:pos="720"/>
        </w:tabs>
        <w:spacing w:after="60"/>
        <w:ind w:left="720"/>
        <w:jc w:val="both"/>
        <w:rPr>
          <w:sz w:val="20"/>
          <w:szCs w:val="20"/>
          <w:lang w:val="es-CO"/>
        </w:rPr>
      </w:pPr>
      <w:r w:rsidRPr="00B1475A">
        <w:rPr>
          <w:b/>
          <w:bCs/>
          <w:sz w:val="20"/>
          <w:szCs w:val="20"/>
          <w:lang w:val="es-CO"/>
        </w:rPr>
        <w:t>Burndown o avance del sprint</w:t>
      </w:r>
      <w:r w:rsidR="009F2E94" w:rsidRPr="00513610">
        <w:rPr>
          <w:sz w:val="20"/>
          <w:szCs w:val="20"/>
          <w:lang w:val="es-ES"/>
        </w:rPr>
        <w:t xml:space="preserve"> </w:t>
      </w:r>
      <w:r w:rsidRPr="00B1475A">
        <w:rPr>
          <w:sz w:val="20"/>
          <w:szCs w:val="20"/>
          <w:lang w:val="es-CO"/>
        </w:rPr>
        <w:t>Indicador de avance del sprint frente al compromiso definido.</w:t>
      </w:r>
    </w:p>
    <w:p w14:paraId="7172AEFD" w14:textId="77777777" w:rsidR="009F2E94" w:rsidRPr="00B1475A" w:rsidRDefault="009F2E94" w:rsidP="009F2E94">
      <w:pPr>
        <w:pStyle w:val="Listaconvietas"/>
        <w:numPr>
          <w:ilvl w:val="0"/>
          <w:numId w:val="0"/>
        </w:numPr>
        <w:tabs>
          <w:tab w:val="num" w:pos="720"/>
        </w:tabs>
        <w:spacing w:after="60"/>
        <w:jc w:val="both"/>
        <w:rPr>
          <w:sz w:val="20"/>
          <w:szCs w:val="20"/>
          <w:lang w:val="es-CO"/>
        </w:rPr>
      </w:pPr>
    </w:p>
    <w:p w14:paraId="4101430C" w14:textId="06653616" w:rsidR="0097347D" w:rsidRDefault="009C0B53" w:rsidP="009F2E94">
      <w:pPr>
        <w:pStyle w:val="Listaconvietas"/>
        <w:tabs>
          <w:tab w:val="clear" w:pos="360"/>
          <w:tab w:val="num" w:pos="720"/>
        </w:tabs>
        <w:spacing w:after="60"/>
        <w:ind w:left="720"/>
        <w:jc w:val="both"/>
        <w:rPr>
          <w:sz w:val="20"/>
          <w:szCs w:val="20"/>
          <w:lang w:val="es-CO"/>
        </w:rPr>
      </w:pPr>
      <w:r w:rsidRPr="00B1475A">
        <w:rPr>
          <w:b/>
          <w:bCs/>
          <w:sz w:val="20"/>
          <w:szCs w:val="20"/>
          <w:lang w:val="es-CO"/>
        </w:rPr>
        <w:t>Matriz de riesgos y bloqueos</w:t>
      </w:r>
      <w:r w:rsidR="009F2E94">
        <w:rPr>
          <w:sz w:val="20"/>
          <w:szCs w:val="20"/>
          <w:lang w:val="es-CO"/>
        </w:rPr>
        <w:t xml:space="preserve"> </w:t>
      </w:r>
      <w:r w:rsidRPr="009F2E94">
        <w:rPr>
          <w:sz w:val="20"/>
          <w:szCs w:val="20"/>
          <w:lang w:val="es-CO"/>
        </w:rPr>
        <w:t>Registro de impedimentos, impacto, responsable, fecha objetivo y ruta de escalamiento.</w:t>
      </w:r>
    </w:p>
    <w:p w14:paraId="43B3FF46" w14:textId="77777777" w:rsidR="009F2E94" w:rsidRPr="009F2E94" w:rsidRDefault="009F2E94" w:rsidP="009F2E94">
      <w:pPr>
        <w:pStyle w:val="Listaconvietas"/>
        <w:numPr>
          <w:ilvl w:val="0"/>
          <w:numId w:val="0"/>
        </w:numPr>
        <w:tabs>
          <w:tab w:val="num" w:pos="720"/>
        </w:tabs>
        <w:spacing w:after="60"/>
        <w:jc w:val="both"/>
        <w:rPr>
          <w:sz w:val="20"/>
          <w:szCs w:val="20"/>
          <w:lang w:val="es-CO"/>
        </w:rPr>
      </w:pPr>
    </w:p>
    <w:p w14:paraId="6875F0D5" w14:textId="57436018"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b/>
          <w:bCs/>
          <w:sz w:val="20"/>
          <w:szCs w:val="20"/>
          <w:lang w:val="es-CO"/>
        </w:rPr>
        <w:t>Acta de decisiones</w:t>
      </w:r>
      <w:r w:rsidR="009F2E94">
        <w:rPr>
          <w:sz w:val="20"/>
          <w:szCs w:val="20"/>
          <w:lang w:val="es-CO"/>
        </w:rPr>
        <w:t xml:space="preserve"> </w:t>
      </w:r>
      <w:r w:rsidRPr="00B1475A">
        <w:rPr>
          <w:sz w:val="20"/>
          <w:szCs w:val="20"/>
          <w:lang w:val="es-CO"/>
        </w:rPr>
        <w:t>Registro de decisiones tomadas en comités, reviews o sesiones de escalamiento.</w:t>
      </w:r>
    </w:p>
    <w:p w14:paraId="0FA5148B" w14:textId="3E007344" w:rsidR="0097347D" w:rsidRPr="00B1475A" w:rsidRDefault="0097347D" w:rsidP="00BA2A18">
      <w:pPr>
        <w:pStyle w:val="Listaconvietas"/>
        <w:numPr>
          <w:ilvl w:val="0"/>
          <w:numId w:val="0"/>
        </w:numPr>
        <w:spacing w:after="60"/>
        <w:ind w:left="360"/>
        <w:jc w:val="both"/>
        <w:rPr>
          <w:sz w:val="20"/>
          <w:szCs w:val="20"/>
          <w:lang w:val="es-CO"/>
        </w:rPr>
      </w:pPr>
    </w:p>
    <w:p w14:paraId="4B11C0F5" w14:textId="61122712" w:rsidR="0097347D" w:rsidRPr="00032752" w:rsidRDefault="009C0B53" w:rsidP="00750DCB">
      <w:pPr>
        <w:pStyle w:val="Ttulo2"/>
      </w:pPr>
      <w:bookmarkStart w:id="648" w:name="_Toc238483126"/>
      <w:bookmarkStart w:id="649" w:name="_Toc238560527"/>
      <w:bookmarkStart w:id="650" w:name="_Toc238571022"/>
      <w:bookmarkStart w:id="651" w:name="_Toc238651598"/>
      <w:bookmarkStart w:id="652" w:name="_Toc240576170"/>
      <w:r w:rsidRPr="00032752">
        <w:t>Definition of Ready</w:t>
      </w:r>
      <w:bookmarkEnd w:id="648"/>
      <w:bookmarkEnd w:id="649"/>
      <w:bookmarkEnd w:id="650"/>
      <w:bookmarkEnd w:id="651"/>
      <w:bookmarkEnd w:id="652"/>
    </w:p>
    <w:p w14:paraId="3488041A" w14:textId="77777777" w:rsidR="00453353" w:rsidRPr="00B1475A" w:rsidRDefault="00453353" w:rsidP="00BA2A18">
      <w:pPr>
        <w:pStyle w:val="Listaconvietas"/>
        <w:numPr>
          <w:ilvl w:val="0"/>
          <w:numId w:val="0"/>
        </w:numPr>
        <w:spacing w:after="60"/>
        <w:ind w:left="360" w:hanging="360"/>
        <w:jc w:val="both"/>
        <w:rPr>
          <w:b/>
          <w:bCs/>
          <w:sz w:val="20"/>
          <w:szCs w:val="20"/>
          <w:lang w:val="es-CO"/>
        </w:rPr>
      </w:pPr>
    </w:p>
    <w:p w14:paraId="03245425" w14:textId="43B2AEA1"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Una historia o actividad podrá ingresar a sprint cuando cumpla al menos con los siguientes criterios:</w:t>
      </w:r>
    </w:p>
    <w:p w14:paraId="23BCBA74" w14:textId="5DDADE4A"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Objetivo claro.</w:t>
      </w:r>
    </w:p>
    <w:p w14:paraId="1A49B1A9" w14:textId="6AA6159B"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Responsable SURA definido.</w:t>
      </w:r>
    </w:p>
    <w:p w14:paraId="18316FBF" w14:textId="33DEECDC"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Responsable NTT DATA definido.</w:t>
      </w:r>
    </w:p>
    <w:p w14:paraId="3B98B393" w14:textId="23C50243"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Fuente o insumo identificado.</w:t>
      </w:r>
    </w:p>
    <w:p w14:paraId="6C2DE94A" w14:textId="09A60990"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Criterios de aceptación definidos.</w:t>
      </w:r>
    </w:p>
    <w:p w14:paraId="385BA263" w14:textId="485551F1"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Dependencias conocidas.</w:t>
      </w:r>
    </w:p>
    <w:p w14:paraId="2E717606" w14:textId="067AC85E"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Riesgos iniciales identificados.</w:t>
      </w:r>
    </w:p>
    <w:p w14:paraId="51C997A6" w14:textId="569B007B"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Accesos o ambientes disponibles, cuando aplique.</w:t>
      </w:r>
    </w:p>
    <w:p w14:paraId="3DCBA27B" w14:textId="7E93A6D1"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Validación de prioridad por parte del Product Owner.</w:t>
      </w:r>
    </w:p>
    <w:p w14:paraId="4BB69B33" w14:textId="77777777" w:rsidR="00453353" w:rsidRPr="00B1475A" w:rsidRDefault="00453353" w:rsidP="00BA2A18">
      <w:pPr>
        <w:pStyle w:val="Listaconvietas"/>
        <w:numPr>
          <w:ilvl w:val="0"/>
          <w:numId w:val="0"/>
        </w:numPr>
        <w:spacing w:after="60"/>
        <w:ind w:left="360"/>
        <w:jc w:val="both"/>
        <w:rPr>
          <w:sz w:val="20"/>
          <w:szCs w:val="20"/>
          <w:lang w:val="es-CO"/>
        </w:rPr>
      </w:pPr>
    </w:p>
    <w:p w14:paraId="54599876" w14:textId="06BE9ECC" w:rsidR="0097347D" w:rsidRPr="00032752" w:rsidRDefault="009C0B53" w:rsidP="00750DCB">
      <w:pPr>
        <w:pStyle w:val="Ttulo2"/>
      </w:pPr>
      <w:bookmarkStart w:id="653" w:name="_Toc238483127"/>
      <w:bookmarkStart w:id="654" w:name="_Toc238560528"/>
      <w:bookmarkStart w:id="655" w:name="_Toc238571023"/>
      <w:bookmarkStart w:id="656" w:name="_Toc238651599"/>
      <w:bookmarkStart w:id="657" w:name="_Toc240576171"/>
      <w:r w:rsidRPr="00032752">
        <w:t>Definition of Done</w:t>
      </w:r>
      <w:bookmarkEnd w:id="653"/>
      <w:bookmarkEnd w:id="654"/>
      <w:bookmarkEnd w:id="655"/>
      <w:bookmarkEnd w:id="656"/>
      <w:bookmarkEnd w:id="657"/>
    </w:p>
    <w:p w14:paraId="42AD2058" w14:textId="77777777" w:rsidR="00453353" w:rsidRPr="00B1475A" w:rsidRDefault="00453353" w:rsidP="00BA2A18">
      <w:pPr>
        <w:pStyle w:val="Listaconvietas"/>
        <w:numPr>
          <w:ilvl w:val="0"/>
          <w:numId w:val="0"/>
        </w:numPr>
        <w:spacing w:after="60"/>
        <w:jc w:val="both"/>
        <w:rPr>
          <w:b/>
          <w:bCs/>
          <w:sz w:val="20"/>
          <w:szCs w:val="20"/>
          <w:lang w:val="es-CO"/>
        </w:rPr>
      </w:pPr>
    </w:p>
    <w:p w14:paraId="0C3AD16B" w14:textId="5AC74524"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Una historia o actividad se considerará terminada cuando cumpla con los siguientes criterios:</w:t>
      </w:r>
    </w:p>
    <w:p w14:paraId="4780B496" w14:textId="0CA66CF5"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Desarrollo o actividad completada.</w:t>
      </w:r>
    </w:p>
    <w:p w14:paraId="2F9CB99B" w14:textId="47D4173C"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Validación técnica realizada.</w:t>
      </w:r>
    </w:p>
    <w:p w14:paraId="2A89445B" w14:textId="3163A98A"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Validación funcional realizada, cuando aplique.</w:t>
      </w:r>
    </w:p>
    <w:p w14:paraId="6F1010C0" w14:textId="47A69904"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Evidencia documentada.</w:t>
      </w:r>
    </w:p>
    <w:p w14:paraId="565F90B5" w14:textId="3F0ED6B3"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Criterios de aceptación cumplidos.</w:t>
      </w:r>
    </w:p>
    <w:p w14:paraId="2B3F4C71" w14:textId="75A9A972"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Pruebas o controles ejecutados.</w:t>
      </w:r>
    </w:p>
    <w:p w14:paraId="366458FA" w14:textId="6E125AE0"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Hallazgos registrados.</w:t>
      </w:r>
    </w:p>
    <w:p w14:paraId="42B64510" w14:textId="1F5217D8"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Aprobación del responsable definido.</w:t>
      </w:r>
    </w:p>
    <w:p w14:paraId="65845346" w14:textId="4127C45A"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Documentación actualizada.</w:t>
      </w:r>
    </w:p>
    <w:p w14:paraId="1D5C0CB3" w14:textId="12B626E6" w:rsidR="006D19F8"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Sin bloqueos críticos abiertos asociados al entregable.</w:t>
      </w:r>
    </w:p>
    <w:p w14:paraId="5146E992" w14:textId="77777777" w:rsidR="006D19F8" w:rsidRPr="00B1475A" w:rsidRDefault="006D19F8" w:rsidP="00BA2A18">
      <w:pPr>
        <w:pStyle w:val="Listaconvietas"/>
        <w:numPr>
          <w:ilvl w:val="0"/>
          <w:numId w:val="0"/>
        </w:numPr>
        <w:spacing w:after="60"/>
        <w:ind w:left="360"/>
        <w:jc w:val="both"/>
        <w:rPr>
          <w:sz w:val="20"/>
          <w:szCs w:val="20"/>
          <w:lang w:val="es-CO"/>
        </w:rPr>
      </w:pPr>
    </w:p>
    <w:p w14:paraId="71D93DF5" w14:textId="38A93C01" w:rsidR="0097347D" w:rsidRPr="00032752" w:rsidRDefault="009C0B53" w:rsidP="00750DCB">
      <w:pPr>
        <w:pStyle w:val="Ttulo2"/>
      </w:pPr>
      <w:bookmarkStart w:id="658" w:name="_Toc238483128"/>
      <w:bookmarkStart w:id="659" w:name="_Toc238560529"/>
      <w:bookmarkStart w:id="660" w:name="_Toc238571024"/>
      <w:bookmarkStart w:id="661" w:name="_Toc238651600"/>
      <w:bookmarkStart w:id="662" w:name="_Toc240576172"/>
      <w:r w:rsidRPr="00032752">
        <w:t>Reporte de estado Agile</w:t>
      </w:r>
      <w:bookmarkEnd w:id="658"/>
      <w:bookmarkEnd w:id="659"/>
      <w:bookmarkEnd w:id="660"/>
      <w:bookmarkEnd w:id="661"/>
      <w:bookmarkEnd w:id="662"/>
    </w:p>
    <w:p w14:paraId="2FAA7076" w14:textId="77777777" w:rsidR="00965FD7" w:rsidRPr="00B1475A" w:rsidRDefault="00965FD7" w:rsidP="00BA2A18">
      <w:pPr>
        <w:pStyle w:val="Listaconvietas"/>
        <w:numPr>
          <w:ilvl w:val="0"/>
          <w:numId w:val="0"/>
        </w:numPr>
        <w:spacing w:after="60"/>
        <w:ind w:left="360"/>
        <w:jc w:val="both"/>
        <w:rPr>
          <w:b/>
          <w:bCs/>
          <w:sz w:val="20"/>
          <w:szCs w:val="20"/>
          <w:lang w:val="es-CO"/>
        </w:rPr>
      </w:pPr>
    </w:p>
    <w:p w14:paraId="26C792CA" w14:textId="77777777" w:rsidR="002600E4" w:rsidRDefault="009C0B53" w:rsidP="00BA2A18">
      <w:pPr>
        <w:pStyle w:val="Listaconvietas"/>
        <w:numPr>
          <w:ilvl w:val="0"/>
          <w:numId w:val="0"/>
        </w:numPr>
        <w:spacing w:after="60"/>
        <w:ind w:left="360"/>
        <w:jc w:val="both"/>
        <w:rPr>
          <w:sz w:val="20"/>
          <w:szCs w:val="20"/>
          <w:lang w:val="es-CO"/>
        </w:rPr>
      </w:pPr>
      <w:r w:rsidRPr="00B1475A">
        <w:rPr>
          <w:b/>
          <w:bCs/>
          <w:sz w:val="20"/>
          <w:szCs w:val="20"/>
          <w:lang w:val="es-CO"/>
        </w:rPr>
        <w:t>Frecuencia:</w:t>
      </w:r>
      <w:r w:rsidRPr="00B1475A">
        <w:rPr>
          <w:sz w:val="20"/>
          <w:szCs w:val="20"/>
          <w:lang w:val="es-CO"/>
        </w:rPr>
        <w:t xml:space="preserve"> Semanal.</w:t>
      </w:r>
    </w:p>
    <w:p w14:paraId="362AC9F4" w14:textId="515715BD" w:rsidR="0097347D" w:rsidRPr="00B1475A" w:rsidRDefault="009C0B53" w:rsidP="00BA2A18">
      <w:pPr>
        <w:pStyle w:val="Listaconvietas"/>
        <w:numPr>
          <w:ilvl w:val="0"/>
          <w:numId w:val="0"/>
        </w:numPr>
        <w:spacing w:after="60"/>
        <w:ind w:left="360"/>
        <w:jc w:val="both"/>
        <w:rPr>
          <w:sz w:val="20"/>
          <w:szCs w:val="20"/>
          <w:lang w:val="es-CO"/>
        </w:rPr>
      </w:pPr>
      <w:r w:rsidRPr="00B1475A">
        <w:rPr>
          <w:b/>
          <w:bCs/>
          <w:sz w:val="20"/>
          <w:szCs w:val="20"/>
          <w:lang w:val="es-CO"/>
        </w:rPr>
        <w:lastRenderedPageBreak/>
        <w:t>Formato sugerido:</w:t>
      </w:r>
      <w:r w:rsidRPr="00B1475A">
        <w:rPr>
          <w:sz w:val="20"/>
          <w:szCs w:val="20"/>
          <w:lang w:val="es-CO"/>
        </w:rPr>
        <w:t xml:space="preserve"> Reporte ejecutivo breve.</w:t>
      </w:r>
    </w:p>
    <w:p w14:paraId="17D79414" w14:textId="77777777" w:rsidR="0020365A" w:rsidRPr="00B1475A" w:rsidRDefault="0020365A" w:rsidP="00BA2A18">
      <w:pPr>
        <w:pStyle w:val="Listaconvietas"/>
        <w:numPr>
          <w:ilvl w:val="0"/>
          <w:numId w:val="0"/>
        </w:numPr>
        <w:spacing w:after="60"/>
        <w:ind w:left="360"/>
        <w:jc w:val="both"/>
        <w:rPr>
          <w:sz w:val="20"/>
          <w:szCs w:val="20"/>
          <w:lang w:val="es-CO"/>
        </w:rPr>
      </w:pPr>
    </w:p>
    <w:p w14:paraId="2292697D" w14:textId="35085D29" w:rsidR="009734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El reporte deberá incluir:</w:t>
      </w:r>
    </w:p>
    <w:p w14:paraId="65E59DB3" w14:textId="104AFD3D"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Estado general del sprint.</w:t>
      </w:r>
    </w:p>
    <w:p w14:paraId="34DFCC32" w14:textId="65E038F6" w:rsidR="0097347D" w:rsidRPr="00513610" w:rsidRDefault="009C0B53" w:rsidP="00BA2A18">
      <w:pPr>
        <w:pStyle w:val="Listaconvietas"/>
        <w:tabs>
          <w:tab w:val="clear" w:pos="360"/>
          <w:tab w:val="num" w:pos="720"/>
        </w:tabs>
        <w:spacing w:after="60"/>
        <w:ind w:left="720"/>
        <w:jc w:val="both"/>
        <w:rPr>
          <w:sz w:val="20"/>
          <w:szCs w:val="20"/>
        </w:rPr>
      </w:pPr>
      <w:r w:rsidRPr="00513610">
        <w:rPr>
          <w:sz w:val="20"/>
          <w:szCs w:val="20"/>
        </w:rPr>
        <w:t>Avance frente al sprint backlog.</w:t>
      </w:r>
    </w:p>
    <w:p w14:paraId="08A970C9" w14:textId="72D213F1"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Historias completadas.</w:t>
      </w:r>
    </w:p>
    <w:p w14:paraId="67588198" w14:textId="09435F04"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Historias en progreso.</w:t>
      </w:r>
    </w:p>
    <w:p w14:paraId="4970955C" w14:textId="7F176A6D"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Historias bloqueadas.</w:t>
      </w:r>
    </w:p>
    <w:p w14:paraId="7F1ECEE6" w14:textId="73816161"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Riesgos y dependencias.</w:t>
      </w:r>
    </w:p>
    <w:p w14:paraId="5BF43DA5" w14:textId="36C03592"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Decisiones requeridas.</w:t>
      </w:r>
    </w:p>
    <w:p w14:paraId="43EDD8F4" w14:textId="73B27497"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Avance de entregables.</w:t>
      </w:r>
    </w:p>
    <w:p w14:paraId="16A8E5B4" w14:textId="06258FB6"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Semáforo del proyecto.</w:t>
      </w:r>
    </w:p>
    <w:p w14:paraId="6880F4CB" w14:textId="56A012A9"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Próximas actividades.</w:t>
      </w:r>
    </w:p>
    <w:p w14:paraId="363BF7BF" w14:textId="2714922C" w:rsidR="0097347D" w:rsidRPr="00B1475A" w:rsidRDefault="009C0B53" w:rsidP="00BA2A18">
      <w:pPr>
        <w:pStyle w:val="Listaconvietas"/>
        <w:tabs>
          <w:tab w:val="clear" w:pos="360"/>
          <w:tab w:val="num" w:pos="720"/>
        </w:tabs>
        <w:spacing w:after="60"/>
        <w:ind w:left="720"/>
        <w:jc w:val="both"/>
        <w:rPr>
          <w:sz w:val="20"/>
          <w:szCs w:val="20"/>
          <w:lang w:val="es-CO"/>
        </w:rPr>
      </w:pPr>
      <w:r w:rsidRPr="00B1475A">
        <w:rPr>
          <w:sz w:val="20"/>
          <w:szCs w:val="20"/>
          <w:lang w:val="es-CO"/>
        </w:rPr>
        <w:t>Compromisos de SURA y NTT DATA.</w:t>
      </w:r>
    </w:p>
    <w:p w14:paraId="359C38B9" w14:textId="7A9371F5" w:rsidR="0097347D" w:rsidRPr="00B1475A" w:rsidRDefault="0097347D" w:rsidP="00BA2A18">
      <w:pPr>
        <w:pStyle w:val="Listaconvietas"/>
        <w:numPr>
          <w:ilvl w:val="0"/>
          <w:numId w:val="0"/>
        </w:numPr>
        <w:spacing w:after="60"/>
        <w:ind w:left="360"/>
        <w:jc w:val="both"/>
        <w:rPr>
          <w:sz w:val="20"/>
          <w:szCs w:val="20"/>
          <w:lang w:val="es-CO"/>
        </w:rPr>
      </w:pPr>
    </w:p>
    <w:p w14:paraId="4538DEFC" w14:textId="093B96BC" w:rsidR="0097347D" w:rsidRPr="00032752" w:rsidRDefault="009C0B53" w:rsidP="00750DCB">
      <w:pPr>
        <w:pStyle w:val="Ttulo2"/>
      </w:pPr>
      <w:bookmarkStart w:id="663" w:name="_Toc238483129"/>
      <w:bookmarkStart w:id="664" w:name="_Toc238560530"/>
      <w:bookmarkStart w:id="665" w:name="_Toc238571025"/>
      <w:bookmarkStart w:id="666" w:name="_Toc238651601"/>
      <w:bookmarkStart w:id="667" w:name="_Toc240576173"/>
      <w:r w:rsidRPr="00032752">
        <w:t>Ruta de escalamiento Agile</w:t>
      </w:r>
      <w:bookmarkEnd w:id="663"/>
      <w:bookmarkEnd w:id="664"/>
      <w:bookmarkEnd w:id="665"/>
      <w:bookmarkEnd w:id="666"/>
      <w:bookmarkEnd w:id="667"/>
    </w:p>
    <w:p w14:paraId="43540473" w14:textId="77777777" w:rsidR="0020365A" w:rsidRPr="00B1475A" w:rsidRDefault="0020365A" w:rsidP="00BA2A18">
      <w:pPr>
        <w:pStyle w:val="Listaconvietas"/>
        <w:numPr>
          <w:ilvl w:val="0"/>
          <w:numId w:val="0"/>
        </w:numPr>
        <w:spacing w:after="60"/>
        <w:jc w:val="both"/>
        <w:rPr>
          <w:b/>
          <w:bCs/>
          <w:sz w:val="20"/>
          <w:szCs w:val="20"/>
          <w:lang w:val="es-CO"/>
        </w:rPr>
      </w:pPr>
    </w:p>
    <w:p w14:paraId="31CF31DB" w14:textId="109BD2E9" w:rsidR="0097347D" w:rsidRPr="00B1475A" w:rsidRDefault="009C0B53" w:rsidP="009D6C54">
      <w:pPr>
        <w:pStyle w:val="Ttulo3"/>
        <w:rPr>
          <w:lang w:val="es-CO"/>
        </w:rPr>
      </w:pPr>
      <w:bookmarkStart w:id="668" w:name="_Toc240576174"/>
      <w:r w:rsidRPr="00B1475A">
        <w:rPr>
          <w:lang w:val="es-CO"/>
        </w:rPr>
        <w:t>Nivel 1: Impedimentos operativos del sprint</w:t>
      </w:r>
      <w:bookmarkEnd w:id="668"/>
    </w:p>
    <w:p w14:paraId="7E236FB0" w14:textId="77777777" w:rsidR="00290CD9" w:rsidRPr="00B1475A" w:rsidRDefault="00290CD9" w:rsidP="00BA2A18">
      <w:pPr>
        <w:pStyle w:val="Listaconvietas"/>
        <w:numPr>
          <w:ilvl w:val="0"/>
          <w:numId w:val="0"/>
        </w:numPr>
        <w:spacing w:after="60"/>
        <w:ind w:left="360"/>
        <w:jc w:val="both"/>
        <w:rPr>
          <w:b/>
          <w:bCs/>
          <w:sz w:val="20"/>
          <w:szCs w:val="20"/>
          <w:lang w:val="es-CO"/>
        </w:rPr>
      </w:pPr>
    </w:p>
    <w:p w14:paraId="74B85CE5" w14:textId="7059BE1E" w:rsidR="0097347D" w:rsidRPr="00B1475A" w:rsidRDefault="009C0B53" w:rsidP="00BA2A18">
      <w:pPr>
        <w:pStyle w:val="Listaconvietas"/>
        <w:numPr>
          <w:ilvl w:val="0"/>
          <w:numId w:val="0"/>
        </w:numPr>
        <w:spacing w:after="60"/>
        <w:ind w:left="720"/>
        <w:jc w:val="both"/>
        <w:rPr>
          <w:sz w:val="20"/>
          <w:szCs w:val="20"/>
          <w:lang w:val="es-CO"/>
        </w:rPr>
      </w:pPr>
      <w:r w:rsidRPr="00B1475A">
        <w:rPr>
          <w:b/>
          <w:bCs/>
          <w:sz w:val="20"/>
          <w:szCs w:val="20"/>
          <w:lang w:val="es-CO"/>
        </w:rPr>
        <w:t>Responsables:</w:t>
      </w:r>
      <w:r w:rsidRPr="00B1475A">
        <w:rPr>
          <w:sz w:val="20"/>
          <w:szCs w:val="20"/>
          <w:lang w:val="es-CO"/>
        </w:rPr>
        <w:t xml:space="preserve"> Project Lead / Scrum Master NTT DATA y responsables operativos SURA.</w:t>
      </w:r>
      <w:r w:rsidRPr="00B1475A">
        <w:rPr>
          <w:sz w:val="20"/>
          <w:szCs w:val="20"/>
          <w:lang w:val="es-CO"/>
        </w:rPr>
        <w:br/>
      </w:r>
      <w:r w:rsidRPr="00B1475A">
        <w:rPr>
          <w:b/>
          <w:bCs/>
          <w:sz w:val="20"/>
          <w:szCs w:val="20"/>
          <w:lang w:val="es-CO"/>
        </w:rPr>
        <w:t>Aplica para:</w:t>
      </w:r>
      <w:r w:rsidRPr="00B1475A">
        <w:rPr>
          <w:sz w:val="20"/>
          <w:szCs w:val="20"/>
          <w:lang w:val="es-CO"/>
        </w:rPr>
        <w:t xml:space="preserve"> Accesos, dudas funcionales, disponibilidad de información, validaciones técnicas, bloqueos menores o coordinación diaria.</w:t>
      </w:r>
    </w:p>
    <w:p w14:paraId="5FD0C230" w14:textId="687ED670" w:rsidR="0097347D" w:rsidRPr="00B1475A" w:rsidRDefault="009C0B53" w:rsidP="00BA2A18">
      <w:pPr>
        <w:pStyle w:val="Listaconvietas"/>
        <w:numPr>
          <w:ilvl w:val="0"/>
          <w:numId w:val="0"/>
        </w:numPr>
        <w:tabs>
          <w:tab w:val="num" w:pos="720"/>
        </w:tabs>
        <w:spacing w:after="60"/>
        <w:ind w:left="720"/>
        <w:jc w:val="both"/>
        <w:rPr>
          <w:sz w:val="20"/>
          <w:szCs w:val="20"/>
          <w:lang w:val="es-CO"/>
        </w:rPr>
      </w:pPr>
      <w:r w:rsidRPr="00B1475A">
        <w:rPr>
          <w:b/>
          <w:bCs/>
          <w:sz w:val="20"/>
          <w:szCs w:val="20"/>
          <w:lang w:val="es-CO"/>
        </w:rPr>
        <w:t>Tiempo sugerido de resolución:</w:t>
      </w:r>
      <w:r w:rsidRPr="00B1475A">
        <w:rPr>
          <w:sz w:val="20"/>
          <w:szCs w:val="20"/>
          <w:lang w:val="es-CO"/>
        </w:rPr>
        <w:t xml:space="preserve"> 24 a 48 horas.</w:t>
      </w:r>
    </w:p>
    <w:p w14:paraId="2208762B" w14:textId="77777777" w:rsidR="006D19F8" w:rsidRPr="00B1475A" w:rsidRDefault="006D19F8" w:rsidP="00C47A51">
      <w:pPr>
        <w:pStyle w:val="Listaconvietas"/>
        <w:numPr>
          <w:ilvl w:val="0"/>
          <w:numId w:val="0"/>
        </w:numPr>
        <w:spacing w:after="60"/>
        <w:jc w:val="both"/>
        <w:rPr>
          <w:b/>
          <w:bCs/>
          <w:sz w:val="20"/>
          <w:szCs w:val="20"/>
          <w:lang w:val="es-CO"/>
        </w:rPr>
      </w:pPr>
    </w:p>
    <w:p w14:paraId="67080D2E" w14:textId="77777777" w:rsidR="00195A34" w:rsidRDefault="00195A34" w:rsidP="00195A34">
      <w:pPr>
        <w:pStyle w:val="Ttulo3"/>
        <w:rPr>
          <w:lang w:val="es-CO"/>
        </w:rPr>
      </w:pPr>
      <w:bookmarkStart w:id="669" w:name="_Toc240576175"/>
      <w:r w:rsidRPr="00B1475A">
        <w:rPr>
          <w:lang w:val="es-CO"/>
        </w:rPr>
        <w:t>Nivel 2: Bloqueos tácticos o dependencias críticas</w:t>
      </w:r>
      <w:bookmarkEnd w:id="669"/>
    </w:p>
    <w:p w14:paraId="6CBA947B" w14:textId="77777777" w:rsidR="00C47A51" w:rsidRPr="00C47A51" w:rsidRDefault="00C47A51" w:rsidP="00C47A51">
      <w:pPr>
        <w:rPr>
          <w:lang w:val="es-CO"/>
        </w:rPr>
      </w:pPr>
    </w:p>
    <w:p w14:paraId="05852B0D" w14:textId="58EF2F16" w:rsidR="00C47A51" w:rsidRPr="00B1475A" w:rsidRDefault="00C47A51" w:rsidP="00C47A51">
      <w:pPr>
        <w:pStyle w:val="Listaconvietas"/>
        <w:numPr>
          <w:ilvl w:val="0"/>
          <w:numId w:val="0"/>
        </w:numPr>
        <w:spacing w:after="60"/>
        <w:ind w:left="720"/>
        <w:jc w:val="both"/>
        <w:rPr>
          <w:sz w:val="20"/>
          <w:szCs w:val="20"/>
          <w:lang w:val="es-CO"/>
        </w:rPr>
      </w:pPr>
      <w:r w:rsidRPr="00B1475A">
        <w:rPr>
          <w:b/>
          <w:bCs/>
          <w:sz w:val="20"/>
          <w:szCs w:val="20"/>
          <w:lang w:val="es-CO"/>
        </w:rPr>
        <w:t>Responsables:</w:t>
      </w:r>
      <w:r w:rsidRPr="00B1475A">
        <w:rPr>
          <w:sz w:val="20"/>
          <w:szCs w:val="20"/>
          <w:lang w:val="es-CO"/>
        </w:rPr>
        <w:t xml:space="preserve"> Product Owner SURA, Project Lead NTT DATA, Arquitecto de Datos, Arquitectura Lakehouse, Seguridad, Gobierno y Calidad de Datos.</w:t>
      </w:r>
    </w:p>
    <w:p w14:paraId="60D14D70" w14:textId="6E24787A" w:rsidR="00C47A51" w:rsidRPr="00B1475A" w:rsidRDefault="00C47A51" w:rsidP="00C47A51">
      <w:pPr>
        <w:pStyle w:val="Listaconvietas"/>
        <w:numPr>
          <w:ilvl w:val="0"/>
          <w:numId w:val="0"/>
        </w:numPr>
        <w:spacing w:after="60"/>
        <w:ind w:left="720"/>
        <w:jc w:val="both"/>
        <w:rPr>
          <w:sz w:val="20"/>
          <w:szCs w:val="20"/>
          <w:lang w:val="es-CO"/>
        </w:rPr>
      </w:pPr>
      <w:r w:rsidRPr="00B1475A">
        <w:rPr>
          <w:b/>
          <w:bCs/>
          <w:sz w:val="20"/>
          <w:szCs w:val="20"/>
          <w:lang w:val="es-CO"/>
        </w:rPr>
        <w:t>Aplica para:</w:t>
      </w:r>
      <w:r w:rsidRPr="00B1475A">
        <w:rPr>
          <w:sz w:val="20"/>
          <w:szCs w:val="20"/>
          <w:lang w:val="es-CO"/>
        </w:rPr>
        <w:t xml:space="preserve"> Priorización, dependencias entre áreas, cambios menores de alcance, validaciones críticas, disponibilidad de fuentes, reglas de calidad o decisiones técnicas relevantes.</w:t>
      </w:r>
    </w:p>
    <w:p w14:paraId="1CACFE68" w14:textId="2B86FFFA" w:rsidR="00B26FF2" w:rsidRPr="00B85571" w:rsidRDefault="00C47A51" w:rsidP="00B85571">
      <w:pPr>
        <w:pStyle w:val="Listaconvietas"/>
        <w:numPr>
          <w:ilvl w:val="0"/>
          <w:numId w:val="0"/>
        </w:numPr>
        <w:tabs>
          <w:tab w:val="num" w:pos="720"/>
        </w:tabs>
        <w:spacing w:after="60"/>
        <w:ind w:left="720"/>
        <w:jc w:val="both"/>
        <w:rPr>
          <w:sz w:val="20"/>
          <w:szCs w:val="20"/>
          <w:lang w:val="es-CO"/>
        </w:rPr>
      </w:pPr>
      <w:r w:rsidRPr="00B1475A">
        <w:rPr>
          <w:b/>
          <w:bCs/>
          <w:sz w:val="20"/>
          <w:szCs w:val="20"/>
          <w:lang w:val="es-CO"/>
        </w:rPr>
        <w:t>Tiempo sugerido de resolución:</w:t>
      </w:r>
      <w:r w:rsidRPr="00B1475A">
        <w:rPr>
          <w:sz w:val="20"/>
          <w:szCs w:val="20"/>
          <w:lang w:val="es-CO"/>
        </w:rPr>
        <w:t xml:space="preserve"> 3 a 5 días hábiles.</w:t>
      </w:r>
    </w:p>
    <w:p w14:paraId="5C8908E3" w14:textId="53298D91" w:rsidR="0097347D" w:rsidRPr="008B7455" w:rsidRDefault="009C0B53" w:rsidP="00CB471D">
      <w:pPr>
        <w:pStyle w:val="Ttulo3"/>
        <w:rPr>
          <w:lang w:val="es-CO"/>
        </w:rPr>
      </w:pPr>
      <w:bookmarkStart w:id="670" w:name="_Toc240576176"/>
      <w:r w:rsidRPr="008B7455">
        <w:rPr>
          <w:lang w:val="es-CO"/>
        </w:rPr>
        <w:t>Nivel 3: Decisiones ejecutivas o cambios relevantes</w:t>
      </w:r>
      <w:bookmarkEnd w:id="670"/>
    </w:p>
    <w:p w14:paraId="4D36C5DF" w14:textId="77777777" w:rsidR="006D19F8" w:rsidRPr="00B1475A" w:rsidRDefault="006D19F8" w:rsidP="00BA2A18">
      <w:pPr>
        <w:pStyle w:val="Listaconvietas"/>
        <w:numPr>
          <w:ilvl w:val="0"/>
          <w:numId w:val="0"/>
        </w:numPr>
        <w:spacing w:after="60"/>
        <w:ind w:left="360"/>
        <w:jc w:val="both"/>
        <w:rPr>
          <w:b/>
          <w:bCs/>
          <w:sz w:val="20"/>
          <w:szCs w:val="20"/>
          <w:lang w:val="es-CO"/>
        </w:rPr>
      </w:pPr>
    </w:p>
    <w:p w14:paraId="1026E3E7" w14:textId="3247722F" w:rsidR="0097347D" w:rsidRPr="00B1475A" w:rsidRDefault="009C0B53" w:rsidP="00BA2A18">
      <w:pPr>
        <w:pStyle w:val="Listaconvietas"/>
        <w:numPr>
          <w:ilvl w:val="0"/>
          <w:numId w:val="0"/>
        </w:numPr>
        <w:spacing w:after="60"/>
        <w:ind w:left="720"/>
        <w:jc w:val="both"/>
        <w:rPr>
          <w:sz w:val="20"/>
          <w:szCs w:val="20"/>
          <w:lang w:val="es-CO"/>
        </w:rPr>
      </w:pPr>
      <w:r w:rsidRPr="00B1475A">
        <w:rPr>
          <w:b/>
          <w:bCs/>
          <w:sz w:val="20"/>
          <w:szCs w:val="20"/>
          <w:lang w:val="es-CO"/>
        </w:rPr>
        <w:t>Responsables:</w:t>
      </w:r>
      <w:r w:rsidRPr="00B1475A">
        <w:rPr>
          <w:sz w:val="20"/>
          <w:szCs w:val="20"/>
          <w:lang w:val="es-CO"/>
        </w:rPr>
        <w:t xml:space="preserve"> Sponsor ejecutivo SURA, líder ejecutivo NTT DATA y responsables directivos definidos por ambas partes.</w:t>
      </w:r>
    </w:p>
    <w:p w14:paraId="3F01DCED" w14:textId="0873442D" w:rsidR="0097347D" w:rsidRPr="00B1475A" w:rsidRDefault="009C0B53" w:rsidP="00BA2A18">
      <w:pPr>
        <w:pStyle w:val="Listaconvietas"/>
        <w:numPr>
          <w:ilvl w:val="0"/>
          <w:numId w:val="0"/>
        </w:numPr>
        <w:spacing w:after="60"/>
        <w:ind w:left="720"/>
        <w:jc w:val="both"/>
        <w:rPr>
          <w:sz w:val="20"/>
          <w:szCs w:val="20"/>
          <w:lang w:val="es-CO"/>
        </w:rPr>
      </w:pPr>
      <w:r w:rsidRPr="00B1475A">
        <w:rPr>
          <w:b/>
          <w:bCs/>
          <w:sz w:val="20"/>
          <w:szCs w:val="20"/>
          <w:lang w:val="es-CO"/>
        </w:rPr>
        <w:t>Aplica para:</w:t>
      </w:r>
      <w:r w:rsidRPr="00B1475A">
        <w:rPr>
          <w:sz w:val="20"/>
          <w:szCs w:val="20"/>
          <w:lang w:val="es-CO"/>
        </w:rPr>
        <w:t xml:space="preserve"> Cambios significativos de alcance, impactos en presupuesto, desviaciones relevantes de cronograma, riesgos críticos, decisiones contractuales o dependencias que comprometan la continuidad del proyecto.</w:t>
      </w:r>
    </w:p>
    <w:p w14:paraId="458538EE" w14:textId="6DC34635" w:rsidR="0097347D" w:rsidRPr="00B1475A" w:rsidRDefault="009C0B53" w:rsidP="00BA2A18">
      <w:pPr>
        <w:pStyle w:val="Listaconvietas"/>
        <w:numPr>
          <w:ilvl w:val="0"/>
          <w:numId w:val="0"/>
        </w:numPr>
        <w:spacing w:after="60"/>
        <w:ind w:left="720"/>
        <w:jc w:val="both"/>
        <w:rPr>
          <w:sz w:val="20"/>
          <w:szCs w:val="20"/>
          <w:lang w:val="es-CO"/>
        </w:rPr>
      </w:pPr>
      <w:r w:rsidRPr="00B1475A">
        <w:rPr>
          <w:b/>
          <w:bCs/>
          <w:sz w:val="20"/>
          <w:szCs w:val="20"/>
          <w:lang w:val="es-CO"/>
        </w:rPr>
        <w:t>Tiempo sugerido de resolución:</w:t>
      </w:r>
      <w:r w:rsidRPr="00B1475A">
        <w:rPr>
          <w:sz w:val="20"/>
          <w:szCs w:val="20"/>
          <w:lang w:val="es-CO"/>
        </w:rPr>
        <w:t xml:space="preserve"> Según criticidad, idealmente mediante comité extraordinario.</w:t>
      </w:r>
    </w:p>
    <w:p w14:paraId="64B1E521" w14:textId="721DE48F" w:rsidR="0097347D" w:rsidRPr="00032752" w:rsidRDefault="009C0B53" w:rsidP="00750DCB">
      <w:pPr>
        <w:pStyle w:val="Ttulo2"/>
      </w:pPr>
      <w:r w:rsidRPr="00032752">
        <w:lastRenderedPageBreak/>
        <w:t xml:space="preserve"> </w:t>
      </w:r>
      <w:bookmarkStart w:id="671" w:name="_Toc240576177"/>
      <w:r w:rsidRPr="00032752">
        <w:t>Paso a paso de ejecución Agile</w:t>
      </w:r>
      <w:bookmarkEnd w:id="671"/>
    </w:p>
    <w:p w14:paraId="17B00F43" w14:textId="37BA61C2" w:rsidR="0097347D" w:rsidRPr="00B1475A" w:rsidRDefault="009C0B53" w:rsidP="00A40351">
      <w:pPr>
        <w:pStyle w:val="Ttulo3"/>
        <w:rPr>
          <w:lang w:val="es-CO"/>
        </w:rPr>
      </w:pPr>
      <w:bookmarkStart w:id="672" w:name="_Toc240576178"/>
      <w:r w:rsidRPr="00B1475A">
        <w:rPr>
          <w:lang w:val="es-CO"/>
        </w:rPr>
        <w:t>Agile Kick-off</w:t>
      </w:r>
      <w:bookmarkEnd w:id="672"/>
    </w:p>
    <w:p w14:paraId="37EB5547" w14:textId="77777777" w:rsidR="00292A32" w:rsidRPr="00B1475A" w:rsidRDefault="00292A32" w:rsidP="00BA2A18">
      <w:pPr>
        <w:pStyle w:val="Listaconvietas"/>
        <w:numPr>
          <w:ilvl w:val="0"/>
          <w:numId w:val="0"/>
        </w:numPr>
        <w:spacing w:after="60"/>
        <w:ind w:left="360"/>
        <w:jc w:val="both"/>
        <w:rPr>
          <w:b/>
          <w:bCs/>
          <w:sz w:val="20"/>
          <w:szCs w:val="20"/>
          <w:lang w:val="es-CO"/>
        </w:rPr>
      </w:pPr>
    </w:p>
    <w:p w14:paraId="584642DF" w14:textId="07FB9597" w:rsidR="009734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Se realiza la sesión inicial para confirmar alcance, visión del producto, objetivos, roles, backlog inicial, cadencias, herramientas, canales de comunicación y ruta de escalamiento.</w:t>
      </w:r>
    </w:p>
    <w:p w14:paraId="1BCEAECA" w14:textId="77777777" w:rsidR="00DE6E18" w:rsidRPr="00B1475A" w:rsidRDefault="00DE6E18" w:rsidP="00BA2A18">
      <w:pPr>
        <w:pStyle w:val="Listaconvietas"/>
        <w:numPr>
          <w:ilvl w:val="0"/>
          <w:numId w:val="0"/>
        </w:numPr>
        <w:spacing w:after="60"/>
        <w:ind w:left="360"/>
        <w:jc w:val="both"/>
        <w:rPr>
          <w:sz w:val="20"/>
          <w:szCs w:val="20"/>
          <w:lang w:val="es-CO"/>
        </w:rPr>
      </w:pPr>
    </w:p>
    <w:p w14:paraId="1A80546F" w14:textId="072C310E" w:rsidR="0097347D" w:rsidRPr="002F6D1A" w:rsidRDefault="009C0B53" w:rsidP="002F6D1A">
      <w:pPr>
        <w:pStyle w:val="Listaconvietas"/>
        <w:numPr>
          <w:ilvl w:val="0"/>
          <w:numId w:val="0"/>
        </w:numPr>
        <w:spacing w:after="60"/>
        <w:ind w:left="360"/>
        <w:jc w:val="both"/>
        <w:rPr>
          <w:b/>
          <w:bCs/>
          <w:sz w:val="20"/>
          <w:szCs w:val="20"/>
          <w:lang w:val="es-CO"/>
        </w:rPr>
      </w:pPr>
      <w:r w:rsidRPr="00B1475A">
        <w:rPr>
          <w:b/>
          <w:bCs/>
          <w:sz w:val="20"/>
          <w:szCs w:val="20"/>
          <w:lang w:val="es-CO"/>
        </w:rPr>
        <w:t>Resultado esperado:</w:t>
      </w:r>
      <w:r w:rsidR="002F6D1A">
        <w:rPr>
          <w:b/>
          <w:bCs/>
          <w:sz w:val="20"/>
          <w:szCs w:val="20"/>
          <w:lang w:val="es-CO"/>
        </w:rPr>
        <w:t xml:space="preserve"> </w:t>
      </w:r>
      <w:r w:rsidRPr="00B1475A">
        <w:rPr>
          <w:sz w:val="20"/>
          <w:szCs w:val="20"/>
          <w:lang w:val="es-CO"/>
        </w:rPr>
        <w:t>Equipo activado, backlog inicial definido y modelo Agile aprobado.</w:t>
      </w:r>
    </w:p>
    <w:p w14:paraId="2AADF042" w14:textId="77777777" w:rsidR="00B26FF2" w:rsidRPr="00B1475A" w:rsidRDefault="00B26FF2" w:rsidP="00BA2A18">
      <w:pPr>
        <w:pStyle w:val="Listaconvietas"/>
        <w:numPr>
          <w:ilvl w:val="0"/>
          <w:numId w:val="0"/>
        </w:numPr>
        <w:spacing w:after="60"/>
        <w:ind w:left="360"/>
        <w:jc w:val="both"/>
        <w:rPr>
          <w:sz w:val="20"/>
          <w:szCs w:val="20"/>
          <w:lang w:val="es-CO"/>
        </w:rPr>
      </w:pPr>
    </w:p>
    <w:p w14:paraId="4833DD9F" w14:textId="67651844" w:rsidR="0097347D" w:rsidRPr="00B1475A" w:rsidRDefault="009C0B53" w:rsidP="002F6D1A">
      <w:pPr>
        <w:pStyle w:val="Ttulo3"/>
        <w:rPr>
          <w:lang w:val="es-CO"/>
        </w:rPr>
      </w:pPr>
      <w:bookmarkStart w:id="673" w:name="_Toc240576179"/>
      <w:r w:rsidRPr="00B1475A">
        <w:rPr>
          <w:lang w:val="es-CO"/>
        </w:rPr>
        <w:t>Construcción y priorización del backlog</w:t>
      </w:r>
      <w:bookmarkEnd w:id="673"/>
    </w:p>
    <w:p w14:paraId="17B2A6F8" w14:textId="77777777" w:rsidR="00DE6E18" w:rsidRPr="00B1475A" w:rsidRDefault="00DE6E18" w:rsidP="00BA2A18">
      <w:pPr>
        <w:pStyle w:val="Listaconvietas"/>
        <w:numPr>
          <w:ilvl w:val="0"/>
          <w:numId w:val="0"/>
        </w:numPr>
        <w:spacing w:after="60"/>
        <w:ind w:left="360"/>
        <w:jc w:val="both"/>
        <w:rPr>
          <w:b/>
          <w:bCs/>
          <w:sz w:val="20"/>
          <w:szCs w:val="20"/>
          <w:lang w:val="es-CO"/>
        </w:rPr>
      </w:pPr>
    </w:p>
    <w:p w14:paraId="08C9F88D" w14:textId="2CFB27BC" w:rsidR="009734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SURA y NTT DATA consolidan el backlog de fuentes, arquitectura, gobierno, calidad, OMOP, catálogo, linaje, seguridad e ingesta.</w:t>
      </w:r>
    </w:p>
    <w:p w14:paraId="113BD250" w14:textId="77777777" w:rsidR="00E82700" w:rsidRPr="00B1475A" w:rsidRDefault="00E82700" w:rsidP="00BA2A18">
      <w:pPr>
        <w:pStyle w:val="Listaconvietas"/>
        <w:numPr>
          <w:ilvl w:val="0"/>
          <w:numId w:val="0"/>
        </w:numPr>
        <w:spacing w:after="60"/>
        <w:ind w:left="360"/>
        <w:jc w:val="both"/>
        <w:rPr>
          <w:sz w:val="20"/>
          <w:szCs w:val="20"/>
          <w:lang w:val="es-CO"/>
        </w:rPr>
      </w:pPr>
    </w:p>
    <w:p w14:paraId="47510041" w14:textId="71A33E43" w:rsidR="0097347D" w:rsidRPr="00B1475A" w:rsidRDefault="009C0B53" w:rsidP="00BA2A18">
      <w:pPr>
        <w:pStyle w:val="Listaconvietas"/>
        <w:numPr>
          <w:ilvl w:val="0"/>
          <w:numId w:val="0"/>
        </w:numPr>
        <w:spacing w:after="60"/>
        <w:ind w:left="360"/>
        <w:jc w:val="both"/>
        <w:rPr>
          <w:sz w:val="20"/>
          <w:szCs w:val="20"/>
          <w:lang w:val="es-CO"/>
        </w:rPr>
      </w:pPr>
      <w:r w:rsidRPr="00B1475A">
        <w:rPr>
          <w:b/>
          <w:bCs/>
          <w:sz w:val="20"/>
          <w:szCs w:val="20"/>
          <w:lang w:val="es-CO"/>
        </w:rPr>
        <w:t>Resultado esperado:</w:t>
      </w:r>
      <w:r w:rsidR="002F6D1A">
        <w:rPr>
          <w:sz w:val="20"/>
          <w:szCs w:val="20"/>
          <w:lang w:val="es-CO"/>
        </w:rPr>
        <w:t xml:space="preserve"> </w:t>
      </w:r>
      <w:r w:rsidRPr="00B1475A">
        <w:rPr>
          <w:sz w:val="20"/>
          <w:szCs w:val="20"/>
          <w:lang w:val="es-CO"/>
        </w:rPr>
        <w:t>Backlog priorizado por valor, dependencia, criticidad y viabilidad técnica.</w:t>
      </w:r>
    </w:p>
    <w:p w14:paraId="09839EF3" w14:textId="6C0E345F" w:rsidR="0097347D" w:rsidRDefault="009C0B53" w:rsidP="00052FAC">
      <w:pPr>
        <w:pStyle w:val="Ttulo3"/>
        <w:rPr>
          <w:lang w:val="es-CO"/>
        </w:rPr>
      </w:pPr>
      <w:r w:rsidRPr="00052FAC">
        <w:rPr>
          <w:lang w:val="es-CO"/>
        </w:rPr>
        <w:t xml:space="preserve"> </w:t>
      </w:r>
      <w:bookmarkStart w:id="674" w:name="_Toc240576180"/>
      <w:r w:rsidRPr="00052FAC">
        <w:rPr>
          <w:lang w:val="es-CO"/>
        </w:rPr>
        <w:t>Definición de historias y criterios de aceptación</w:t>
      </w:r>
      <w:bookmarkEnd w:id="674"/>
    </w:p>
    <w:p w14:paraId="120F808C" w14:textId="77777777" w:rsidR="00052FAC" w:rsidRPr="00052FAC" w:rsidRDefault="00052FAC" w:rsidP="00052FAC">
      <w:pPr>
        <w:rPr>
          <w:lang w:val="es-CO"/>
        </w:rPr>
      </w:pPr>
    </w:p>
    <w:p w14:paraId="197581E2" w14:textId="25EDBA93" w:rsidR="009734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Cada requerimiento se traduce en historias o actividades con descripción clara, responsable, criterios de aceptación, dependencias y evidencia esperada.</w:t>
      </w:r>
    </w:p>
    <w:p w14:paraId="7CAE7823" w14:textId="77777777" w:rsidR="00E82700" w:rsidRPr="00B1475A" w:rsidRDefault="00E82700" w:rsidP="00BA2A18">
      <w:pPr>
        <w:pStyle w:val="Listaconvietas"/>
        <w:numPr>
          <w:ilvl w:val="0"/>
          <w:numId w:val="0"/>
        </w:numPr>
        <w:spacing w:after="60"/>
        <w:ind w:left="360"/>
        <w:jc w:val="both"/>
        <w:rPr>
          <w:sz w:val="20"/>
          <w:szCs w:val="20"/>
          <w:lang w:val="es-CO"/>
        </w:rPr>
      </w:pPr>
    </w:p>
    <w:p w14:paraId="4C047805" w14:textId="16B2C0F5" w:rsidR="0097347D" w:rsidRPr="00B1475A" w:rsidRDefault="009C0B53" w:rsidP="00BA2A18">
      <w:pPr>
        <w:pStyle w:val="Listaconvietas"/>
        <w:numPr>
          <w:ilvl w:val="0"/>
          <w:numId w:val="0"/>
        </w:numPr>
        <w:spacing w:after="60"/>
        <w:ind w:left="360"/>
        <w:jc w:val="both"/>
        <w:rPr>
          <w:sz w:val="20"/>
          <w:szCs w:val="20"/>
          <w:lang w:val="es-CO"/>
        </w:rPr>
      </w:pPr>
      <w:r w:rsidRPr="00B1475A">
        <w:rPr>
          <w:b/>
          <w:bCs/>
          <w:sz w:val="20"/>
          <w:szCs w:val="20"/>
          <w:lang w:val="es-CO"/>
        </w:rPr>
        <w:t>Resultado esperado:</w:t>
      </w:r>
      <w:r w:rsidR="00052FAC">
        <w:rPr>
          <w:sz w:val="20"/>
          <w:szCs w:val="20"/>
          <w:lang w:val="es-CO"/>
        </w:rPr>
        <w:t xml:space="preserve"> </w:t>
      </w:r>
      <w:r w:rsidRPr="00B1475A">
        <w:rPr>
          <w:sz w:val="20"/>
          <w:szCs w:val="20"/>
          <w:lang w:val="es-CO"/>
        </w:rPr>
        <w:t>Historias listas para entrar a sprint bajo Definition of Ready.</w:t>
      </w:r>
    </w:p>
    <w:p w14:paraId="00380103" w14:textId="77777777" w:rsidR="00DE6E18" w:rsidRPr="00B1475A" w:rsidRDefault="00DE6E18" w:rsidP="00BA2A18">
      <w:pPr>
        <w:pStyle w:val="Listaconvietas"/>
        <w:numPr>
          <w:ilvl w:val="0"/>
          <w:numId w:val="0"/>
        </w:numPr>
        <w:spacing w:after="60"/>
        <w:ind w:left="360"/>
        <w:jc w:val="both"/>
        <w:rPr>
          <w:sz w:val="20"/>
          <w:szCs w:val="20"/>
          <w:lang w:val="es-CO"/>
        </w:rPr>
      </w:pPr>
    </w:p>
    <w:p w14:paraId="627D2524" w14:textId="34E7F135" w:rsidR="0097347D" w:rsidRPr="00B1475A" w:rsidRDefault="009C0B53" w:rsidP="00052FAC">
      <w:pPr>
        <w:pStyle w:val="Ttulo3"/>
        <w:rPr>
          <w:lang w:val="es-CO"/>
        </w:rPr>
      </w:pPr>
      <w:bookmarkStart w:id="675" w:name="_Toc240576181"/>
      <w:r w:rsidRPr="00B1475A">
        <w:rPr>
          <w:lang w:val="es-CO"/>
        </w:rPr>
        <w:t>Sprint Planning</w:t>
      </w:r>
      <w:bookmarkEnd w:id="675"/>
    </w:p>
    <w:p w14:paraId="357A160A" w14:textId="77777777" w:rsidR="00DE6E18" w:rsidRPr="00B1475A" w:rsidRDefault="00DE6E18" w:rsidP="00BA2A18">
      <w:pPr>
        <w:pStyle w:val="Listaconvietas"/>
        <w:numPr>
          <w:ilvl w:val="0"/>
          <w:numId w:val="0"/>
        </w:numPr>
        <w:spacing w:after="60"/>
        <w:ind w:left="360"/>
        <w:jc w:val="both"/>
        <w:rPr>
          <w:b/>
          <w:bCs/>
          <w:sz w:val="20"/>
          <w:szCs w:val="20"/>
          <w:lang w:val="es-CO"/>
        </w:rPr>
      </w:pPr>
    </w:p>
    <w:p w14:paraId="7606C14C" w14:textId="6783F8B1" w:rsidR="009734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Se seleccionan las historias que serán abordadas en el sprint, se define el objetivo de la iteración y se confirma la capacidad del equipo.</w:t>
      </w:r>
    </w:p>
    <w:p w14:paraId="630B965C" w14:textId="77777777" w:rsidR="00E82700" w:rsidRPr="00B1475A" w:rsidRDefault="00E82700" w:rsidP="00BA2A18">
      <w:pPr>
        <w:pStyle w:val="Listaconvietas"/>
        <w:numPr>
          <w:ilvl w:val="0"/>
          <w:numId w:val="0"/>
        </w:numPr>
        <w:spacing w:after="60"/>
        <w:ind w:left="360"/>
        <w:jc w:val="both"/>
        <w:rPr>
          <w:sz w:val="20"/>
          <w:szCs w:val="20"/>
          <w:lang w:val="es-CO"/>
        </w:rPr>
      </w:pPr>
    </w:p>
    <w:p w14:paraId="7C327E09" w14:textId="1C3617C0" w:rsidR="0097347D" w:rsidRPr="00B1475A" w:rsidRDefault="009C0B53" w:rsidP="00BA2A18">
      <w:pPr>
        <w:pStyle w:val="Listaconvietas"/>
        <w:numPr>
          <w:ilvl w:val="0"/>
          <w:numId w:val="0"/>
        </w:numPr>
        <w:spacing w:after="60"/>
        <w:ind w:left="360"/>
        <w:jc w:val="both"/>
        <w:rPr>
          <w:sz w:val="20"/>
          <w:szCs w:val="20"/>
          <w:lang w:val="es-CO"/>
        </w:rPr>
      </w:pPr>
      <w:r w:rsidRPr="00B1475A">
        <w:rPr>
          <w:b/>
          <w:bCs/>
          <w:sz w:val="20"/>
          <w:szCs w:val="20"/>
          <w:lang w:val="es-CO"/>
        </w:rPr>
        <w:t>Resultado esperado:</w:t>
      </w:r>
      <w:r w:rsidR="00E72DFA">
        <w:rPr>
          <w:sz w:val="20"/>
          <w:szCs w:val="20"/>
          <w:lang w:val="es-CO"/>
        </w:rPr>
        <w:t xml:space="preserve"> </w:t>
      </w:r>
      <w:r w:rsidRPr="00B1475A">
        <w:rPr>
          <w:sz w:val="20"/>
          <w:szCs w:val="20"/>
          <w:lang w:val="es-CO"/>
        </w:rPr>
        <w:t>Sprint backlog aprobado.</w:t>
      </w:r>
    </w:p>
    <w:p w14:paraId="289068D7" w14:textId="77777777" w:rsidR="00DE6E18" w:rsidRPr="00B1475A" w:rsidRDefault="00DE6E18" w:rsidP="00BA2A18">
      <w:pPr>
        <w:pStyle w:val="Listaconvietas"/>
        <w:numPr>
          <w:ilvl w:val="0"/>
          <w:numId w:val="0"/>
        </w:numPr>
        <w:spacing w:after="60"/>
        <w:ind w:left="360"/>
        <w:jc w:val="both"/>
        <w:rPr>
          <w:sz w:val="20"/>
          <w:szCs w:val="20"/>
          <w:lang w:val="es-CO"/>
        </w:rPr>
      </w:pPr>
    </w:p>
    <w:p w14:paraId="381A222C" w14:textId="323CA4F3" w:rsidR="0097347D" w:rsidRPr="00B1475A" w:rsidRDefault="009C0B53" w:rsidP="00390F18">
      <w:pPr>
        <w:pStyle w:val="Ttulo3"/>
        <w:rPr>
          <w:lang w:val="es-CO"/>
        </w:rPr>
      </w:pPr>
      <w:bookmarkStart w:id="676" w:name="_Toc240576182"/>
      <w:r w:rsidRPr="00B1475A">
        <w:rPr>
          <w:lang w:val="es-CO"/>
        </w:rPr>
        <w:t>Ejecución del sprint</w:t>
      </w:r>
      <w:bookmarkEnd w:id="676"/>
    </w:p>
    <w:p w14:paraId="1A1D4933" w14:textId="77777777" w:rsidR="00DE6E18" w:rsidRPr="00B1475A" w:rsidRDefault="00DE6E18" w:rsidP="00BA2A18">
      <w:pPr>
        <w:pStyle w:val="Listaconvietas"/>
        <w:numPr>
          <w:ilvl w:val="0"/>
          <w:numId w:val="0"/>
        </w:numPr>
        <w:spacing w:after="60"/>
        <w:ind w:left="360"/>
        <w:jc w:val="both"/>
        <w:rPr>
          <w:b/>
          <w:bCs/>
          <w:sz w:val="20"/>
          <w:szCs w:val="20"/>
          <w:lang w:val="es-CO"/>
        </w:rPr>
      </w:pPr>
    </w:p>
    <w:p w14:paraId="5D9DB20C" w14:textId="69601D10" w:rsidR="009734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El equipo ejecuta las actividades comprometidas, gestiona bloqueos, actualiza el tablero Agile y mantiene comunicación continua.</w:t>
      </w:r>
    </w:p>
    <w:p w14:paraId="248D7059" w14:textId="77777777" w:rsidR="00E82700" w:rsidRPr="00B1475A" w:rsidRDefault="00E82700" w:rsidP="00BA2A18">
      <w:pPr>
        <w:pStyle w:val="Listaconvietas"/>
        <w:numPr>
          <w:ilvl w:val="0"/>
          <w:numId w:val="0"/>
        </w:numPr>
        <w:spacing w:after="60"/>
        <w:ind w:left="360"/>
        <w:jc w:val="both"/>
        <w:rPr>
          <w:sz w:val="20"/>
          <w:szCs w:val="20"/>
          <w:lang w:val="es-CO"/>
        </w:rPr>
      </w:pPr>
    </w:p>
    <w:p w14:paraId="05C45BD1" w14:textId="62F95F6D" w:rsidR="0097347D" w:rsidRDefault="009C0B53" w:rsidP="00BA2A18">
      <w:pPr>
        <w:pStyle w:val="Listaconvietas"/>
        <w:numPr>
          <w:ilvl w:val="0"/>
          <w:numId w:val="0"/>
        </w:numPr>
        <w:spacing w:after="60"/>
        <w:ind w:left="360"/>
        <w:jc w:val="both"/>
        <w:rPr>
          <w:sz w:val="20"/>
          <w:szCs w:val="20"/>
          <w:lang w:val="es-CO"/>
        </w:rPr>
      </w:pPr>
      <w:r w:rsidRPr="00B1475A">
        <w:rPr>
          <w:b/>
          <w:bCs/>
          <w:sz w:val="20"/>
          <w:szCs w:val="20"/>
          <w:lang w:val="es-CO"/>
        </w:rPr>
        <w:t>Resultado esperado:</w:t>
      </w:r>
      <w:r w:rsidR="00E72DFA">
        <w:rPr>
          <w:sz w:val="20"/>
          <w:szCs w:val="20"/>
          <w:lang w:val="es-CO"/>
        </w:rPr>
        <w:t xml:space="preserve"> </w:t>
      </w:r>
      <w:r w:rsidRPr="00B1475A">
        <w:rPr>
          <w:sz w:val="20"/>
          <w:szCs w:val="20"/>
          <w:lang w:val="es-CO"/>
        </w:rPr>
        <w:t>Avance controlado y trazable durante la iteración.</w:t>
      </w:r>
    </w:p>
    <w:p w14:paraId="7D88EE5F" w14:textId="77777777" w:rsidR="00E72DFA" w:rsidRDefault="00E72DFA" w:rsidP="00BA2A18">
      <w:pPr>
        <w:pStyle w:val="Listaconvietas"/>
        <w:numPr>
          <w:ilvl w:val="0"/>
          <w:numId w:val="0"/>
        </w:numPr>
        <w:spacing w:after="60"/>
        <w:ind w:left="360"/>
        <w:jc w:val="both"/>
        <w:rPr>
          <w:sz w:val="20"/>
          <w:szCs w:val="20"/>
          <w:lang w:val="es-CO"/>
        </w:rPr>
      </w:pPr>
    </w:p>
    <w:p w14:paraId="1021A17C" w14:textId="77777777" w:rsidR="00DE6E18" w:rsidRPr="00B1475A" w:rsidRDefault="00DE6E18" w:rsidP="007C58F6">
      <w:pPr>
        <w:pStyle w:val="Listaconvietas"/>
        <w:numPr>
          <w:ilvl w:val="0"/>
          <w:numId w:val="0"/>
        </w:numPr>
        <w:spacing w:after="60"/>
        <w:jc w:val="both"/>
        <w:rPr>
          <w:sz w:val="20"/>
          <w:szCs w:val="20"/>
          <w:lang w:val="es-CO"/>
        </w:rPr>
      </w:pPr>
    </w:p>
    <w:p w14:paraId="59031227" w14:textId="35779C2A" w:rsidR="0097347D" w:rsidRPr="00B1475A" w:rsidRDefault="009C0B53" w:rsidP="00FE1DE2">
      <w:pPr>
        <w:pStyle w:val="Ttulo3"/>
        <w:rPr>
          <w:lang w:val="es-CO"/>
        </w:rPr>
      </w:pPr>
      <w:r w:rsidRPr="00B1475A">
        <w:rPr>
          <w:lang w:val="es-CO"/>
        </w:rPr>
        <w:t xml:space="preserve"> </w:t>
      </w:r>
      <w:bookmarkStart w:id="677" w:name="_Toc240576183"/>
      <w:r w:rsidRPr="00B1475A">
        <w:rPr>
          <w:lang w:val="es-CO"/>
        </w:rPr>
        <w:t>Seguimiento diario o frecuente</w:t>
      </w:r>
      <w:bookmarkEnd w:id="677"/>
    </w:p>
    <w:p w14:paraId="3C64614F" w14:textId="77777777" w:rsidR="00D15B38" w:rsidRPr="00B1475A" w:rsidRDefault="00D15B38" w:rsidP="00BA2A18">
      <w:pPr>
        <w:pStyle w:val="Listaconvietas"/>
        <w:numPr>
          <w:ilvl w:val="0"/>
          <w:numId w:val="0"/>
        </w:numPr>
        <w:spacing w:after="60"/>
        <w:ind w:left="360"/>
        <w:jc w:val="both"/>
        <w:rPr>
          <w:b/>
          <w:bCs/>
          <w:sz w:val="20"/>
          <w:szCs w:val="20"/>
          <w:lang w:val="es-CO"/>
        </w:rPr>
      </w:pPr>
    </w:p>
    <w:p w14:paraId="65DC48F8" w14:textId="11FCE3CB" w:rsidR="009734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Se revisa avance, bloqueos, decisiones requeridas y próximos pasos mediante dailies o sesiones breves de seguimiento.</w:t>
      </w:r>
    </w:p>
    <w:p w14:paraId="0198706E" w14:textId="77777777" w:rsidR="00D15B38" w:rsidRPr="00B1475A" w:rsidRDefault="00D15B38" w:rsidP="00BA2A18">
      <w:pPr>
        <w:pStyle w:val="Listaconvietas"/>
        <w:numPr>
          <w:ilvl w:val="0"/>
          <w:numId w:val="0"/>
        </w:numPr>
        <w:spacing w:after="60"/>
        <w:ind w:left="360"/>
        <w:jc w:val="both"/>
        <w:rPr>
          <w:sz w:val="20"/>
          <w:szCs w:val="20"/>
          <w:lang w:val="es-CO"/>
        </w:rPr>
      </w:pPr>
    </w:p>
    <w:p w14:paraId="4EE83406" w14:textId="575DA764" w:rsidR="0097347D" w:rsidRPr="00B1475A" w:rsidRDefault="009C0B53" w:rsidP="00BA2A18">
      <w:pPr>
        <w:pStyle w:val="Listaconvietas"/>
        <w:numPr>
          <w:ilvl w:val="0"/>
          <w:numId w:val="0"/>
        </w:numPr>
        <w:spacing w:after="60"/>
        <w:ind w:left="360"/>
        <w:jc w:val="both"/>
        <w:rPr>
          <w:sz w:val="20"/>
          <w:szCs w:val="20"/>
          <w:lang w:val="es-CO"/>
        </w:rPr>
      </w:pPr>
      <w:r w:rsidRPr="00B1475A">
        <w:rPr>
          <w:b/>
          <w:bCs/>
          <w:sz w:val="20"/>
          <w:szCs w:val="20"/>
          <w:lang w:val="es-CO"/>
        </w:rPr>
        <w:lastRenderedPageBreak/>
        <w:t>Resultado esperado:</w:t>
      </w:r>
      <w:r w:rsidR="00FE1DE2">
        <w:rPr>
          <w:sz w:val="20"/>
          <w:szCs w:val="20"/>
          <w:lang w:val="es-CO"/>
        </w:rPr>
        <w:t xml:space="preserve"> </w:t>
      </w:r>
      <w:r w:rsidRPr="00B1475A">
        <w:rPr>
          <w:sz w:val="20"/>
          <w:szCs w:val="20"/>
          <w:lang w:val="es-CO"/>
        </w:rPr>
        <w:t>Bloqueos identificados oportunamente y acciones asignadas.</w:t>
      </w:r>
    </w:p>
    <w:p w14:paraId="141E6744" w14:textId="77777777" w:rsidR="00023C1E" w:rsidRPr="00B1475A" w:rsidRDefault="00023C1E" w:rsidP="00BA2A18">
      <w:pPr>
        <w:pStyle w:val="Listaconvietas"/>
        <w:numPr>
          <w:ilvl w:val="0"/>
          <w:numId w:val="0"/>
        </w:numPr>
        <w:spacing w:after="60"/>
        <w:ind w:left="360"/>
        <w:jc w:val="both"/>
        <w:rPr>
          <w:sz w:val="20"/>
          <w:szCs w:val="20"/>
          <w:lang w:val="es-CO"/>
        </w:rPr>
      </w:pPr>
    </w:p>
    <w:p w14:paraId="3D20B388" w14:textId="355F910A" w:rsidR="0097347D" w:rsidRDefault="009C0B53" w:rsidP="00FE1DE2">
      <w:pPr>
        <w:pStyle w:val="Ttulo3"/>
        <w:rPr>
          <w:lang w:val="es-CO"/>
        </w:rPr>
      </w:pPr>
      <w:r w:rsidRPr="00B1475A">
        <w:rPr>
          <w:lang w:val="es-CO"/>
        </w:rPr>
        <w:t xml:space="preserve"> </w:t>
      </w:r>
      <w:bookmarkStart w:id="678" w:name="_Toc240576184"/>
      <w:r w:rsidRPr="00B1475A">
        <w:rPr>
          <w:lang w:val="es-CO"/>
        </w:rPr>
        <w:t>Validación técnica y funcional</w:t>
      </w:r>
      <w:bookmarkEnd w:id="678"/>
    </w:p>
    <w:p w14:paraId="34FA6921" w14:textId="77777777" w:rsidR="00FE1DE2" w:rsidRPr="00FE1DE2" w:rsidRDefault="00FE1DE2" w:rsidP="00FE1DE2">
      <w:pPr>
        <w:rPr>
          <w:lang w:val="es-CO"/>
        </w:rPr>
      </w:pPr>
    </w:p>
    <w:p w14:paraId="2A942AB8" w14:textId="7B01A175" w:rsidR="009734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Los entregables del sprint se validan con los responsables definidos de SURA y NTT DATA, según criterios de aceptación.</w:t>
      </w:r>
    </w:p>
    <w:p w14:paraId="04403780" w14:textId="77777777" w:rsidR="00E82700" w:rsidRPr="00B1475A" w:rsidRDefault="00E82700" w:rsidP="00BA2A18">
      <w:pPr>
        <w:pStyle w:val="Listaconvietas"/>
        <w:numPr>
          <w:ilvl w:val="0"/>
          <w:numId w:val="0"/>
        </w:numPr>
        <w:spacing w:after="60"/>
        <w:ind w:left="360"/>
        <w:jc w:val="both"/>
        <w:rPr>
          <w:sz w:val="20"/>
          <w:szCs w:val="20"/>
          <w:lang w:val="es-CO"/>
        </w:rPr>
      </w:pPr>
    </w:p>
    <w:p w14:paraId="1137A52C" w14:textId="6528B833" w:rsidR="0097347D" w:rsidRPr="00B1475A" w:rsidRDefault="009C0B53" w:rsidP="00BA2A18">
      <w:pPr>
        <w:pStyle w:val="Listaconvietas"/>
        <w:numPr>
          <w:ilvl w:val="0"/>
          <w:numId w:val="0"/>
        </w:numPr>
        <w:spacing w:after="60"/>
        <w:ind w:left="360"/>
        <w:jc w:val="both"/>
        <w:rPr>
          <w:sz w:val="20"/>
          <w:szCs w:val="20"/>
          <w:lang w:val="es-CO"/>
        </w:rPr>
      </w:pPr>
      <w:r w:rsidRPr="00B1475A">
        <w:rPr>
          <w:b/>
          <w:bCs/>
          <w:sz w:val="20"/>
          <w:szCs w:val="20"/>
          <w:lang w:val="es-CO"/>
        </w:rPr>
        <w:t>Resultado esperado:</w:t>
      </w:r>
      <w:r w:rsidR="00FE1DE2">
        <w:rPr>
          <w:sz w:val="20"/>
          <w:szCs w:val="20"/>
          <w:lang w:val="es-CO"/>
        </w:rPr>
        <w:t xml:space="preserve"> </w:t>
      </w:r>
      <w:r w:rsidRPr="00B1475A">
        <w:rPr>
          <w:sz w:val="20"/>
          <w:szCs w:val="20"/>
          <w:lang w:val="es-CO"/>
        </w:rPr>
        <w:t>Entregables validados, observados o ajustados.</w:t>
      </w:r>
    </w:p>
    <w:p w14:paraId="6E34F43E" w14:textId="77777777" w:rsidR="00023C1E" w:rsidRPr="00B1475A" w:rsidRDefault="00023C1E" w:rsidP="00BA2A18">
      <w:pPr>
        <w:pStyle w:val="Listaconvietas"/>
        <w:numPr>
          <w:ilvl w:val="0"/>
          <w:numId w:val="0"/>
        </w:numPr>
        <w:spacing w:after="60"/>
        <w:ind w:left="360"/>
        <w:jc w:val="both"/>
        <w:rPr>
          <w:sz w:val="20"/>
          <w:szCs w:val="20"/>
          <w:lang w:val="es-CO"/>
        </w:rPr>
      </w:pPr>
    </w:p>
    <w:p w14:paraId="1EC831AC" w14:textId="2D54839A" w:rsidR="0097347D" w:rsidRDefault="009C0B53" w:rsidP="00FE1DE2">
      <w:pPr>
        <w:pStyle w:val="Ttulo3"/>
        <w:rPr>
          <w:lang w:val="es-CO"/>
        </w:rPr>
      </w:pPr>
      <w:bookmarkStart w:id="679" w:name="_Toc240576185"/>
      <w:r w:rsidRPr="00B1475A">
        <w:rPr>
          <w:lang w:val="es-CO"/>
        </w:rPr>
        <w:t>Sprint Review / Demo</w:t>
      </w:r>
      <w:bookmarkEnd w:id="679"/>
    </w:p>
    <w:p w14:paraId="1B50F2B8" w14:textId="77777777" w:rsidR="004D5CD7" w:rsidRPr="004D5CD7" w:rsidRDefault="004D5CD7" w:rsidP="004D5CD7">
      <w:pPr>
        <w:rPr>
          <w:lang w:val="es-CO"/>
        </w:rPr>
      </w:pPr>
    </w:p>
    <w:p w14:paraId="01265F2B" w14:textId="17155CDA" w:rsidR="009734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Se presentan los resultados del sprint a los stakeholders, mostrando avances, evidencias, entregables y pendientes.</w:t>
      </w:r>
    </w:p>
    <w:p w14:paraId="763976C3" w14:textId="77777777" w:rsidR="00E82700" w:rsidRPr="00B1475A" w:rsidRDefault="00E82700" w:rsidP="00BA2A18">
      <w:pPr>
        <w:pStyle w:val="Listaconvietas"/>
        <w:numPr>
          <w:ilvl w:val="0"/>
          <w:numId w:val="0"/>
        </w:numPr>
        <w:spacing w:after="60"/>
        <w:ind w:left="360"/>
        <w:jc w:val="both"/>
        <w:rPr>
          <w:sz w:val="20"/>
          <w:szCs w:val="20"/>
          <w:lang w:val="es-CO"/>
        </w:rPr>
      </w:pPr>
    </w:p>
    <w:p w14:paraId="381D9345" w14:textId="38B7F00B" w:rsidR="0097347D" w:rsidRPr="00B1475A" w:rsidRDefault="009C0B53" w:rsidP="00BA2A18">
      <w:pPr>
        <w:pStyle w:val="Listaconvietas"/>
        <w:numPr>
          <w:ilvl w:val="0"/>
          <w:numId w:val="0"/>
        </w:numPr>
        <w:spacing w:after="60"/>
        <w:ind w:left="360"/>
        <w:jc w:val="both"/>
        <w:rPr>
          <w:sz w:val="20"/>
          <w:szCs w:val="20"/>
          <w:lang w:val="es-CO"/>
        </w:rPr>
      </w:pPr>
      <w:r w:rsidRPr="00B1475A">
        <w:rPr>
          <w:b/>
          <w:bCs/>
          <w:sz w:val="20"/>
          <w:szCs w:val="20"/>
          <w:lang w:val="es-CO"/>
        </w:rPr>
        <w:t>Resultado esperado:</w:t>
      </w:r>
      <w:r w:rsidR="004D5CD7">
        <w:rPr>
          <w:sz w:val="20"/>
          <w:szCs w:val="20"/>
          <w:lang w:val="es-CO"/>
        </w:rPr>
        <w:t xml:space="preserve"> </w:t>
      </w:r>
      <w:r w:rsidRPr="00B1475A">
        <w:rPr>
          <w:sz w:val="20"/>
          <w:szCs w:val="20"/>
          <w:lang w:val="es-CO"/>
        </w:rPr>
        <w:t>Aceptación del avance y retroalimentación del negocio.</w:t>
      </w:r>
    </w:p>
    <w:p w14:paraId="6D0C2648" w14:textId="77777777" w:rsidR="00023C1E" w:rsidRPr="00B1475A" w:rsidRDefault="00023C1E" w:rsidP="00BA2A18">
      <w:pPr>
        <w:pStyle w:val="Listaconvietas"/>
        <w:numPr>
          <w:ilvl w:val="0"/>
          <w:numId w:val="0"/>
        </w:numPr>
        <w:spacing w:after="60"/>
        <w:ind w:left="360"/>
        <w:jc w:val="both"/>
        <w:rPr>
          <w:sz w:val="20"/>
          <w:szCs w:val="20"/>
          <w:lang w:val="es-CO"/>
        </w:rPr>
      </w:pPr>
    </w:p>
    <w:p w14:paraId="61A77CB5" w14:textId="463988C7" w:rsidR="0097347D" w:rsidRDefault="009C0B53" w:rsidP="004D5CD7">
      <w:pPr>
        <w:pStyle w:val="Ttulo3"/>
        <w:rPr>
          <w:lang w:val="es-CO"/>
        </w:rPr>
      </w:pPr>
      <w:bookmarkStart w:id="680" w:name="_Toc240576186"/>
      <w:r w:rsidRPr="00B1475A">
        <w:rPr>
          <w:lang w:val="es-CO"/>
        </w:rPr>
        <w:t>Retrospectiva</w:t>
      </w:r>
      <w:bookmarkEnd w:id="680"/>
    </w:p>
    <w:p w14:paraId="0ADF3F41" w14:textId="77777777" w:rsidR="004D5CD7" w:rsidRPr="004D5CD7" w:rsidRDefault="004D5CD7" w:rsidP="004D5CD7">
      <w:pPr>
        <w:rPr>
          <w:lang w:val="es-CO"/>
        </w:rPr>
      </w:pPr>
    </w:p>
    <w:p w14:paraId="71680B5C" w14:textId="46E4F22E" w:rsidR="009734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El equipo revisa qué funcionó bien, qué debe mejorar y qué acciones se incorporarán en el siguiente sprint.</w:t>
      </w:r>
    </w:p>
    <w:p w14:paraId="03F4D6C1" w14:textId="77777777" w:rsidR="00E82700" w:rsidRPr="00B1475A" w:rsidRDefault="00E82700" w:rsidP="00BA2A18">
      <w:pPr>
        <w:pStyle w:val="Listaconvietas"/>
        <w:numPr>
          <w:ilvl w:val="0"/>
          <w:numId w:val="0"/>
        </w:numPr>
        <w:spacing w:after="60"/>
        <w:ind w:left="360"/>
        <w:jc w:val="both"/>
        <w:rPr>
          <w:sz w:val="20"/>
          <w:szCs w:val="20"/>
          <w:lang w:val="es-CO"/>
        </w:rPr>
      </w:pPr>
    </w:p>
    <w:p w14:paraId="3F88BFEF" w14:textId="1EDB75B4" w:rsidR="0097347D" w:rsidRPr="00B1475A" w:rsidRDefault="009C0B53" w:rsidP="00BA2A18">
      <w:pPr>
        <w:pStyle w:val="Listaconvietas"/>
        <w:numPr>
          <w:ilvl w:val="0"/>
          <w:numId w:val="0"/>
        </w:numPr>
        <w:spacing w:after="60"/>
        <w:ind w:left="360"/>
        <w:jc w:val="both"/>
        <w:rPr>
          <w:sz w:val="20"/>
          <w:szCs w:val="20"/>
          <w:lang w:val="es-CO"/>
        </w:rPr>
      </w:pPr>
      <w:r w:rsidRPr="00B1475A">
        <w:rPr>
          <w:b/>
          <w:bCs/>
          <w:sz w:val="20"/>
          <w:szCs w:val="20"/>
          <w:lang w:val="es-CO"/>
        </w:rPr>
        <w:t>Resultado esperado:</w:t>
      </w:r>
      <w:r w:rsidR="00206C7E">
        <w:rPr>
          <w:sz w:val="20"/>
          <w:szCs w:val="20"/>
          <w:lang w:val="es-CO"/>
        </w:rPr>
        <w:t xml:space="preserve"> </w:t>
      </w:r>
      <w:r w:rsidRPr="00B1475A">
        <w:rPr>
          <w:sz w:val="20"/>
          <w:szCs w:val="20"/>
          <w:lang w:val="es-CO"/>
        </w:rPr>
        <w:t>Mejoras de proceso acordadas.</w:t>
      </w:r>
    </w:p>
    <w:p w14:paraId="13AC66BC" w14:textId="77777777" w:rsidR="003A6944" w:rsidRPr="00B1475A" w:rsidRDefault="003A6944" w:rsidP="00BA2A18">
      <w:pPr>
        <w:pStyle w:val="Listaconvietas"/>
        <w:numPr>
          <w:ilvl w:val="0"/>
          <w:numId w:val="0"/>
        </w:numPr>
        <w:spacing w:after="60"/>
        <w:ind w:left="360"/>
        <w:jc w:val="both"/>
        <w:rPr>
          <w:sz w:val="20"/>
          <w:szCs w:val="20"/>
          <w:lang w:val="es-CO"/>
        </w:rPr>
      </w:pPr>
    </w:p>
    <w:p w14:paraId="7C3802DF" w14:textId="47BBFCA3" w:rsidR="0097347D" w:rsidRDefault="009C0B53" w:rsidP="00206C7E">
      <w:pPr>
        <w:pStyle w:val="Ttulo3"/>
        <w:rPr>
          <w:lang w:val="es-CO"/>
        </w:rPr>
      </w:pPr>
      <w:bookmarkStart w:id="681" w:name="_Toc240576187"/>
      <w:r w:rsidRPr="00B1475A">
        <w:rPr>
          <w:lang w:val="es-CO"/>
        </w:rPr>
        <w:t>Go / Next</w:t>
      </w:r>
      <w:bookmarkEnd w:id="681"/>
    </w:p>
    <w:p w14:paraId="78C783F8" w14:textId="77777777" w:rsidR="00206C7E" w:rsidRPr="00206C7E" w:rsidRDefault="00206C7E" w:rsidP="00206C7E">
      <w:pPr>
        <w:rPr>
          <w:lang w:val="es-CO"/>
        </w:rPr>
      </w:pPr>
    </w:p>
    <w:p w14:paraId="0BD3170E" w14:textId="50DAF95C" w:rsidR="009734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Al cierre del sprint o release se toma decisión sobre continuidad, repriorización, ajustes o escalamiento.</w:t>
      </w:r>
    </w:p>
    <w:p w14:paraId="2DD9DE3F" w14:textId="77777777" w:rsidR="00E82700" w:rsidRPr="00B1475A" w:rsidRDefault="00E82700" w:rsidP="00BA2A18">
      <w:pPr>
        <w:pStyle w:val="Listaconvietas"/>
        <w:numPr>
          <w:ilvl w:val="0"/>
          <w:numId w:val="0"/>
        </w:numPr>
        <w:spacing w:after="60"/>
        <w:ind w:left="360"/>
        <w:jc w:val="both"/>
        <w:rPr>
          <w:sz w:val="20"/>
          <w:szCs w:val="20"/>
          <w:lang w:val="es-CO"/>
        </w:rPr>
      </w:pPr>
    </w:p>
    <w:p w14:paraId="3C28393F" w14:textId="4D51A21D" w:rsidR="0097347D" w:rsidRPr="00B1475A" w:rsidRDefault="009C0B53" w:rsidP="00BA2A18">
      <w:pPr>
        <w:pStyle w:val="Listaconvietas"/>
        <w:numPr>
          <w:ilvl w:val="0"/>
          <w:numId w:val="0"/>
        </w:numPr>
        <w:spacing w:after="60"/>
        <w:ind w:left="360"/>
        <w:jc w:val="both"/>
        <w:rPr>
          <w:sz w:val="20"/>
          <w:szCs w:val="20"/>
          <w:lang w:val="es-CO"/>
        </w:rPr>
      </w:pPr>
      <w:r w:rsidRPr="00B1475A">
        <w:rPr>
          <w:b/>
          <w:bCs/>
          <w:sz w:val="20"/>
          <w:szCs w:val="20"/>
          <w:lang w:val="es-CO"/>
        </w:rPr>
        <w:t>Resultado esperado:</w:t>
      </w:r>
      <w:r w:rsidR="00206C7E">
        <w:rPr>
          <w:sz w:val="20"/>
          <w:szCs w:val="20"/>
          <w:lang w:val="es-CO"/>
        </w:rPr>
        <w:t xml:space="preserve"> </w:t>
      </w:r>
      <w:r w:rsidRPr="00B1475A">
        <w:rPr>
          <w:sz w:val="20"/>
          <w:szCs w:val="20"/>
          <w:lang w:val="es-CO"/>
        </w:rPr>
        <w:t>Decisión formal de avance y backlog actualizado.</w:t>
      </w:r>
    </w:p>
    <w:p w14:paraId="6E28F276" w14:textId="0B097027" w:rsidR="0097347D" w:rsidRDefault="009C0B53" w:rsidP="002D1502">
      <w:pPr>
        <w:pStyle w:val="Ttulo3"/>
        <w:rPr>
          <w:lang w:val="es-CO"/>
        </w:rPr>
      </w:pPr>
      <w:r w:rsidRPr="002D1502">
        <w:rPr>
          <w:lang w:val="es-CO"/>
        </w:rPr>
        <w:t xml:space="preserve"> </w:t>
      </w:r>
      <w:bookmarkStart w:id="682" w:name="_Toc240576188"/>
      <w:r w:rsidRPr="002D1502">
        <w:rPr>
          <w:lang w:val="es-CO"/>
        </w:rPr>
        <w:t>Release y transferencia</w:t>
      </w:r>
      <w:bookmarkEnd w:id="682"/>
    </w:p>
    <w:p w14:paraId="23E452DD" w14:textId="77777777" w:rsidR="002D1502" w:rsidRPr="002D1502" w:rsidRDefault="002D1502" w:rsidP="002D1502">
      <w:pPr>
        <w:rPr>
          <w:lang w:val="es-CO"/>
        </w:rPr>
      </w:pPr>
    </w:p>
    <w:p w14:paraId="33EA8B22" w14:textId="227B6CCA" w:rsidR="009734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Cuando se cierre un conjunto de sprints, se consolida el release con entregables, documentación, evidencias, aprendizajes y backlog de evolución.</w:t>
      </w:r>
    </w:p>
    <w:p w14:paraId="37DA734B" w14:textId="77777777" w:rsidR="00E82700" w:rsidRPr="00B1475A" w:rsidRDefault="00E82700" w:rsidP="00BA2A18">
      <w:pPr>
        <w:pStyle w:val="Listaconvietas"/>
        <w:numPr>
          <w:ilvl w:val="0"/>
          <w:numId w:val="0"/>
        </w:numPr>
        <w:spacing w:after="60"/>
        <w:ind w:left="360"/>
        <w:jc w:val="both"/>
        <w:rPr>
          <w:sz w:val="20"/>
          <w:szCs w:val="20"/>
          <w:lang w:val="es-CO"/>
        </w:rPr>
      </w:pPr>
    </w:p>
    <w:p w14:paraId="47E87157" w14:textId="39C7DE48" w:rsidR="0097347D" w:rsidRPr="00B1475A" w:rsidRDefault="009C0B53" w:rsidP="00BA2A18">
      <w:pPr>
        <w:pStyle w:val="Listaconvietas"/>
        <w:numPr>
          <w:ilvl w:val="0"/>
          <w:numId w:val="0"/>
        </w:numPr>
        <w:spacing w:after="60"/>
        <w:ind w:left="360"/>
        <w:jc w:val="both"/>
        <w:rPr>
          <w:sz w:val="20"/>
          <w:szCs w:val="20"/>
          <w:lang w:val="es-CO"/>
        </w:rPr>
      </w:pPr>
      <w:r w:rsidRPr="00B1475A">
        <w:rPr>
          <w:b/>
          <w:bCs/>
          <w:sz w:val="20"/>
          <w:szCs w:val="20"/>
          <w:lang w:val="es-CO"/>
        </w:rPr>
        <w:t>Resultado esperado:</w:t>
      </w:r>
      <w:r w:rsidR="002D1502">
        <w:rPr>
          <w:sz w:val="20"/>
          <w:szCs w:val="20"/>
          <w:lang w:val="es-CO"/>
        </w:rPr>
        <w:t xml:space="preserve"> </w:t>
      </w:r>
      <w:r w:rsidRPr="00B1475A">
        <w:rPr>
          <w:sz w:val="20"/>
          <w:szCs w:val="20"/>
          <w:lang w:val="es-CO"/>
        </w:rPr>
        <w:t>Release documentado, validado y listo para continuidad, operación o siguiente fase.</w:t>
      </w:r>
    </w:p>
    <w:p w14:paraId="3B50F637" w14:textId="5285CD3A" w:rsidR="0097347D" w:rsidRPr="00B1475A" w:rsidRDefault="0097347D" w:rsidP="00BA2A18">
      <w:pPr>
        <w:pStyle w:val="Listaconvietas"/>
        <w:numPr>
          <w:ilvl w:val="0"/>
          <w:numId w:val="0"/>
        </w:numPr>
        <w:spacing w:after="60"/>
        <w:ind w:left="360"/>
        <w:jc w:val="both"/>
        <w:rPr>
          <w:sz w:val="20"/>
          <w:szCs w:val="20"/>
          <w:lang w:val="es-CO"/>
        </w:rPr>
      </w:pPr>
    </w:p>
    <w:p w14:paraId="2C026D21" w14:textId="365B4469" w:rsidR="0097347D" w:rsidRPr="00B1475A" w:rsidRDefault="0097347D" w:rsidP="00BA2A18">
      <w:pPr>
        <w:pStyle w:val="Listaconvietas"/>
        <w:numPr>
          <w:ilvl w:val="0"/>
          <w:numId w:val="0"/>
        </w:numPr>
        <w:spacing w:after="60"/>
        <w:ind w:left="360"/>
        <w:jc w:val="both"/>
        <w:rPr>
          <w:b/>
          <w:bCs/>
          <w:sz w:val="20"/>
          <w:szCs w:val="20"/>
          <w:lang w:val="es-CO"/>
        </w:rPr>
      </w:pPr>
    </w:p>
    <w:p w14:paraId="534CB9CC" w14:textId="77777777" w:rsidR="001E2A6C" w:rsidRPr="00B1475A" w:rsidRDefault="001E2A6C" w:rsidP="00BA2A18">
      <w:pPr>
        <w:pStyle w:val="Listaconvietas"/>
        <w:numPr>
          <w:ilvl w:val="0"/>
          <w:numId w:val="0"/>
        </w:numPr>
        <w:spacing w:after="60"/>
        <w:ind w:left="360"/>
        <w:jc w:val="both"/>
        <w:rPr>
          <w:b/>
          <w:bCs/>
          <w:sz w:val="20"/>
          <w:szCs w:val="20"/>
          <w:lang w:val="es-CO"/>
        </w:rPr>
      </w:pPr>
    </w:p>
    <w:tbl>
      <w:tblPr>
        <w:tblpPr w:leftFromText="141" w:rightFromText="141" w:vertAnchor="text" w:horzAnchor="margin" w:tblpXSpec="center" w:tblpY="41"/>
        <w:tblW w:w="0" w:type="auto"/>
        <w:tblCellSpacing w:w="15" w:type="dxa"/>
        <w:tblCellMar>
          <w:top w:w="15" w:type="dxa"/>
          <w:left w:w="15" w:type="dxa"/>
          <w:bottom w:w="15" w:type="dxa"/>
          <w:right w:w="15" w:type="dxa"/>
        </w:tblCellMar>
        <w:tblLook w:val="04A0" w:firstRow="1" w:lastRow="0" w:firstColumn="1" w:lastColumn="0" w:noHBand="0" w:noVBand="1"/>
      </w:tblPr>
      <w:tblGrid>
        <w:gridCol w:w="2817"/>
        <w:gridCol w:w="4483"/>
      </w:tblGrid>
      <w:tr w:rsidR="004B0C30" w14:paraId="2356F439" w14:textId="77777777" w:rsidTr="008D5B7D">
        <w:trPr>
          <w:tblCellSpacing w:w="15" w:type="dxa"/>
        </w:trPr>
        <w:tc>
          <w:tcPr>
            <w:tcW w:w="0" w:type="auto"/>
            <w:vAlign w:val="center"/>
            <w:hideMark/>
          </w:tcPr>
          <w:p w14:paraId="370FF500" w14:textId="77777777" w:rsidR="008D5B7D" w:rsidRPr="00B1475A" w:rsidRDefault="009C0B53" w:rsidP="00BA2A18">
            <w:pPr>
              <w:pStyle w:val="Listaconvietas"/>
              <w:numPr>
                <w:ilvl w:val="0"/>
                <w:numId w:val="0"/>
              </w:numPr>
              <w:spacing w:after="60"/>
              <w:ind w:left="360"/>
              <w:jc w:val="both"/>
              <w:rPr>
                <w:b/>
                <w:bCs/>
                <w:sz w:val="20"/>
                <w:szCs w:val="20"/>
                <w:lang w:val="es-CO"/>
              </w:rPr>
            </w:pPr>
            <w:r w:rsidRPr="00B1475A">
              <w:rPr>
                <w:b/>
                <w:bCs/>
                <w:sz w:val="20"/>
                <w:szCs w:val="20"/>
                <w:lang w:val="es-CO"/>
              </w:rPr>
              <w:t>Elemento</w:t>
            </w:r>
          </w:p>
        </w:tc>
        <w:tc>
          <w:tcPr>
            <w:tcW w:w="0" w:type="auto"/>
            <w:vAlign w:val="center"/>
            <w:hideMark/>
          </w:tcPr>
          <w:p w14:paraId="7A36CCAD" w14:textId="77777777" w:rsidR="008D5B7D" w:rsidRPr="00B1475A" w:rsidRDefault="009C0B53" w:rsidP="00BA2A18">
            <w:pPr>
              <w:pStyle w:val="Listaconvietas"/>
              <w:numPr>
                <w:ilvl w:val="0"/>
                <w:numId w:val="0"/>
              </w:numPr>
              <w:spacing w:after="60"/>
              <w:ind w:left="360"/>
              <w:jc w:val="both"/>
              <w:rPr>
                <w:b/>
                <w:bCs/>
                <w:sz w:val="20"/>
                <w:szCs w:val="20"/>
                <w:lang w:val="es-CO"/>
              </w:rPr>
            </w:pPr>
            <w:r w:rsidRPr="00B1475A">
              <w:rPr>
                <w:b/>
                <w:bCs/>
                <w:sz w:val="20"/>
                <w:szCs w:val="20"/>
                <w:lang w:val="es-CO"/>
              </w:rPr>
              <w:t xml:space="preserve">Definición Agile </w:t>
            </w:r>
          </w:p>
        </w:tc>
      </w:tr>
      <w:tr w:rsidR="004B0C30" w:rsidRPr="00266C86" w14:paraId="7110E25F" w14:textId="77777777" w:rsidTr="008D5B7D">
        <w:trPr>
          <w:tblCellSpacing w:w="15" w:type="dxa"/>
        </w:trPr>
        <w:tc>
          <w:tcPr>
            <w:tcW w:w="0" w:type="auto"/>
            <w:vAlign w:val="center"/>
            <w:hideMark/>
          </w:tcPr>
          <w:p w14:paraId="59E3ED6C" w14:textId="77777777" w:rsidR="008D5B7D" w:rsidRPr="00B1475A" w:rsidRDefault="009C0B53" w:rsidP="00BA2A18">
            <w:pPr>
              <w:pStyle w:val="Listaconvietas"/>
              <w:spacing w:after="60"/>
              <w:jc w:val="both"/>
              <w:rPr>
                <w:sz w:val="20"/>
                <w:szCs w:val="20"/>
                <w:lang w:val="es-CO"/>
              </w:rPr>
            </w:pPr>
            <w:r w:rsidRPr="00B1475A">
              <w:rPr>
                <w:sz w:val="20"/>
                <w:szCs w:val="20"/>
                <w:lang w:val="es-CO"/>
              </w:rPr>
              <w:t>Modelo de ejecución</w:t>
            </w:r>
          </w:p>
        </w:tc>
        <w:tc>
          <w:tcPr>
            <w:tcW w:w="0" w:type="auto"/>
            <w:vAlign w:val="center"/>
            <w:hideMark/>
          </w:tcPr>
          <w:p w14:paraId="1818235A" w14:textId="77777777" w:rsidR="008D5B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Agile / Scrum con gestión por backlog</w:t>
            </w:r>
          </w:p>
        </w:tc>
      </w:tr>
      <w:tr w:rsidR="004B0C30" w14:paraId="0651D23A" w14:textId="77777777" w:rsidTr="008D5B7D">
        <w:trPr>
          <w:tblCellSpacing w:w="15" w:type="dxa"/>
        </w:trPr>
        <w:tc>
          <w:tcPr>
            <w:tcW w:w="0" w:type="auto"/>
            <w:vAlign w:val="center"/>
            <w:hideMark/>
          </w:tcPr>
          <w:p w14:paraId="2FC95CEF" w14:textId="374EDAF6" w:rsidR="008D5B7D" w:rsidRPr="00B1475A" w:rsidRDefault="009C0B53" w:rsidP="00BA2A18">
            <w:pPr>
              <w:pStyle w:val="Listaconvietas"/>
              <w:spacing w:after="60"/>
              <w:jc w:val="both"/>
              <w:rPr>
                <w:sz w:val="20"/>
                <w:szCs w:val="20"/>
                <w:lang w:val="es-CO"/>
              </w:rPr>
            </w:pPr>
            <w:r w:rsidRPr="00B1475A">
              <w:rPr>
                <w:sz w:val="20"/>
                <w:szCs w:val="20"/>
                <w:lang w:val="es-CO"/>
              </w:rPr>
              <w:t>Duración sugerida de sprint</w:t>
            </w:r>
          </w:p>
        </w:tc>
        <w:tc>
          <w:tcPr>
            <w:tcW w:w="0" w:type="auto"/>
            <w:vAlign w:val="center"/>
            <w:hideMark/>
          </w:tcPr>
          <w:p w14:paraId="5AFF1191" w14:textId="77777777" w:rsidR="008D5B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2 semanas</w:t>
            </w:r>
          </w:p>
        </w:tc>
      </w:tr>
      <w:tr w:rsidR="004B0C30" w14:paraId="643B0065" w14:textId="77777777" w:rsidTr="008D5B7D">
        <w:trPr>
          <w:tblCellSpacing w:w="15" w:type="dxa"/>
        </w:trPr>
        <w:tc>
          <w:tcPr>
            <w:tcW w:w="0" w:type="auto"/>
            <w:vAlign w:val="center"/>
            <w:hideMark/>
          </w:tcPr>
          <w:p w14:paraId="0BFAB9CA" w14:textId="77777777" w:rsidR="008D5B7D" w:rsidRPr="00B1475A" w:rsidRDefault="009C0B53" w:rsidP="00BA2A18">
            <w:pPr>
              <w:pStyle w:val="Listaconvietas"/>
              <w:spacing w:after="60"/>
              <w:jc w:val="both"/>
              <w:rPr>
                <w:sz w:val="20"/>
                <w:szCs w:val="20"/>
                <w:lang w:val="es-CO"/>
              </w:rPr>
            </w:pPr>
            <w:r w:rsidRPr="00B1475A">
              <w:rPr>
                <w:sz w:val="20"/>
                <w:szCs w:val="20"/>
                <w:lang w:val="es-CO"/>
              </w:rPr>
              <w:t>Ceremonia de planificación</w:t>
            </w:r>
          </w:p>
        </w:tc>
        <w:tc>
          <w:tcPr>
            <w:tcW w:w="0" w:type="auto"/>
            <w:vAlign w:val="center"/>
            <w:hideMark/>
          </w:tcPr>
          <w:p w14:paraId="2CB62F22" w14:textId="77777777" w:rsidR="008D5B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Sprint Planning</w:t>
            </w:r>
          </w:p>
        </w:tc>
      </w:tr>
      <w:tr w:rsidR="004B0C30" w14:paraId="27B19095" w14:textId="77777777" w:rsidTr="008D5B7D">
        <w:trPr>
          <w:tblCellSpacing w:w="15" w:type="dxa"/>
        </w:trPr>
        <w:tc>
          <w:tcPr>
            <w:tcW w:w="0" w:type="auto"/>
            <w:vAlign w:val="center"/>
            <w:hideMark/>
          </w:tcPr>
          <w:p w14:paraId="468B02C0" w14:textId="77777777" w:rsidR="008D5B7D" w:rsidRPr="00B1475A" w:rsidRDefault="009C0B53" w:rsidP="00BA2A18">
            <w:pPr>
              <w:pStyle w:val="Listaconvietas"/>
              <w:spacing w:after="60"/>
              <w:jc w:val="both"/>
              <w:rPr>
                <w:sz w:val="20"/>
                <w:szCs w:val="20"/>
                <w:lang w:val="es-CO"/>
              </w:rPr>
            </w:pPr>
            <w:r w:rsidRPr="00B1475A">
              <w:rPr>
                <w:sz w:val="20"/>
                <w:szCs w:val="20"/>
                <w:lang w:val="es-CO"/>
              </w:rPr>
              <w:t>Seguimiento operativo</w:t>
            </w:r>
          </w:p>
        </w:tc>
        <w:tc>
          <w:tcPr>
            <w:tcW w:w="0" w:type="auto"/>
            <w:vAlign w:val="center"/>
            <w:hideMark/>
          </w:tcPr>
          <w:p w14:paraId="5DF55458" w14:textId="6732DD84" w:rsidR="008D5B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Daily o seguimiento frecuente</w:t>
            </w:r>
          </w:p>
        </w:tc>
      </w:tr>
      <w:tr w:rsidR="004B0C30" w14:paraId="63135025" w14:textId="77777777" w:rsidTr="008D5B7D">
        <w:trPr>
          <w:tblCellSpacing w:w="15" w:type="dxa"/>
        </w:trPr>
        <w:tc>
          <w:tcPr>
            <w:tcW w:w="0" w:type="auto"/>
            <w:vAlign w:val="center"/>
            <w:hideMark/>
          </w:tcPr>
          <w:p w14:paraId="62046B16" w14:textId="77777777" w:rsidR="008D5B7D" w:rsidRPr="00B1475A" w:rsidRDefault="009C0B53" w:rsidP="00BA2A18">
            <w:pPr>
              <w:pStyle w:val="Listaconvietas"/>
              <w:spacing w:after="60"/>
              <w:jc w:val="both"/>
              <w:rPr>
                <w:sz w:val="20"/>
                <w:szCs w:val="20"/>
                <w:lang w:val="es-CO"/>
              </w:rPr>
            </w:pPr>
            <w:r w:rsidRPr="00B1475A">
              <w:rPr>
                <w:sz w:val="20"/>
                <w:szCs w:val="20"/>
                <w:lang w:val="es-CO"/>
              </w:rPr>
              <w:t>Priorización continua</w:t>
            </w:r>
          </w:p>
        </w:tc>
        <w:tc>
          <w:tcPr>
            <w:tcW w:w="0" w:type="auto"/>
            <w:vAlign w:val="center"/>
            <w:hideMark/>
          </w:tcPr>
          <w:p w14:paraId="5E8D055B" w14:textId="77777777" w:rsidR="008D5B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Backlog Refinement semanal</w:t>
            </w:r>
          </w:p>
        </w:tc>
      </w:tr>
      <w:tr w:rsidR="004B0C30" w14:paraId="39ECD740" w14:textId="77777777" w:rsidTr="008D5B7D">
        <w:trPr>
          <w:tblCellSpacing w:w="15" w:type="dxa"/>
        </w:trPr>
        <w:tc>
          <w:tcPr>
            <w:tcW w:w="0" w:type="auto"/>
            <w:vAlign w:val="center"/>
            <w:hideMark/>
          </w:tcPr>
          <w:p w14:paraId="76F67E58" w14:textId="2568FC1A" w:rsidR="008D5B7D" w:rsidRPr="00B1475A" w:rsidRDefault="009C0B53" w:rsidP="00BA2A18">
            <w:pPr>
              <w:pStyle w:val="Listaconvietas"/>
              <w:spacing w:after="60"/>
              <w:jc w:val="both"/>
              <w:rPr>
                <w:sz w:val="20"/>
                <w:szCs w:val="20"/>
                <w:lang w:val="es-CO"/>
              </w:rPr>
            </w:pPr>
            <w:r w:rsidRPr="00B1475A">
              <w:rPr>
                <w:sz w:val="20"/>
                <w:szCs w:val="20"/>
                <w:lang w:val="es-CO"/>
              </w:rPr>
              <w:t>Validación de avances</w:t>
            </w:r>
          </w:p>
        </w:tc>
        <w:tc>
          <w:tcPr>
            <w:tcW w:w="0" w:type="auto"/>
            <w:vAlign w:val="center"/>
            <w:hideMark/>
          </w:tcPr>
          <w:p w14:paraId="6959ED2D" w14:textId="77777777" w:rsidR="008D5B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Sprint Review / Demo</w:t>
            </w:r>
          </w:p>
        </w:tc>
      </w:tr>
      <w:tr w:rsidR="004B0C30" w14:paraId="3839588B" w14:textId="77777777" w:rsidTr="008D5B7D">
        <w:trPr>
          <w:tblCellSpacing w:w="15" w:type="dxa"/>
        </w:trPr>
        <w:tc>
          <w:tcPr>
            <w:tcW w:w="0" w:type="auto"/>
            <w:vAlign w:val="center"/>
            <w:hideMark/>
          </w:tcPr>
          <w:p w14:paraId="4E0A8E69" w14:textId="77777777" w:rsidR="008D5B7D" w:rsidRPr="00B1475A" w:rsidRDefault="009C0B53" w:rsidP="00BA2A18">
            <w:pPr>
              <w:pStyle w:val="Listaconvietas"/>
              <w:spacing w:after="60"/>
              <w:jc w:val="both"/>
              <w:rPr>
                <w:sz w:val="20"/>
                <w:szCs w:val="20"/>
                <w:lang w:val="es-CO"/>
              </w:rPr>
            </w:pPr>
            <w:r w:rsidRPr="00B1475A">
              <w:rPr>
                <w:sz w:val="20"/>
                <w:szCs w:val="20"/>
                <w:lang w:val="es-CO"/>
              </w:rPr>
              <w:t>Mejora continua</w:t>
            </w:r>
          </w:p>
        </w:tc>
        <w:tc>
          <w:tcPr>
            <w:tcW w:w="0" w:type="auto"/>
            <w:vAlign w:val="center"/>
            <w:hideMark/>
          </w:tcPr>
          <w:p w14:paraId="06063C06" w14:textId="77777777" w:rsidR="008D5B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Retrospectiva por sprint</w:t>
            </w:r>
          </w:p>
        </w:tc>
      </w:tr>
      <w:tr w:rsidR="004B0C30" w:rsidRPr="00822589" w14:paraId="2F04A466" w14:textId="77777777" w:rsidTr="008D5B7D">
        <w:trPr>
          <w:tblCellSpacing w:w="15" w:type="dxa"/>
        </w:trPr>
        <w:tc>
          <w:tcPr>
            <w:tcW w:w="0" w:type="auto"/>
            <w:vAlign w:val="center"/>
            <w:hideMark/>
          </w:tcPr>
          <w:p w14:paraId="0B06A657" w14:textId="77777777" w:rsidR="008D5B7D" w:rsidRPr="00B1475A" w:rsidRDefault="009C0B53" w:rsidP="00BA2A18">
            <w:pPr>
              <w:pStyle w:val="Listaconvietas"/>
              <w:spacing w:after="60"/>
              <w:jc w:val="both"/>
              <w:rPr>
                <w:sz w:val="20"/>
                <w:szCs w:val="20"/>
                <w:lang w:val="es-CO"/>
              </w:rPr>
            </w:pPr>
            <w:r w:rsidRPr="00B1475A">
              <w:rPr>
                <w:sz w:val="20"/>
                <w:szCs w:val="20"/>
                <w:lang w:val="es-CO"/>
              </w:rPr>
              <w:t>Comité de decisión</w:t>
            </w:r>
          </w:p>
        </w:tc>
        <w:tc>
          <w:tcPr>
            <w:tcW w:w="0" w:type="auto"/>
            <w:vAlign w:val="center"/>
            <w:hideMark/>
          </w:tcPr>
          <w:p w14:paraId="192802EB" w14:textId="77777777" w:rsidR="008D5B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Comité Agile de Gobierno quincenal o mensual</w:t>
            </w:r>
          </w:p>
        </w:tc>
      </w:tr>
      <w:tr w:rsidR="004B0C30" w14:paraId="591F1A9F" w14:textId="77777777" w:rsidTr="008D5B7D">
        <w:trPr>
          <w:tblCellSpacing w:w="15" w:type="dxa"/>
        </w:trPr>
        <w:tc>
          <w:tcPr>
            <w:tcW w:w="0" w:type="auto"/>
            <w:vAlign w:val="center"/>
            <w:hideMark/>
          </w:tcPr>
          <w:p w14:paraId="6023AB47" w14:textId="77777777" w:rsidR="008D5B7D" w:rsidRPr="00B1475A" w:rsidRDefault="009C0B53" w:rsidP="00BA2A18">
            <w:pPr>
              <w:pStyle w:val="Listaconvietas"/>
              <w:spacing w:after="60"/>
              <w:jc w:val="both"/>
              <w:rPr>
                <w:sz w:val="20"/>
                <w:szCs w:val="20"/>
                <w:lang w:val="es-CO"/>
              </w:rPr>
            </w:pPr>
            <w:r w:rsidRPr="00B1475A">
              <w:rPr>
                <w:sz w:val="20"/>
                <w:szCs w:val="20"/>
                <w:lang w:val="es-CO"/>
              </w:rPr>
              <w:t>Responsable SURA</w:t>
            </w:r>
          </w:p>
        </w:tc>
        <w:tc>
          <w:tcPr>
            <w:tcW w:w="0" w:type="auto"/>
            <w:vAlign w:val="center"/>
            <w:hideMark/>
          </w:tcPr>
          <w:p w14:paraId="536EB4E8" w14:textId="77777777" w:rsidR="008D5B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Product Owner / Sponsor</w:t>
            </w:r>
          </w:p>
        </w:tc>
      </w:tr>
      <w:tr w:rsidR="004B0C30" w14:paraId="3777F083" w14:textId="77777777" w:rsidTr="008D5B7D">
        <w:trPr>
          <w:tblCellSpacing w:w="15" w:type="dxa"/>
        </w:trPr>
        <w:tc>
          <w:tcPr>
            <w:tcW w:w="0" w:type="auto"/>
            <w:vAlign w:val="center"/>
            <w:hideMark/>
          </w:tcPr>
          <w:p w14:paraId="194D26A6" w14:textId="479C418B" w:rsidR="008D5B7D" w:rsidRPr="00B1475A" w:rsidRDefault="009C0B53" w:rsidP="00BA2A18">
            <w:pPr>
              <w:pStyle w:val="Listaconvietas"/>
              <w:spacing w:after="60"/>
              <w:jc w:val="both"/>
              <w:rPr>
                <w:sz w:val="20"/>
                <w:szCs w:val="20"/>
                <w:lang w:val="es-CO"/>
              </w:rPr>
            </w:pPr>
            <w:r w:rsidRPr="00B1475A">
              <w:rPr>
                <w:sz w:val="20"/>
                <w:szCs w:val="20"/>
                <w:lang w:val="es-CO"/>
              </w:rPr>
              <w:t>Responsable NTT DATA</w:t>
            </w:r>
          </w:p>
        </w:tc>
        <w:tc>
          <w:tcPr>
            <w:tcW w:w="0" w:type="auto"/>
            <w:vAlign w:val="center"/>
            <w:hideMark/>
          </w:tcPr>
          <w:p w14:paraId="3FD05C76" w14:textId="77777777" w:rsidR="008D5B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Project Lead / Scrum Master</w:t>
            </w:r>
          </w:p>
        </w:tc>
      </w:tr>
      <w:tr w:rsidR="004B0C30" w14:paraId="172FDFC8" w14:textId="77777777" w:rsidTr="008D5B7D">
        <w:trPr>
          <w:tblCellSpacing w:w="15" w:type="dxa"/>
        </w:trPr>
        <w:tc>
          <w:tcPr>
            <w:tcW w:w="0" w:type="auto"/>
            <w:vAlign w:val="center"/>
            <w:hideMark/>
          </w:tcPr>
          <w:p w14:paraId="0F529CAC" w14:textId="77777777" w:rsidR="008D5B7D" w:rsidRPr="00B1475A" w:rsidRDefault="009C0B53" w:rsidP="00BA2A18">
            <w:pPr>
              <w:pStyle w:val="Listaconvietas"/>
              <w:spacing w:after="60"/>
              <w:jc w:val="both"/>
              <w:rPr>
                <w:sz w:val="20"/>
                <w:szCs w:val="20"/>
                <w:lang w:val="es-CO"/>
              </w:rPr>
            </w:pPr>
            <w:r w:rsidRPr="00B1475A">
              <w:rPr>
                <w:sz w:val="20"/>
                <w:szCs w:val="20"/>
                <w:lang w:val="es-CO"/>
              </w:rPr>
              <w:t>Herramienta de control</w:t>
            </w:r>
          </w:p>
        </w:tc>
        <w:tc>
          <w:tcPr>
            <w:tcW w:w="0" w:type="auto"/>
            <w:vAlign w:val="center"/>
            <w:hideMark/>
          </w:tcPr>
          <w:p w14:paraId="6F51261B" w14:textId="77777777" w:rsidR="008D5B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Tablero Agile</w:t>
            </w:r>
          </w:p>
        </w:tc>
      </w:tr>
      <w:tr w:rsidR="004B0C30" w14:paraId="7EDBF545" w14:textId="77777777" w:rsidTr="008D5B7D">
        <w:trPr>
          <w:tblCellSpacing w:w="15" w:type="dxa"/>
        </w:trPr>
        <w:tc>
          <w:tcPr>
            <w:tcW w:w="0" w:type="auto"/>
            <w:vAlign w:val="center"/>
            <w:hideMark/>
          </w:tcPr>
          <w:p w14:paraId="22A8CCCE" w14:textId="508B5201" w:rsidR="008D5B7D" w:rsidRPr="00B1475A" w:rsidRDefault="009C0B53" w:rsidP="00BA2A18">
            <w:pPr>
              <w:pStyle w:val="Listaconvietas"/>
              <w:spacing w:after="60"/>
              <w:jc w:val="both"/>
              <w:rPr>
                <w:sz w:val="20"/>
                <w:szCs w:val="20"/>
                <w:lang w:val="es-CO"/>
              </w:rPr>
            </w:pPr>
            <w:r w:rsidRPr="00B1475A">
              <w:rPr>
                <w:sz w:val="20"/>
                <w:szCs w:val="20"/>
                <w:lang w:val="es-CO"/>
              </w:rPr>
              <w:t>Criterio de entrada</w:t>
            </w:r>
          </w:p>
        </w:tc>
        <w:tc>
          <w:tcPr>
            <w:tcW w:w="0" w:type="auto"/>
            <w:vAlign w:val="center"/>
            <w:hideMark/>
          </w:tcPr>
          <w:p w14:paraId="40C5C9D0" w14:textId="77777777" w:rsidR="008D5B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Definition of Ready</w:t>
            </w:r>
          </w:p>
        </w:tc>
      </w:tr>
      <w:tr w:rsidR="004B0C30" w14:paraId="7D6E8E6E" w14:textId="77777777" w:rsidTr="008D5B7D">
        <w:trPr>
          <w:tblCellSpacing w:w="15" w:type="dxa"/>
        </w:trPr>
        <w:tc>
          <w:tcPr>
            <w:tcW w:w="0" w:type="auto"/>
            <w:vAlign w:val="center"/>
            <w:hideMark/>
          </w:tcPr>
          <w:p w14:paraId="575D478F" w14:textId="0BD5C868" w:rsidR="008D5B7D" w:rsidRPr="00B1475A" w:rsidRDefault="009C0B53" w:rsidP="00BA2A18">
            <w:pPr>
              <w:pStyle w:val="Listaconvietas"/>
              <w:spacing w:after="60"/>
              <w:jc w:val="both"/>
              <w:rPr>
                <w:sz w:val="20"/>
                <w:szCs w:val="20"/>
                <w:lang w:val="es-CO"/>
              </w:rPr>
            </w:pPr>
            <w:r w:rsidRPr="00B1475A">
              <w:rPr>
                <w:sz w:val="20"/>
                <w:szCs w:val="20"/>
                <w:lang w:val="es-CO"/>
              </w:rPr>
              <w:t>Criterio de salida</w:t>
            </w:r>
          </w:p>
        </w:tc>
        <w:tc>
          <w:tcPr>
            <w:tcW w:w="0" w:type="auto"/>
            <w:vAlign w:val="center"/>
            <w:hideMark/>
          </w:tcPr>
          <w:p w14:paraId="308F1D94" w14:textId="77777777" w:rsidR="008D5B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Definition of Done</w:t>
            </w:r>
          </w:p>
        </w:tc>
      </w:tr>
      <w:tr w:rsidR="004B0C30" w14:paraId="3E6DF09E" w14:textId="77777777" w:rsidTr="008D5B7D">
        <w:trPr>
          <w:tblCellSpacing w:w="15" w:type="dxa"/>
        </w:trPr>
        <w:tc>
          <w:tcPr>
            <w:tcW w:w="0" w:type="auto"/>
            <w:vAlign w:val="center"/>
            <w:hideMark/>
          </w:tcPr>
          <w:p w14:paraId="155AFFBC" w14:textId="77777777" w:rsidR="008D5B7D" w:rsidRPr="00B1475A" w:rsidRDefault="009C0B53" w:rsidP="00BA2A18">
            <w:pPr>
              <w:pStyle w:val="Listaconvietas"/>
              <w:spacing w:after="60"/>
              <w:jc w:val="both"/>
              <w:rPr>
                <w:sz w:val="20"/>
                <w:szCs w:val="20"/>
                <w:lang w:val="es-CO"/>
              </w:rPr>
            </w:pPr>
            <w:r w:rsidRPr="00B1475A">
              <w:rPr>
                <w:sz w:val="20"/>
                <w:szCs w:val="20"/>
                <w:lang w:val="es-CO"/>
              </w:rPr>
              <w:t>Escalamiento Nivel 1</w:t>
            </w:r>
          </w:p>
        </w:tc>
        <w:tc>
          <w:tcPr>
            <w:tcW w:w="0" w:type="auto"/>
            <w:vAlign w:val="center"/>
            <w:hideMark/>
          </w:tcPr>
          <w:p w14:paraId="5F1186D1" w14:textId="77777777" w:rsidR="008D5B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Impedimentos operativos del sprint</w:t>
            </w:r>
          </w:p>
        </w:tc>
      </w:tr>
      <w:tr w:rsidR="004B0C30" w:rsidRPr="00822589" w14:paraId="7AEB2A45" w14:textId="77777777" w:rsidTr="008D5B7D">
        <w:trPr>
          <w:tblCellSpacing w:w="15" w:type="dxa"/>
        </w:trPr>
        <w:tc>
          <w:tcPr>
            <w:tcW w:w="0" w:type="auto"/>
            <w:vAlign w:val="center"/>
            <w:hideMark/>
          </w:tcPr>
          <w:p w14:paraId="1AB4BE6F" w14:textId="77777777" w:rsidR="008D5B7D" w:rsidRPr="00B1475A" w:rsidRDefault="009C0B53" w:rsidP="00BA2A18">
            <w:pPr>
              <w:pStyle w:val="Listaconvietas"/>
              <w:spacing w:after="60"/>
              <w:jc w:val="both"/>
              <w:rPr>
                <w:sz w:val="20"/>
                <w:szCs w:val="20"/>
                <w:lang w:val="es-CO"/>
              </w:rPr>
            </w:pPr>
            <w:r w:rsidRPr="00B1475A">
              <w:rPr>
                <w:sz w:val="20"/>
                <w:szCs w:val="20"/>
                <w:lang w:val="es-CO"/>
              </w:rPr>
              <w:t>Escalamiento Nivel 2</w:t>
            </w:r>
          </w:p>
        </w:tc>
        <w:tc>
          <w:tcPr>
            <w:tcW w:w="0" w:type="auto"/>
            <w:vAlign w:val="center"/>
            <w:hideMark/>
          </w:tcPr>
          <w:p w14:paraId="22FA646B" w14:textId="77777777" w:rsidR="008D5B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Bloqueos tácticos o dependencias críticas</w:t>
            </w:r>
          </w:p>
        </w:tc>
      </w:tr>
      <w:tr w:rsidR="004B0C30" w:rsidRPr="00266C86" w14:paraId="7C097B7E" w14:textId="77777777" w:rsidTr="008D5B7D">
        <w:trPr>
          <w:tblCellSpacing w:w="15" w:type="dxa"/>
        </w:trPr>
        <w:tc>
          <w:tcPr>
            <w:tcW w:w="0" w:type="auto"/>
            <w:vAlign w:val="center"/>
            <w:hideMark/>
          </w:tcPr>
          <w:p w14:paraId="2AC18B42" w14:textId="77777777" w:rsidR="008D5B7D" w:rsidRPr="00B1475A" w:rsidRDefault="009C0B53" w:rsidP="00BA2A18">
            <w:pPr>
              <w:pStyle w:val="Listaconvietas"/>
              <w:spacing w:after="60"/>
              <w:jc w:val="both"/>
              <w:rPr>
                <w:sz w:val="20"/>
                <w:szCs w:val="20"/>
                <w:lang w:val="es-CO"/>
              </w:rPr>
            </w:pPr>
            <w:r w:rsidRPr="00B1475A">
              <w:rPr>
                <w:sz w:val="20"/>
                <w:szCs w:val="20"/>
                <w:lang w:val="es-CO"/>
              </w:rPr>
              <w:t>Escalamiento Nivel 3</w:t>
            </w:r>
          </w:p>
        </w:tc>
        <w:tc>
          <w:tcPr>
            <w:tcW w:w="0" w:type="auto"/>
            <w:vAlign w:val="center"/>
            <w:hideMark/>
          </w:tcPr>
          <w:p w14:paraId="5E0835EC" w14:textId="77777777" w:rsidR="008D5B7D" w:rsidRPr="00B1475A" w:rsidRDefault="009C0B53" w:rsidP="00BA2A18">
            <w:pPr>
              <w:pStyle w:val="Listaconvietas"/>
              <w:numPr>
                <w:ilvl w:val="0"/>
                <w:numId w:val="0"/>
              </w:numPr>
              <w:spacing w:after="60"/>
              <w:ind w:left="360"/>
              <w:jc w:val="both"/>
              <w:rPr>
                <w:sz w:val="20"/>
                <w:szCs w:val="20"/>
                <w:lang w:val="es-CO"/>
              </w:rPr>
            </w:pPr>
            <w:r w:rsidRPr="00B1475A">
              <w:rPr>
                <w:sz w:val="20"/>
                <w:szCs w:val="20"/>
                <w:lang w:val="es-CO"/>
              </w:rPr>
              <w:t>Decisiones ejecutivas o cambios relevantes</w:t>
            </w:r>
          </w:p>
        </w:tc>
      </w:tr>
      <w:tr w:rsidR="004B0C30" w14:paraId="6E5B863F" w14:textId="77777777" w:rsidTr="008D5B7D">
        <w:trPr>
          <w:tblCellSpacing w:w="15" w:type="dxa"/>
        </w:trPr>
        <w:tc>
          <w:tcPr>
            <w:tcW w:w="0" w:type="auto"/>
            <w:vAlign w:val="center"/>
            <w:hideMark/>
          </w:tcPr>
          <w:p w14:paraId="12D38C09" w14:textId="237601AB" w:rsidR="008D5B7D" w:rsidRPr="00B1475A" w:rsidRDefault="009C0B53" w:rsidP="00BA2A18">
            <w:pPr>
              <w:pStyle w:val="Listaconvietas"/>
              <w:spacing w:after="60"/>
              <w:jc w:val="both"/>
              <w:rPr>
                <w:sz w:val="20"/>
                <w:szCs w:val="20"/>
                <w:lang w:val="es-CO"/>
              </w:rPr>
            </w:pPr>
            <w:r w:rsidRPr="00B1475A">
              <w:rPr>
                <w:sz w:val="20"/>
                <w:szCs w:val="20"/>
                <w:lang w:val="es-CO"/>
              </w:rPr>
              <w:t>Decisión de continuidad</w:t>
            </w:r>
          </w:p>
        </w:tc>
        <w:tc>
          <w:tcPr>
            <w:tcW w:w="0" w:type="auto"/>
            <w:vAlign w:val="center"/>
            <w:hideMark/>
          </w:tcPr>
          <w:p w14:paraId="58AFE11A" w14:textId="77777777" w:rsidR="008D5B7D" w:rsidRPr="00B1475A" w:rsidRDefault="009C0B53" w:rsidP="00BA2A18">
            <w:pPr>
              <w:pStyle w:val="Listaconvietas"/>
              <w:numPr>
                <w:ilvl w:val="0"/>
                <w:numId w:val="0"/>
              </w:numPr>
              <w:spacing w:after="60"/>
              <w:ind w:left="360"/>
              <w:jc w:val="both"/>
              <w:rPr>
                <w:sz w:val="20"/>
                <w:szCs w:val="20"/>
                <w:lang w:val="en-GB"/>
              </w:rPr>
            </w:pPr>
            <w:r w:rsidRPr="00B1475A">
              <w:rPr>
                <w:sz w:val="20"/>
                <w:szCs w:val="20"/>
                <w:lang w:val="en-GB"/>
              </w:rPr>
              <w:t>Go / Next por sprint o release</w:t>
            </w:r>
          </w:p>
        </w:tc>
      </w:tr>
    </w:tbl>
    <w:p w14:paraId="2DD60DDA" w14:textId="77777777" w:rsidR="009E08F2" w:rsidRPr="00B1475A" w:rsidRDefault="009E08F2" w:rsidP="00BA2A18">
      <w:pPr>
        <w:pStyle w:val="Listaconvietas"/>
        <w:numPr>
          <w:ilvl w:val="0"/>
          <w:numId w:val="0"/>
        </w:numPr>
        <w:spacing w:after="60"/>
        <w:ind w:left="360"/>
        <w:jc w:val="both"/>
        <w:rPr>
          <w:b/>
          <w:bCs/>
          <w:sz w:val="20"/>
          <w:szCs w:val="20"/>
          <w:lang w:val="en-GB"/>
        </w:rPr>
      </w:pPr>
    </w:p>
    <w:p w14:paraId="71808DA6" w14:textId="77777777" w:rsidR="009E08F2" w:rsidRPr="00B1475A" w:rsidRDefault="009E08F2" w:rsidP="00BA2A18">
      <w:pPr>
        <w:pStyle w:val="Listaconvietas"/>
        <w:numPr>
          <w:ilvl w:val="0"/>
          <w:numId w:val="0"/>
        </w:numPr>
        <w:spacing w:after="60"/>
        <w:ind w:left="360"/>
        <w:jc w:val="both"/>
        <w:rPr>
          <w:b/>
          <w:bCs/>
          <w:sz w:val="20"/>
          <w:szCs w:val="20"/>
          <w:lang w:val="en-GB"/>
        </w:rPr>
      </w:pPr>
    </w:p>
    <w:p w14:paraId="7D8AEDBE" w14:textId="77777777" w:rsidR="009E08F2" w:rsidRPr="00B1475A" w:rsidRDefault="009E08F2" w:rsidP="00BA2A18">
      <w:pPr>
        <w:pStyle w:val="Listaconvietas"/>
        <w:numPr>
          <w:ilvl w:val="0"/>
          <w:numId w:val="0"/>
        </w:numPr>
        <w:spacing w:after="60"/>
        <w:ind w:left="360"/>
        <w:jc w:val="both"/>
        <w:rPr>
          <w:b/>
          <w:bCs/>
          <w:sz w:val="20"/>
          <w:szCs w:val="20"/>
          <w:lang w:val="en-GB"/>
        </w:rPr>
      </w:pPr>
    </w:p>
    <w:p w14:paraId="5DD323C1" w14:textId="77777777" w:rsidR="0090269A" w:rsidRPr="00B1475A" w:rsidRDefault="0090269A" w:rsidP="00BA2A18">
      <w:pPr>
        <w:pStyle w:val="Listaconvietas"/>
        <w:numPr>
          <w:ilvl w:val="0"/>
          <w:numId w:val="0"/>
        </w:numPr>
        <w:spacing w:after="60"/>
        <w:ind w:left="360" w:hanging="360"/>
        <w:jc w:val="both"/>
        <w:rPr>
          <w:sz w:val="20"/>
          <w:szCs w:val="20"/>
          <w:lang w:val="en-GB"/>
        </w:rPr>
      </w:pPr>
    </w:p>
    <w:p w14:paraId="5A04D717" w14:textId="77777777" w:rsidR="0090269A" w:rsidRPr="00B1475A" w:rsidRDefault="0090269A" w:rsidP="00BA2A18">
      <w:pPr>
        <w:pStyle w:val="Listaconvietas"/>
        <w:numPr>
          <w:ilvl w:val="0"/>
          <w:numId w:val="0"/>
        </w:numPr>
        <w:spacing w:after="60"/>
        <w:ind w:left="360" w:hanging="360"/>
        <w:jc w:val="both"/>
        <w:rPr>
          <w:sz w:val="20"/>
          <w:szCs w:val="20"/>
          <w:lang w:val="en-GB"/>
        </w:rPr>
      </w:pPr>
    </w:p>
    <w:p w14:paraId="1FCE6400" w14:textId="77777777" w:rsidR="0090269A" w:rsidRPr="00B1475A" w:rsidRDefault="0090269A" w:rsidP="00BA2A18">
      <w:pPr>
        <w:pStyle w:val="Listaconvietas"/>
        <w:numPr>
          <w:ilvl w:val="0"/>
          <w:numId w:val="0"/>
        </w:numPr>
        <w:spacing w:after="60"/>
        <w:ind w:left="360" w:hanging="360"/>
        <w:jc w:val="both"/>
        <w:rPr>
          <w:sz w:val="20"/>
          <w:szCs w:val="20"/>
          <w:lang w:val="en-GB"/>
        </w:rPr>
      </w:pPr>
    </w:p>
    <w:p w14:paraId="3BB822EC" w14:textId="77777777" w:rsidR="0090269A" w:rsidRPr="00B1475A" w:rsidRDefault="0090269A" w:rsidP="00BA2A18">
      <w:pPr>
        <w:pStyle w:val="Listaconvietas"/>
        <w:numPr>
          <w:ilvl w:val="0"/>
          <w:numId w:val="0"/>
        </w:numPr>
        <w:spacing w:after="60"/>
        <w:ind w:left="360" w:hanging="360"/>
        <w:jc w:val="both"/>
        <w:rPr>
          <w:sz w:val="20"/>
          <w:szCs w:val="20"/>
          <w:lang w:val="en-GB"/>
        </w:rPr>
      </w:pPr>
    </w:p>
    <w:p w14:paraId="2231B29B" w14:textId="77777777" w:rsidR="009059E1" w:rsidRPr="00B1475A" w:rsidRDefault="009059E1" w:rsidP="00BA2A18">
      <w:pPr>
        <w:pStyle w:val="Listaconvietas"/>
        <w:numPr>
          <w:ilvl w:val="0"/>
          <w:numId w:val="0"/>
        </w:numPr>
        <w:spacing w:after="60"/>
        <w:ind w:left="360" w:hanging="360"/>
        <w:jc w:val="both"/>
        <w:rPr>
          <w:sz w:val="20"/>
          <w:szCs w:val="20"/>
          <w:lang w:val="en-GB"/>
        </w:rPr>
      </w:pPr>
    </w:p>
    <w:p w14:paraId="3A7406A0" w14:textId="77777777" w:rsidR="009059E1" w:rsidRPr="00B1475A" w:rsidRDefault="009059E1" w:rsidP="00BA2A18">
      <w:pPr>
        <w:pStyle w:val="Listaconvietas"/>
        <w:numPr>
          <w:ilvl w:val="0"/>
          <w:numId w:val="0"/>
        </w:numPr>
        <w:spacing w:after="60"/>
        <w:ind w:left="360" w:hanging="360"/>
        <w:jc w:val="both"/>
        <w:rPr>
          <w:sz w:val="20"/>
          <w:szCs w:val="20"/>
          <w:lang w:val="en-GB"/>
        </w:rPr>
      </w:pPr>
    </w:p>
    <w:p w14:paraId="742C4C44" w14:textId="77777777" w:rsidR="009059E1" w:rsidRPr="00B1475A" w:rsidRDefault="009059E1" w:rsidP="00BA2A18">
      <w:pPr>
        <w:pStyle w:val="Listaconvietas"/>
        <w:numPr>
          <w:ilvl w:val="0"/>
          <w:numId w:val="0"/>
        </w:numPr>
        <w:spacing w:after="60"/>
        <w:ind w:left="360" w:hanging="360"/>
        <w:jc w:val="both"/>
        <w:rPr>
          <w:sz w:val="20"/>
          <w:szCs w:val="20"/>
          <w:lang w:val="en-GB"/>
        </w:rPr>
      </w:pPr>
    </w:p>
    <w:p w14:paraId="7F9794F1" w14:textId="77777777" w:rsidR="009059E1" w:rsidRPr="00B1475A" w:rsidRDefault="009059E1" w:rsidP="00BA2A18">
      <w:pPr>
        <w:pStyle w:val="Listaconvietas"/>
        <w:numPr>
          <w:ilvl w:val="0"/>
          <w:numId w:val="0"/>
        </w:numPr>
        <w:spacing w:after="60"/>
        <w:ind w:left="360" w:hanging="360"/>
        <w:jc w:val="both"/>
        <w:rPr>
          <w:sz w:val="20"/>
          <w:szCs w:val="20"/>
          <w:lang w:val="en-GB"/>
        </w:rPr>
      </w:pPr>
    </w:p>
    <w:p w14:paraId="49964F46" w14:textId="77777777" w:rsidR="009059E1" w:rsidRPr="00B1475A" w:rsidRDefault="009059E1" w:rsidP="00BA2A18">
      <w:pPr>
        <w:pStyle w:val="Listaconvietas"/>
        <w:numPr>
          <w:ilvl w:val="0"/>
          <w:numId w:val="0"/>
        </w:numPr>
        <w:spacing w:after="60"/>
        <w:ind w:left="360" w:hanging="360"/>
        <w:jc w:val="both"/>
        <w:rPr>
          <w:sz w:val="20"/>
          <w:szCs w:val="20"/>
          <w:lang w:val="en-GB"/>
        </w:rPr>
      </w:pPr>
    </w:p>
    <w:p w14:paraId="1C4B2E4A" w14:textId="77777777" w:rsidR="009059E1" w:rsidRPr="00B1475A" w:rsidRDefault="009059E1" w:rsidP="00BA2A18">
      <w:pPr>
        <w:pStyle w:val="Listaconvietas"/>
        <w:numPr>
          <w:ilvl w:val="0"/>
          <w:numId w:val="0"/>
        </w:numPr>
        <w:spacing w:after="60"/>
        <w:ind w:left="360" w:hanging="360"/>
        <w:jc w:val="both"/>
        <w:rPr>
          <w:sz w:val="20"/>
          <w:szCs w:val="20"/>
          <w:lang w:val="en-GB"/>
        </w:rPr>
      </w:pPr>
    </w:p>
    <w:p w14:paraId="06C3438F" w14:textId="77777777" w:rsidR="009059E1" w:rsidRPr="00B1475A" w:rsidRDefault="009059E1" w:rsidP="00BA2A18">
      <w:pPr>
        <w:pStyle w:val="Listaconvietas"/>
        <w:numPr>
          <w:ilvl w:val="0"/>
          <w:numId w:val="0"/>
        </w:numPr>
        <w:spacing w:after="60"/>
        <w:ind w:left="360" w:hanging="360"/>
        <w:jc w:val="both"/>
        <w:rPr>
          <w:sz w:val="20"/>
          <w:szCs w:val="20"/>
          <w:lang w:val="en-GB"/>
        </w:rPr>
      </w:pPr>
    </w:p>
    <w:p w14:paraId="74FBAB63" w14:textId="77777777" w:rsidR="009059E1" w:rsidRPr="00B1475A" w:rsidRDefault="009059E1" w:rsidP="00BA2A18">
      <w:pPr>
        <w:pStyle w:val="Listaconvietas"/>
        <w:numPr>
          <w:ilvl w:val="0"/>
          <w:numId w:val="0"/>
        </w:numPr>
        <w:spacing w:after="60"/>
        <w:jc w:val="both"/>
        <w:rPr>
          <w:sz w:val="20"/>
          <w:szCs w:val="20"/>
          <w:lang w:val="en-GB"/>
        </w:rPr>
      </w:pPr>
    </w:p>
    <w:p w14:paraId="4EAD4879" w14:textId="77777777" w:rsidR="009059E1" w:rsidRPr="00B1475A" w:rsidRDefault="009059E1" w:rsidP="00BA2A18">
      <w:pPr>
        <w:pStyle w:val="Listaconvietas"/>
        <w:numPr>
          <w:ilvl w:val="0"/>
          <w:numId w:val="0"/>
        </w:numPr>
        <w:spacing w:after="60"/>
        <w:jc w:val="both"/>
        <w:rPr>
          <w:sz w:val="20"/>
          <w:szCs w:val="20"/>
          <w:lang w:val="en-GB"/>
        </w:rPr>
      </w:pPr>
    </w:p>
    <w:p w14:paraId="7D429F7D" w14:textId="77777777" w:rsidR="009059E1" w:rsidRPr="00B1475A" w:rsidRDefault="009059E1" w:rsidP="00BA2A18">
      <w:pPr>
        <w:pStyle w:val="Listaconvietas"/>
        <w:numPr>
          <w:ilvl w:val="0"/>
          <w:numId w:val="0"/>
        </w:numPr>
        <w:spacing w:after="60"/>
        <w:ind w:left="360" w:hanging="360"/>
        <w:jc w:val="both"/>
        <w:rPr>
          <w:sz w:val="20"/>
          <w:szCs w:val="20"/>
          <w:lang w:val="en-GB"/>
        </w:rPr>
      </w:pPr>
    </w:p>
    <w:p w14:paraId="7E84EC9F" w14:textId="77777777" w:rsidR="0090269A" w:rsidRPr="00B1475A" w:rsidRDefault="0090269A" w:rsidP="00BA2A18">
      <w:pPr>
        <w:pStyle w:val="Listaconvietas"/>
        <w:numPr>
          <w:ilvl w:val="0"/>
          <w:numId w:val="0"/>
        </w:numPr>
        <w:spacing w:after="60"/>
        <w:ind w:left="360" w:hanging="360"/>
        <w:jc w:val="both"/>
        <w:rPr>
          <w:sz w:val="20"/>
          <w:szCs w:val="20"/>
          <w:lang w:val="en-GB"/>
        </w:rPr>
      </w:pPr>
    </w:p>
    <w:p w14:paraId="36EEC174" w14:textId="77777777" w:rsidR="00B14A5B" w:rsidRPr="00B1475A" w:rsidRDefault="00B14A5B" w:rsidP="00BA2A18">
      <w:pPr>
        <w:pStyle w:val="Listaconvietas"/>
        <w:numPr>
          <w:ilvl w:val="0"/>
          <w:numId w:val="0"/>
        </w:numPr>
        <w:spacing w:after="60"/>
        <w:ind w:left="360" w:hanging="360"/>
        <w:jc w:val="both"/>
        <w:rPr>
          <w:sz w:val="20"/>
          <w:szCs w:val="20"/>
          <w:lang w:val="en-GB"/>
        </w:rPr>
      </w:pPr>
    </w:p>
    <w:p w14:paraId="582A181C" w14:textId="77777777" w:rsidR="00B14A5B" w:rsidRPr="00B1475A" w:rsidRDefault="00B14A5B" w:rsidP="00BA2A18">
      <w:pPr>
        <w:pStyle w:val="Listaconvietas"/>
        <w:numPr>
          <w:ilvl w:val="0"/>
          <w:numId w:val="0"/>
        </w:numPr>
        <w:spacing w:after="60"/>
        <w:ind w:left="360" w:hanging="360"/>
        <w:jc w:val="both"/>
        <w:rPr>
          <w:sz w:val="20"/>
          <w:szCs w:val="20"/>
          <w:lang w:val="en-GB"/>
        </w:rPr>
      </w:pPr>
    </w:p>
    <w:p w14:paraId="5DCB8DBC" w14:textId="77777777" w:rsidR="00B14A5B" w:rsidRPr="00B1475A" w:rsidRDefault="00B14A5B" w:rsidP="00BA2A18">
      <w:pPr>
        <w:pStyle w:val="Listaconvietas"/>
        <w:numPr>
          <w:ilvl w:val="0"/>
          <w:numId w:val="0"/>
        </w:numPr>
        <w:spacing w:after="60"/>
        <w:ind w:left="360" w:hanging="360"/>
        <w:jc w:val="both"/>
        <w:rPr>
          <w:sz w:val="20"/>
          <w:szCs w:val="20"/>
          <w:lang w:val="en-GB"/>
        </w:rPr>
      </w:pPr>
    </w:p>
    <w:p w14:paraId="49EB6514" w14:textId="77777777" w:rsidR="00B14A5B" w:rsidRPr="00B1475A" w:rsidRDefault="00B14A5B" w:rsidP="00BA2A18">
      <w:pPr>
        <w:pStyle w:val="Listaconvietas"/>
        <w:numPr>
          <w:ilvl w:val="0"/>
          <w:numId w:val="0"/>
        </w:numPr>
        <w:spacing w:after="60"/>
        <w:ind w:left="360" w:hanging="360"/>
        <w:jc w:val="both"/>
        <w:rPr>
          <w:sz w:val="20"/>
          <w:szCs w:val="20"/>
          <w:lang w:val="en-GB"/>
        </w:rPr>
      </w:pPr>
    </w:p>
    <w:p w14:paraId="2BF8254C" w14:textId="77777777" w:rsidR="00B14A5B" w:rsidRPr="00B1475A" w:rsidRDefault="00B14A5B" w:rsidP="00BA2A18">
      <w:pPr>
        <w:pStyle w:val="Listaconvietas"/>
        <w:numPr>
          <w:ilvl w:val="0"/>
          <w:numId w:val="0"/>
        </w:numPr>
        <w:spacing w:after="60"/>
        <w:ind w:left="360" w:hanging="360"/>
        <w:jc w:val="both"/>
        <w:rPr>
          <w:sz w:val="20"/>
          <w:szCs w:val="20"/>
          <w:lang w:val="en-GB"/>
        </w:rPr>
      </w:pPr>
    </w:p>
    <w:p w14:paraId="7E76C995" w14:textId="77777777" w:rsidR="00B14A5B" w:rsidRPr="00B1475A" w:rsidRDefault="00B14A5B" w:rsidP="00BA2A18">
      <w:pPr>
        <w:pStyle w:val="Listaconvietas"/>
        <w:numPr>
          <w:ilvl w:val="0"/>
          <w:numId w:val="0"/>
        </w:numPr>
        <w:spacing w:after="60"/>
        <w:ind w:left="360" w:hanging="360"/>
        <w:jc w:val="both"/>
        <w:rPr>
          <w:sz w:val="20"/>
          <w:szCs w:val="20"/>
          <w:lang w:val="en-GB"/>
        </w:rPr>
      </w:pPr>
    </w:p>
    <w:p w14:paraId="3DB82C4A" w14:textId="77777777" w:rsidR="00B14A5B" w:rsidRPr="00B1475A" w:rsidRDefault="00B14A5B" w:rsidP="00BA2A18">
      <w:pPr>
        <w:pStyle w:val="Listaconvietas"/>
        <w:numPr>
          <w:ilvl w:val="0"/>
          <w:numId w:val="0"/>
        </w:numPr>
        <w:spacing w:after="60"/>
        <w:ind w:left="360" w:hanging="360"/>
        <w:jc w:val="both"/>
        <w:rPr>
          <w:sz w:val="20"/>
          <w:szCs w:val="20"/>
          <w:lang w:val="en-GB"/>
        </w:rPr>
      </w:pPr>
    </w:p>
    <w:p w14:paraId="369C13BF" w14:textId="77777777" w:rsidR="00B14A5B" w:rsidRPr="00B1475A" w:rsidRDefault="00B14A5B" w:rsidP="00BA2A18">
      <w:pPr>
        <w:pStyle w:val="Listaconvietas"/>
        <w:numPr>
          <w:ilvl w:val="0"/>
          <w:numId w:val="0"/>
        </w:numPr>
        <w:spacing w:after="60"/>
        <w:ind w:left="360" w:hanging="360"/>
        <w:jc w:val="both"/>
        <w:rPr>
          <w:sz w:val="20"/>
          <w:szCs w:val="20"/>
          <w:lang w:val="en-GB"/>
        </w:rPr>
      </w:pPr>
    </w:p>
    <w:p w14:paraId="4CB824B3" w14:textId="60524ED2" w:rsidR="008F1248" w:rsidRPr="00032752" w:rsidRDefault="009C0B53" w:rsidP="00750DCB">
      <w:pPr>
        <w:pStyle w:val="Ttulo2"/>
      </w:pPr>
      <w:bookmarkStart w:id="683" w:name="_Toc240576189"/>
      <w:r w:rsidRPr="00032752">
        <w:t>Modelo de transferencia de conocimiento y adopción operativa para SURA</w:t>
      </w:r>
      <w:bookmarkEnd w:id="683"/>
    </w:p>
    <w:p w14:paraId="7E5BF710" w14:textId="4A3831C7" w:rsidR="00B14A5B" w:rsidRDefault="009C0B53" w:rsidP="00642DB9">
      <w:pPr>
        <w:jc w:val="both"/>
        <w:rPr>
          <w:lang w:val="es-CO"/>
        </w:rPr>
      </w:pPr>
      <w:r w:rsidRPr="00004B0A">
        <w:rPr>
          <w:lang w:val="es-CO"/>
        </w:rPr>
        <w:t xml:space="preserve">La transferencia </w:t>
      </w:r>
      <w:r w:rsidR="00BC1CB2" w:rsidRPr="00BC1CB2">
        <w:rPr>
          <w:lang w:val="es-CO"/>
        </w:rPr>
        <w:t xml:space="preserve">de conocimiento y adopción operativa se desarrollará desde el inicio del proyecto, incorporando al equipo de SURA en la planeación, habilitación y ejecución de las actividades. Durante las primeras etapas, SURA participará en la habilitación de ambientes y Landing Zone, definición de accesos, preparación de capacidades técnicas y construcción conjunta de la distribución del backlog de implementación. A partir de este momento </w:t>
      </w:r>
      <w:r w:rsidRPr="00004B0A">
        <w:rPr>
          <w:lang w:val="es-CO"/>
        </w:rPr>
        <w:t xml:space="preserve">se </w:t>
      </w:r>
      <w:r w:rsidR="00BC1CB2" w:rsidRPr="00BC1CB2">
        <w:rPr>
          <w:lang w:val="es-CO"/>
        </w:rPr>
        <w:t>aplicará</w:t>
      </w:r>
      <w:r w:rsidRPr="00004B0A">
        <w:rPr>
          <w:lang w:val="es-CO"/>
        </w:rPr>
        <w:t xml:space="preserve"> un esquema progresivo</w:t>
      </w:r>
      <w:r w:rsidR="00BC1CB2" w:rsidRPr="00BC1CB2">
        <w:rPr>
          <w:lang w:val="es-CO"/>
        </w:rPr>
        <w:t xml:space="preserve"> de co-ejecución y shadowing, en el que </w:t>
      </w:r>
      <w:r w:rsidRPr="00004B0A">
        <w:rPr>
          <w:lang w:val="es-CO"/>
        </w:rPr>
        <w:t xml:space="preserve">NTT DATA </w:t>
      </w:r>
      <w:r w:rsidR="00BC1CB2" w:rsidRPr="00BC1CB2">
        <w:rPr>
          <w:lang w:val="es-CO"/>
        </w:rPr>
        <w:t xml:space="preserve">liderará </w:t>
      </w:r>
      <w:r w:rsidRPr="00004B0A">
        <w:rPr>
          <w:lang w:val="es-CO"/>
        </w:rPr>
        <w:t xml:space="preserve">inicialmente </w:t>
      </w:r>
      <w:r w:rsidR="00BC1CB2" w:rsidRPr="00BC1CB2">
        <w:rPr>
          <w:lang w:val="es-CO"/>
        </w:rPr>
        <w:t>las actividades de mayor especialización mientras SURA participa activamente en su ejecución y validación; posteriormente ambos equipos asumirán responsabilidades compartidas y, de manera gradual, SURA incrementará su participación en la operación, soporte, validación y evolución de los componentes y productos entregados. Esta participación estará contemplada desde el plan de trabajo inicial y se ajustará de acuerdo con las responsabilidades, capacidades y nivel de autonomía esperado para cada frente.</w:t>
      </w:r>
    </w:p>
    <w:p w14:paraId="611A50A7" w14:textId="75EEEDF3" w:rsidR="00AC6B57" w:rsidRDefault="00AC6B57" w:rsidP="00642DB9">
      <w:pPr>
        <w:jc w:val="both"/>
        <w:rPr>
          <w:szCs w:val="20"/>
          <w:lang w:val="es-CO"/>
        </w:rPr>
      </w:pPr>
    </w:p>
    <w:p w14:paraId="225737BF" w14:textId="77777777" w:rsidR="00AC6B57" w:rsidRDefault="00AC6B57" w:rsidP="00642DB9">
      <w:pPr>
        <w:jc w:val="both"/>
        <w:rPr>
          <w:szCs w:val="20"/>
          <w:lang w:val="es-CO"/>
        </w:rPr>
      </w:pPr>
    </w:p>
    <w:p w14:paraId="003AF466" w14:textId="77777777" w:rsidR="00AC6B57" w:rsidRPr="0077178C" w:rsidRDefault="00AC6B57" w:rsidP="00642DB9">
      <w:pPr>
        <w:jc w:val="both"/>
        <w:rPr>
          <w:sz w:val="20"/>
          <w:szCs w:val="20"/>
          <w:lang w:val="es-CO"/>
        </w:rPr>
      </w:pPr>
    </w:p>
    <w:tbl>
      <w:tblPr>
        <w:tblpPr w:leftFromText="141" w:rightFromText="141" w:vertAnchor="text" w:horzAnchor="margin" w:tblpY="-54"/>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2263"/>
        <w:gridCol w:w="1769"/>
        <w:gridCol w:w="1725"/>
        <w:gridCol w:w="1618"/>
      </w:tblGrid>
      <w:tr w:rsidR="002B2C56" w14:paraId="104581EA" w14:textId="77777777" w:rsidTr="002B2C56">
        <w:trPr>
          <w:tblHeader/>
          <w:tblCellSpacing w:w="15" w:type="dxa"/>
        </w:trPr>
        <w:tc>
          <w:tcPr>
            <w:tcW w:w="0" w:type="auto"/>
            <w:vAlign w:val="center"/>
            <w:hideMark/>
          </w:tcPr>
          <w:p w14:paraId="6DF1495E" w14:textId="77777777" w:rsidR="002B2C56" w:rsidRDefault="002B2C56" w:rsidP="002B2C56">
            <w:pPr>
              <w:spacing w:after="0" w:line="240" w:lineRule="auto"/>
              <w:jc w:val="center"/>
              <w:rPr>
                <w:rFonts w:eastAsia="Times New Roman" w:cs="Times New Roman"/>
                <w:b/>
                <w:bCs/>
                <w:sz w:val="20"/>
                <w:szCs w:val="20"/>
                <w:lang w:val="es-CO" w:eastAsia="es-CO"/>
              </w:rPr>
            </w:pPr>
          </w:p>
          <w:p w14:paraId="7B02FC3D" w14:textId="1AC0E4CC" w:rsidR="002B2C56" w:rsidRPr="00B50134" w:rsidRDefault="002B2C56" w:rsidP="002B2C56">
            <w:pPr>
              <w:spacing w:after="0" w:line="240" w:lineRule="auto"/>
              <w:jc w:val="center"/>
              <w:rPr>
                <w:rFonts w:eastAsia="Times New Roman" w:cs="Times New Roman"/>
                <w:b/>
                <w:bCs/>
                <w:sz w:val="20"/>
                <w:szCs w:val="20"/>
                <w:lang w:val="es-CO" w:eastAsia="es-CO"/>
              </w:rPr>
            </w:pPr>
          </w:p>
        </w:tc>
        <w:tc>
          <w:tcPr>
            <w:tcW w:w="0" w:type="auto"/>
            <w:vAlign w:val="center"/>
            <w:hideMark/>
          </w:tcPr>
          <w:p w14:paraId="3C93A0B4" w14:textId="77777777" w:rsidR="002B2C56" w:rsidRPr="00B50134" w:rsidRDefault="002B2C56" w:rsidP="002B2C56">
            <w:pPr>
              <w:spacing w:after="0" w:line="240" w:lineRule="auto"/>
              <w:jc w:val="center"/>
              <w:rPr>
                <w:rFonts w:eastAsia="Times New Roman" w:cs="Times New Roman"/>
                <w:b/>
                <w:bCs/>
                <w:sz w:val="20"/>
                <w:szCs w:val="20"/>
                <w:lang w:val="es-CO" w:eastAsia="es-CO"/>
              </w:rPr>
            </w:pPr>
            <w:r w:rsidRPr="00B50134">
              <w:rPr>
                <w:rFonts w:eastAsia="Times New Roman" w:cs="Times New Roman"/>
                <w:b/>
                <w:bCs/>
                <w:sz w:val="20"/>
                <w:szCs w:val="20"/>
                <w:lang w:val="es-CO" w:eastAsia="es-CO"/>
              </w:rPr>
              <w:t>Enfoque</w:t>
            </w:r>
          </w:p>
        </w:tc>
        <w:tc>
          <w:tcPr>
            <w:tcW w:w="0" w:type="auto"/>
            <w:vAlign w:val="center"/>
            <w:hideMark/>
          </w:tcPr>
          <w:p w14:paraId="0688ECA4" w14:textId="77777777" w:rsidR="002B2C56" w:rsidRPr="00B50134" w:rsidRDefault="002B2C56" w:rsidP="002B2C56">
            <w:pPr>
              <w:spacing w:after="0" w:line="240" w:lineRule="auto"/>
              <w:jc w:val="center"/>
              <w:rPr>
                <w:rFonts w:eastAsia="Times New Roman" w:cs="Times New Roman"/>
                <w:b/>
                <w:bCs/>
                <w:sz w:val="20"/>
                <w:szCs w:val="20"/>
                <w:lang w:val="es-CO" w:eastAsia="es-CO"/>
              </w:rPr>
            </w:pPr>
            <w:r w:rsidRPr="00B50134">
              <w:rPr>
                <w:rFonts w:eastAsia="Times New Roman" w:cs="Times New Roman"/>
                <w:b/>
                <w:bCs/>
                <w:sz w:val="20"/>
                <w:szCs w:val="20"/>
                <w:lang w:val="es-CO" w:eastAsia="es-CO"/>
              </w:rPr>
              <w:t>Rol de NTT DATA</w:t>
            </w:r>
          </w:p>
        </w:tc>
        <w:tc>
          <w:tcPr>
            <w:tcW w:w="0" w:type="auto"/>
            <w:vAlign w:val="center"/>
            <w:hideMark/>
          </w:tcPr>
          <w:p w14:paraId="4DEAFB7C" w14:textId="77777777" w:rsidR="002B2C56" w:rsidRPr="00B50134" w:rsidRDefault="002B2C56" w:rsidP="002B2C56">
            <w:pPr>
              <w:spacing w:after="0" w:line="240" w:lineRule="auto"/>
              <w:jc w:val="center"/>
              <w:rPr>
                <w:rFonts w:eastAsia="Times New Roman" w:cs="Times New Roman"/>
                <w:b/>
                <w:bCs/>
                <w:sz w:val="20"/>
                <w:szCs w:val="20"/>
                <w:lang w:val="es-CO" w:eastAsia="es-CO"/>
              </w:rPr>
            </w:pPr>
            <w:r w:rsidRPr="00B50134">
              <w:rPr>
                <w:rFonts w:eastAsia="Times New Roman" w:cs="Times New Roman"/>
                <w:b/>
                <w:bCs/>
                <w:sz w:val="20"/>
                <w:szCs w:val="20"/>
                <w:lang w:val="es-CO" w:eastAsia="es-CO"/>
              </w:rPr>
              <w:t>Rol de SURA</w:t>
            </w:r>
          </w:p>
        </w:tc>
        <w:tc>
          <w:tcPr>
            <w:tcW w:w="0" w:type="auto"/>
            <w:vAlign w:val="center"/>
            <w:hideMark/>
          </w:tcPr>
          <w:p w14:paraId="4ABEAED2" w14:textId="77777777" w:rsidR="002B2C56" w:rsidRPr="00B50134" w:rsidRDefault="002B2C56" w:rsidP="002B2C56">
            <w:pPr>
              <w:spacing w:after="0" w:line="240" w:lineRule="auto"/>
              <w:jc w:val="center"/>
              <w:rPr>
                <w:rFonts w:eastAsia="Times New Roman" w:cs="Times New Roman"/>
                <w:b/>
                <w:bCs/>
                <w:sz w:val="20"/>
                <w:szCs w:val="20"/>
                <w:lang w:val="es-CO" w:eastAsia="es-CO"/>
              </w:rPr>
            </w:pPr>
            <w:r w:rsidRPr="00B50134">
              <w:rPr>
                <w:rFonts w:eastAsia="Times New Roman" w:cs="Times New Roman"/>
                <w:b/>
                <w:bCs/>
                <w:sz w:val="20"/>
                <w:szCs w:val="20"/>
                <w:lang w:val="es-CO" w:eastAsia="es-CO"/>
              </w:rPr>
              <w:t>Resultado esperado</w:t>
            </w:r>
          </w:p>
        </w:tc>
      </w:tr>
      <w:tr w:rsidR="002B2C56" w14:paraId="5EA2D6A6" w14:textId="77777777" w:rsidTr="002B2C56">
        <w:trPr>
          <w:tblCellSpacing w:w="15" w:type="dxa"/>
        </w:trPr>
        <w:tc>
          <w:tcPr>
            <w:tcW w:w="0" w:type="auto"/>
            <w:vAlign w:val="center"/>
            <w:hideMark/>
          </w:tcPr>
          <w:p w14:paraId="55959665" w14:textId="77777777" w:rsidR="002B2C56" w:rsidRPr="0024306C" w:rsidRDefault="002B2C56" w:rsidP="002B2C56">
            <w:pPr>
              <w:spacing w:after="0" w:line="240" w:lineRule="auto"/>
              <w:jc w:val="center"/>
              <w:rPr>
                <w:rFonts w:eastAsia="Times New Roman" w:cs="Times New Roman"/>
                <w:b/>
                <w:bCs/>
                <w:sz w:val="20"/>
                <w:szCs w:val="20"/>
                <w:lang w:val="es-CO" w:eastAsia="es-CO"/>
              </w:rPr>
            </w:pPr>
            <w:r w:rsidRPr="0024306C">
              <w:rPr>
                <w:rFonts w:eastAsia="Times New Roman" w:cs="Times New Roman"/>
                <w:b/>
                <w:bCs/>
                <w:sz w:val="20"/>
                <w:szCs w:val="20"/>
                <w:lang w:val="es-CO" w:eastAsia="es-CO"/>
              </w:rPr>
              <w:t>Observación guiada</w:t>
            </w:r>
          </w:p>
        </w:tc>
        <w:tc>
          <w:tcPr>
            <w:tcW w:w="0" w:type="auto"/>
            <w:vAlign w:val="center"/>
            <w:hideMark/>
          </w:tcPr>
          <w:p w14:paraId="66B776DB" w14:textId="77777777" w:rsidR="002B2C56" w:rsidRPr="00B50134" w:rsidRDefault="002B2C56" w:rsidP="002B2C56">
            <w:pPr>
              <w:spacing w:after="0" w:line="240" w:lineRule="auto"/>
              <w:jc w:val="both"/>
              <w:rPr>
                <w:rFonts w:eastAsia="Times New Roman" w:cs="Times New Roman"/>
                <w:sz w:val="20"/>
                <w:szCs w:val="20"/>
                <w:lang w:val="es-CO" w:eastAsia="es-CO"/>
              </w:rPr>
            </w:pPr>
            <w:r w:rsidRPr="00B50134">
              <w:rPr>
                <w:rFonts w:eastAsia="Times New Roman" w:cs="Times New Roman"/>
                <w:sz w:val="20"/>
                <w:szCs w:val="20"/>
                <w:lang w:val="es-CO" w:eastAsia="es-CO"/>
              </w:rPr>
              <w:t>SURA entiende el modelo, metodología, arquitectura y productos</w:t>
            </w:r>
          </w:p>
        </w:tc>
        <w:tc>
          <w:tcPr>
            <w:tcW w:w="0" w:type="auto"/>
            <w:vAlign w:val="center"/>
            <w:hideMark/>
          </w:tcPr>
          <w:p w14:paraId="2757AB6B" w14:textId="77777777" w:rsidR="002B2C56" w:rsidRPr="00B50134" w:rsidRDefault="002B2C56" w:rsidP="002B2C56">
            <w:pPr>
              <w:spacing w:after="0" w:line="240" w:lineRule="auto"/>
              <w:jc w:val="both"/>
              <w:rPr>
                <w:rFonts w:eastAsia="Times New Roman" w:cs="Times New Roman"/>
                <w:sz w:val="20"/>
                <w:szCs w:val="20"/>
                <w:lang w:val="es-CO" w:eastAsia="es-CO"/>
              </w:rPr>
            </w:pPr>
            <w:r w:rsidRPr="00B50134">
              <w:rPr>
                <w:rFonts w:eastAsia="Times New Roman" w:cs="Times New Roman"/>
                <w:sz w:val="20"/>
                <w:szCs w:val="20"/>
                <w:lang w:val="es-CO" w:eastAsia="es-CO"/>
              </w:rPr>
              <w:t>Lidera, explica y documenta</w:t>
            </w:r>
          </w:p>
        </w:tc>
        <w:tc>
          <w:tcPr>
            <w:tcW w:w="0" w:type="auto"/>
            <w:vAlign w:val="center"/>
            <w:hideMark/>
          </w:tcPr>
          <w:p w14:paraId="6957E503" w14:textId="77777777" w:rsidR="002B2C56" w:rsidRPr="00B50134" w:rsidRDefault="002B2C56" w:rsidP="002B2C56">
            <w:pPr>
              <w:spacing w:after="0" w:line="240" w:lineRule="auto"/>
              <w:jc w:val="both"/>
              <w:rPr>
                <w:rFonts w:eastAsia="Times New Roman" w:cs="Times New Roman"/>
                <w:sz w:val="20"/>
                <w:szCs w:val="20"/>
                <w:lang w:val="es-CO" w:eastAsia="es-CO"/>
              </w:rPr>
            </w:pPr>
            <w:r w:rsidRPr="00B50134">
              <w:rPr>
                <w:rFonts w:eastAsia="Times New Roman" w:cs="Times New Roman"/>
                <w:sz w:val="20"/>
                <w:szCs w:val="20"/>
                <w:lang w:val="es-CO" w:eastAsia="es-CO"/>
              </w:rPr>
              <w:t>Observa, pregunta y valida</w:t>
            </w:r>
          </w:p>
        </w:tc>
        <w:tc>
          <w:tcPr>
            <w:tcW w:w="0" w:type="auto"/>
            <w:vAlign w:val="center"/>
            <w:hideMark/>
          </w:tcPr>
          <w:p w14:paraId="6BF98652" w14:textId="77777777" w:rsidR="002B2C56" w:rsidRPr="00B50134" w:rsidRDefault="002B2C56" w:rsidP="002B2C56">
            <w:pPr>
              <w:spacing w:after="0" w:line="240" w:lineRule="auto"/>
              <w:jc w:val="both"/>
              <w:rPr>
                <w:rFonts w:eastAsia="Times New Roman" w:cs="Times New Roman"/>
                <w:sz w:val="20"/>
                <w:szCs w:val="20"/>
                <w:lang w:val="es-CO" w:eastAsia="es-CO"/>
              </w:rPr>
            </w:pPr>
            <w:r w:rsidRPr="00B50134">
              <w:rPr>
                <w:rFonts w:eastAsia="Times New Roman" w:cs="Times New Roman"/>
                <w:sz w:val="20"/>
                <w:szCs w:val="20"/>
                <w:lang w:val="es-CO" w:eastAsia="es-CO"/>
              </w:rPr>
              <w:t>Entendimiento común del modelo</w:t>
            </w:r>
          </w:p>
        </w:tc>
      </w:tr>
      <w:tr w:rsidR="002B2C56" w14:paraId="2FEC2122" w14:textId="77777777" w:rsidTr="002B2C56">
        <w:trPr>
          <w:tblCellSpacing w:w="15" w:type="dxa"/>
        </w:trPr>
        <w:tc>
          <w:tcPr>
            <w:tcW w:w="0" w:type="auto"/>
            <w:vAlign w:val="center"/>
            <w:hideMark/>
          </w:tcPr>
          <w:p w14:paraId="281176A6" w14:textId="77777777" w:rsidR="002B2C56" w:rsidRPr="0024306C" w:rsidRDefault="002B2C56" w:rsidP="002B2C56">
            <w:pPr>
              <w:spacing w:after="0" w:line="240" w:lineRule="auto"/>
              <w:jc w:val="center"/>
              <w:rPr>
                <w:rFonts w:eastAsia="Times New Roman" w:cs="Times New Roman"/>
                <w:b/>
                <w:bCs/>
                <w:sz w:val="20"/>
                <w:szCs w:val="20"/>
                <w:lang w:val="es-CO" w:eastAsia="es-CO"/>
              </w:rPr>
            </w:pPr>
            <w:r w:rsidRPr="0024306C">
              <w:rPr>
                <w:rFonts w:eastAsia="Times New Roman" w:cs="Times New Roman"/>
                <w:b/>
                <w:bCs/>
                <w:sz w:val="20"/>
                <w:szCs w:val="20"/>
                <w:lang w:val="es-CO" w:eastAsia="es-CO"/>
              </w:rPr>
              <w:t>Co-ejecución</w:t>
            </w:r>
          </w:p>
        </w:tc>
        <w:tc>
          <w:tcPr>
            <w:tcW w:w="0" w:type="auto"/>
            <w:vAlign w:val="center"/>
            <w:hideMark/>
          </w:tcPr>
          <w:p w14:paraId="410177B3" w14:textId="77777777" w:rsidR="002B2C56" w:rsidRPr="00B50134" w:rsidRDefault="002B2C56" w:rsidP="002B2C56">
            <w:pPr>
              <w:spacing w:after="0" w:line="240" w:lineRule="auto"/>
              <w:jc w:val="both"/>
              <w:rPr>
                <w:rFonts w:eastAsia="Times New Roman" w:cs="Times New Roman"/>
                <w:sz w:val="20"/>
                <w:szCs w:val="20"/>
                <w:lang w:val="es-CO" w:eastAsia="es-CO"/>
              </w:rPr>
            </w:pPr>
            <w:r w:rsidRPr="00B50134">
              <w:rPr>
                <w:rFonts w:eastAsia="Times New Roman" w:cs="Times New Roman"/>
                <w:sz w:val="20"/>
                <w:szCs w:val="20"/>
                <w:lang w:val="es-CO" w:eastAsia="es-CO"/>
              </w:rPr>
              <w:t>SURA participa en actividades operativas y técnicas</w:t>
            </w:r>
          </w:p>
        </w:tc>
        <w:tc>
          <w:tcPr>
            <w:tcW w:w="0" w:type="auto"/>
            <w:vAlign w:val="center"/>
            <w:hideMark/>
          </w:tcPr>
          <w:p w14:paraId="7059ED1C" w14:textId="77777777" w:rsidR="002B2C56" w:rsidRPr="00B50134" w:rsidRDefault="002B2C56" w:rsidP="002B2C56">
            <w:pPr>
              <w:spacing w:after="0" w:line="240" w:lineRule="auto"/>
              <w:jc w:val="both"/>
              <w:rPr>
                <w:rFonts w:eastAsia="Times New Roman" w:cs="Times New Roman"/>
                <w:sz w:val="20"/>
                <w:szCs w:val="20"/>
                <w:lang w:val="es-CO" w:eastAsia="es-CO"/>
              </w:rPr>
            </w:pPr>
            <w:r w:rsidRPr="00B50134">
              <w:rPr>
                <w:rFonts w:eastAsia="Times New Roman" w:cs="Times New Roman"/>
                <w:sz w:val="20"/>
                <w:szCs w:val="20"/>
                <w:lang w:val="es-CO" w:eastAsia="es-CO"/>
              </w:rPr>
              <w:t>Ejecuta con participación de SURA</w:t>
            </w:r>
          </w:p>
        </w:tc>
        <w:tc>
          <w:tcPr>
            <w:tcW w:w="0" w:type="auto"/>
            <w:vAlign w:val="center"/>
            <w:hideMark/>
          </w:tcPr>
          <w:p w14:paraId="44EA3844" w14:textId="77777777" w:rsidR="002B2C56" w:rsidRPr="00B50134" w:rsidRDefault="002B2C56" w:rsidP="002B2C56">
            <w:pPr>
              <w:spacing w:after="0" w:line="240" w:lineRule="auto"/>
              <w:jc w:val="both"/>
              <w:rPr>
                <w:rFonts w:eastAsia="Times New Roman" w:cs="Times New Roman"/>
                <w:sz w:val="20"/>
                <w:szCs w:val="20"/>
                <w:lang w:val="es-CO" w:eastAsia="es-CO"/>
              </w:rPr>
            </w:pPr>
            <w:r w:rsidRPr="00B50134">
              <w:rPr>
                <w:rFonts w:eastAsia="Times New Roman" w:cs="Times New Roman"/>
                <w:sz w:val="20"/>
                <w:szCs w:val="20"/>
                <w:lang w:val="es-CO" w:eastAsia="es-CO"/>
              </w:rPr>
              <w:t>Acompaña, valida y empieza a operar tareas puntuales</w:t>
            </w:r>
          </w:p>
        </w:tc>
        <w:tc>
          <w:tcPr>
            <w:tcW w:w="0" w:type="auto"/>
            <w:vAlign w:val="center"/>
            <w:hideMark/>
          </w:tcPr>
          <w:p w14:paraId="687D7486" w14:textId="77777777" w:rsidR="002B2C56" w:rsidRPr="00B50134" w:rsidRDefault="002B2C56" w:rsidP="002B2C56">
            <w:pPr>
              <w:spacing w:after="0" w:line="240" w:lineRule="auto"/>
              <w:jc w:val="both"/>
              <w:rPr>
                <w:rFonts w:eastAsia="Times New Roman" w:cs="Times New Roman"/>
                <w:sz w:val="20"/>
                <w:szCs w:val="20"/>
                <w:lang w:val="es-CO" w:eastAsia="es-CO"/>
              </w:rPr>
            </w:pPr>
            <w:r w:rsidRPr="00B50134">
              <w:rPr>
                <w:rFonts w:eastAsia="Times New Roman" w:cs="Times New Roman"/>
                <w:sz w:val="20"/>
                <w:szCs w:val="20"/>
                <w:lang w:val="es-CO" w:eastAsia="es-CO"/>
              </w:rPr>
              <w:t>Aprendizaje aplicado</w:t>
            </w:r>
          </w:p>
        </w:tc>
      </w:tr>
      <w:tr w:rsidR="002B2C56" w14:paraId="04D4455B" w14:textId="77777777" w:rsidTr="002B2C56">
        <w:trPr>
          <w:tblCellSpacing w:w="15" w:type="dxa"/>
        </w:trPr>
        <w:tc>
          <w:tcPr>
            <w:tcW w:w="0" w:type="auto"/>
            <w:vAlign w:val="center"/>
            <w:hideMark/>
          </w:tcPr>
          <w:p w14:paraId="10BFD0C6" w14:textId="77777777" w:rsidR="002B2C56" w:rsidRPr="0024306C" w:rsidRDefault="002B2C56" w:rsidP="002B2C56">
            <w:pPr>
              <w:spacing w:after="0" w:line="240" w:lineRule="auto"/>
              <w:jc w:val="center"/>
              <w:rPr>
                <w:rFonts w:eastAsia="Times New Roman" w:cs="Times New Roman"/>
                <w:b/>
                <w:bCs/>
                <w:sz w:val="20"/>
                <w:szCs w:val="20"/>
                <w:lang w:val="es-CO" w:eastAsia="es-CO"/>
              </w:rPr>
            </w:pPr>
            <w:r w:rsidRPr="0024306C">
              <w:rPr>
                <w:rFonts w:eastAsia="Times New Roman" w:cs="Times New Roman"/>
                <w:b/>
                <w:bCs/>
                <w:sz w:val="20"/>
                <w:szCs w:val="20"/>
                <w:lang w:val="es-CO" w:eastAsia="es-CO"/>
              </w:rPr>
              <w:t>Ejecución supervisada</w:t>
            </w:r>
          </w:p>
        </w:tc>
        <w:tc>
          <w:tcPr>
            <w:tcW w:w="0" w:type="auto"/>
            <w:vAlign w:val="center"/>
            <w:hideMark/>
          </w:tcPr>
          <w:p w14:paraId="29B8F0FB" w14:textId="77777777" w:rsidR="002B2C56" w:rsidRPr="00B50134" w:rsidRDefault="002B2C56" w:rsidP="002B2C56">
            <w:pPr>
              <w:spacing w:after="0" w:line="240" w:lineRule="auto"/>
              <w:jc w:val="both"/>
              <w:rPr>
                <w:rFonts w:eastAsia="Times New Roman" w:cs="Times New Roman"/>
                <w:sz w:val="20"/>
                <w:szCs w:val="20"/>
                <w:lang w:val="es-CO" w:eastAsia="es-CO"/>
              </w:rPr>
            </w:pPr>
            <w:r w:rsidRPr="00B50134">
              <w:rPr>
                <w:rFonts w:eastAsia="Times New Roman" w:cs="Times New Roman"/>
                <w:sz w:val="20"/>
                <w:szCs w:val="20"/>
                <w:lang w:val="es-CO" w:eastAsia="es-CO"/>
              </w:rPr>
              <w:t>SURA ejecuta actividades con acompañamiento</w:t>
            </w:r>
          </w:p>
        </w:tc>
        <w:tc>
          <w:tcPr>
            <w:tcW w:w="0" w:type="auto"/>
            <w:vAlign w:val="center"/>
            <w:hideMark/>
          </w:tcPr>
          <w:p w14:paraId="370197BD" w14:textId="77777777" w:rsidR="002B2C56" w:rsidRPr="00B50134" w:rsidRDefault="002B2C56" w:rsidP="002B2C56">
            <w:pPr>
              <w:spacing w:after="0" w:line="240" w:lineRule="auto"/>
              <w:jc w:val="both"/>
              <w:rPr>
                <w:rFonts w:eastAsia="Times New Roman" w:cs="Times New Roman"/>
                <w:sz w:val="20"/>
                <w:szCs w:val="20"/>
                <w:lang w:val="it-IT" w:eastAsia="es-CO"/>
              </w:rPr>
            </w:pPr>
            <w:r w:rsidRPr="00B50134">
              <w:rPr>
                <w:rFonts w:eastAsia="Times New Roman" w:cs="Times New Roman"/>
                <w:sz w:val="20"/>
                <w:szCs w:val="20"/>
                <w:lang w:val="it-IT" w:eastAsia="es-CO"/>
              </w:rPr>
              <w:t>Supervisa, corrige y da soporte</w:t>
            </w:r>
          </w:p>
        </w:tc>
        <w:tc>
          <w:tcPr>
            <w:tcW w:w="0" w:type="auto"/>
            <w:vAlign w:val="center"/>
            <w:hideMark/>
          </w:tcPr>
          <w:p w14:paraId="5326FD3C" w14:textId="77777777" w:rsidR="002B2C56" w:rsidRPr="00B50134" w:rsidRDefault="002B2C56" w:rsidP="002B2C56">
            <w:pPr>
              <w:spacing w:after="0" w:line="240" w:lineRule="auto"/>
              <w:jc w:val="both"/>
              <w:rPr>
                <w:rFonts w:eastAsia="Times New Roman" w:cs="Times New Roman"/>
                <w:sz w:val="20"/>
                <w:szCs w:val="20"/>
                <w:lang w:val="es-CO" w:eastAsia="es-CO"/>
              </w:rPr>
            </w:pPr>
            <w:r w:rsidRPr="00B50134">
              <w:rPr>
                <w:rFonts w:eastAsia="Times New Roman" w:cs="Times New Roman"/>
                <w:sz w:val="20"/>
                <w:szCs w:val="20"/>
                <w:lang w:val="es-CO" w:eastAsia="es-CO"/>
              </w:rPr>
              <w:t>Ejecuta tareas definidas</w:t>
            </w:r>
          </w:p>
        </w:tc>
        <w:tc>
          <w:tcPr>
            <w:tcW w:w="0" w:type="auto"/>
            <w:vAlign w:val="center"/>
            <w:hideMark/>
          </w:tcPr>
          <w:p w14:paraId="19CDBCE4" w14:textId="77777777" w:rsidR="002B2C56" w:rsidRPr="00B50134" w:rsidRDefault="002B2C56" w:rsidP="002B2C56">
            <w:pPr>
              <w:spacing w:after="0" w:line="240" w:lineRule="auto"/>
              <w:jc w:val="both"/>
              <w:rPr>
                <w:rFonts w:eastAsia="Times New Roman" w:cs="Times New Roman"/>
                <w:sz w:val="20"/>
                <w:szCs w:val="20"/>
                <w:lang w:val="es-CO" w:eastAsia="es-CO"/>
              </w:rPr>
            </w:pPr>
            <w:r w:rsidRPr="00B50134">
              <w:rPr>
                <w:rFonts w:eastAsia="Times New Roman" w:cs="Times New Roman"/>
                <w:sz w:val="20"/>
                <w:szCs w:val="20"/>
                <w:lang w:val="es-CO" w:eastAsia="es-CO"/>
              </w:rPr>
              <w:t>Autonomía parcial</w:t>
            </w:r>
          </w:p>
        </w:tc>
      </w:tr>
      <w:tr w:rsidR="002B2C56" w14:paraId="39B3819F" w14:textId="77777777" w:rsidTr="002B2C56">
        <w:trPr>
          <w:tblCellSpacing w:w="15" w:type="dxa"/>
        </w:trPr>
        <w:tc>
          <w:tcPr>
            <w:tcW w:w="0" w:type="auto"/>
            <w:vAlign w:val="center"/>
            <w:hideMark/>
          </w:tcPr>
          <w:p w14:paraId="5E757552" w14:textId="77777777" w:rsidR="002B2C56" w:rsidRPr="0024306C" w:rsidRDefault="002B2C56" w:rsidP="002B2C56">
            <w:pPr>
              <w:spacing w:after="0" w:line="240" w:lineRule="auto"/>
              <w:jc w:val="center"/>
              <w:rPr>
                <w:rFonts w:eastAsia="Times New Roman" w:cs="Times New Roman"/>
                <w:b/>
                <w:bCs/>
                <w:sz w:val="20"/>
                <w:szCs w:val="20"/>
                <w:lang w:val="es-CO" w:eastAsia="es-CO"/>
              </w:rPr>
            </w:pPr>
            <w:r w:rsidRPr="0024306C">
              <w:rPr>
                <w:rFonts w:eastAsia="Times New Roman" w:cs="Times New Roman"/>
                <w:b/>
                <w:bCs/>
                <w:sz w:val="20"/>
                <w:szCs w:val="20"/>
                <w:lang w:val="es-CO" w:eastAsia="es-CO"/>
              </w:rPr>
              <w:t>Operación asistida</w:t>
            </w:r>
          </w:p>
        </w:tc>
        <w:tc>
          <w:tcPr>
            <w:tcW w:w="0" w:type="auto"/>
            <w:vAlign w:val="center"/>
            <w:hideMark/>
          </w:tcPr>
          <w:p w14:paraId="5B22ACA5" w14:textId="77777777" w:rsidR="002B2C56" w:rsidRPr="00B50134" w:rsidRDefault="002B2C56" w:rsidP="002B2C56">
            <w:pPr>
              <w:spacing w:after="0" w:line="240" w:lineRule="auto"/>
              <w:jc w:val="both"/>
              <w:rPr>
                <w:rFonts w:eastAsia="Times New Roman" w:cs="Times New Roman"/>
                <w:sz w:val="20"/>
                <w:szCs w:val="20"/>
                <w:lang w:val="es-CO" w:eastAsia="es-CO"/>
              </w:rPr>
            </w:pPr>
            <w:r w:rsidRPr="00B50134">
              <w:rPr>
                <w:rFonts w:eastAsia="Times New Roman" w:cs="Times New Roman"/>
                <w:sz w:val="20"/>
                <w:szCs w:val="20"/>
                <w:lang w:val="es-CO" w:eastAsia="es-CO"/>
              </w:rPr>
              <w:t>SURA lidera la operación de productos entregados</w:t>
            </w:r>
          </w:p>
        </w:tc>
        <w:tc>
          <w:tcPr>
            <w:tcW w:w="0" w:type="auto"/>
            <w:vAlign w:val="center"/>
            <w:hideMark/>
          </w:tcPr>
          <w:p w14:paraId="5C461852" w14:textId="77777777" w:rsidR="002B2C56" w:rsidRPr="00B50134" w:rsidRDefault="002B2C56" w:rsidP="002B2C56">
            <w:pPr>
              <w:spacing w:after="0" w:line="240" w:lineRule="auto"/>
              <w:jc w:val="both"/>
              <w:rPr>
                <w:rFonts w:eastAsia="Times New Roman" w:cs="Times New Roman"/>
                <w:sz w:val="20"/>
                <w:szCs w:val="20"/>
                <w:lang w:val="es-CO" w:eastAsia="es-CO"/>
              </w:rPr>
            </w:pPr>
            <w:r w:rsidRPr="00B50134">
              <w:rPr>
                <w:rFonts w:eastAsia="Times New Roman" w:cs="Times New Roman"/>
                <w:sz w:val="20"/>
                <w:szCs w:val="20"/>
                <w:lang w:val="es-CO" w:eastAsia="es-CO"/>
              </w:rPr>
              <w:t>Acompaña bajo demanda</w:t>
            </w:r>
          </w:p>
        </w:tc>
        <w:tc>
          <w:tcPr>
            <w:tcW w:w="0" w:type="auto"/>
            <w:vAlign w:val="center"/>
            <w:hideMark/>
          </w:tcPr>
          <w:p w14:paraId="081FEE97" w14:textId="77777777" w:rsidR="002B2C56" w:rsidRPr="00B50134" w:rsidRDefault="002B2C56" w:rsidP="002B2C56">
            <w:pPr>
              <w:spacing w:after="0" w:line="240" w:lineRule="auto"/>
              <w:jc w:val="both"/>
              <w:rPr>
                <w:rFonts w:eastAsia="Times New Roman" w:cs="Times New Roman"/>
                <w:sz w:val="20"/>
                <w:szCs w:val="20"/>
                <w:lang w:val="es-CO" w:eastAsia="es-CO"/>
              </w:rPr>
            </w:pPr>
            <w:r w:rsidRPr="00B50134">
              <w:rPr>
                <w:rFonts w:eastAsia="Times New Roman" w:cs="Times New Roman"/>
                <w:sz w:val="20"/>
                <w:szCs w:val="20"/>
                <w:lang w:val="es-CO" w:eastAsia="es-CO"/>
              </w:rPr>
              <w:t>Lidera operación, gobierno y seguimiento</w:t>
            </w:r>
          </w:p>
        </w:tc>
        <w:tc>
          <w:tcPr>
            <w:tcW w:w="0" w:type="auto"/>
            <w:vAlign w:val="center"/>
            <w:hideMark/>
          </w:tcPr>
          <w:p w14:paraId="4C10C071" w14:textId="77777777" w:rsidR="002B2C56" w:rsidRPr="00B50134" w:rsidRDefault="002B2C56" w:rsidP="002B2C56">
            <w:pPr>
              <w:spacing w:after="0" w:line="240" w:lineRule="auto"/>
              <w:jc w:val="both"/>
              <w:rPr>
                <w:rFonts w:eastAsia="Times New Roman" w:cs="Times New Roman"/>
                <w:sz w:val="20"/>
                <w:szCs w:val="20"/>
                <w:lang w:val="es-CO" w:eastAsia="es-CO"/>
              </w:rPr>
            </w:pPr>
            <w:r w:rsidRPr="00B50134">
              <w:rPr>
                <w:rFonts w:eastAsia="Times New Roman" w:cs="Times New Roman"/>
                <w:sz w:val="20"/>
                <w:szCs w:val="20"/>
                <w:lang w:val="es-CO" w:eastAsia="es-CO"/>
              </w:rPr>
              <w:t>Autonomía operativa</w:t>
            </w:r>
          </w:p>
        </w:tc>
      </w:tr>
      <w:tr w:rsidR="002B2C56" w14:paraId="4775214A" w14:textId="77777777" w:rsidTr="002B2C56">
        <w:trPr>
          <w:tblCellSpacing w:w="15" w:type="dxa"/>
        </w:trPr>
        <w:tc>
          <w:tcPr>
            <w:tcW w:w="0" w:type="auto"/>
            <w:vAlign w:val="center"/>
            <w:hideMark/>
          </w:tcPr>
          <w:p w14:paraId="3680910C" w14:textId="77777777" w:rsidR="002B2C56" w:rsidRPr="0024306C" w:rsidRDefault="002B2C56" w:rsidP="002B2C56">
            <w:pPr>
              <w:spacing w:after="0" w:line="240" w:lineRule="auto"/>
              <w:jc w:val="center"/>
              <w:rPr>
                <w:rFonts w:eastAsia="Times New Roman" w:cs="Times New Roman"/>
                <w:b/>
                <w:bCs/>
                <w:sz w:val="20"/>
                <w:szCs w:val="20"/>
                <w:lang w:val="es-CO" w:eastAsia="es-CO"/>
              </w:rPr>
            </w:pPr>
            <w:r w:rsidRPr="0024306C">
              <w:rPr>
                <w:rFonts w:eastAsia="Times New Roman" w:cs="Times New Roman"/>
                <w:b/>
                <w:bCs/>
                <w:sz w:val="20"/>
                <w:szCs w:val="20"/>
                <w:lang w:val="es-CO" w:eastAsia="es-CO"/>
              </w:rPr>
              <w:t>Transferencia formal</w:t>
            </w:r>
          </w:p>
        </w:tc>
        <w:tc>
          <w:tcPr>
            <w:tcW w:w="0" w:type="auto"/>
            <w:vAlign w:val="center"/>
            <w:hideMark/>
          </w:tcPr>
          <w:p w14:paraId="7D493C7E" w14:textId="77777777" w:rsidR="002B2C56" w:rsidRPr="00B50134" w:rsidRDefault="002B2C56" w:rsidP="002B2C56">
            <w:pPr>
              <w:spacing w:after="0" w:line="240" w:lineRule="auto"/>
              <w:jc w:val="both"/>
              <w:rPr>
                <w:rFonts w:eastAsia="Times New Roman" w:cs="Times New Roman"/>
                <w:sz w:val="20"/>
                <w:szCs w:val="20"/>
                <w:lang w:val="es-CO" w:eastAsia="es-CO"/>
              </w:rPr>
            </w:pPr>
            <w:r w:rsidRPr="00B50134">
              <w:rPr>
                <w:rFonts w:eastAsia="Times New Roman" w:cs="Times New Roman"/>
                <w:sz w:val="20"/>
                <w:szCs w:val="20"/>
                <w:lang w:val="es-CO" w:eastAsia="es-CO"/>
              </w:rPr>
              <w:t>Se consolidan runbooks, responsables y próximos pasos</w:t>
            </w:r>
          </w:p>
        </w:tc>
        <w:tc>
          <w:tcPr>
            <w:tcW w:w="0" w:type="auto"/>
            <w:vAlign w:val="center"/>
            <w:hideMark/>
          </w:tcPr>
          <w:p w14:paraId="7DA2A462" w14:textId="77777777" w:rsidR="002B2C56" w:rsidRPr="00B50134" w:rsidRDefault="002B2C56" w:rsidP="002B2C56">
            <w:pPr>
              <w:spacing w:after="0" w:line="240" w:lineRule="auto"/>
              <w:jc w:val="both"/>
              <w:rPr>
                <w:rFonts w:eastAsia="Times New Roman" w:cs="Times New Roman"/>
                <w:sz w:val="20"/>
                <w:szCs w:val="20"/>
                <w:lang w:val="es-CO" w:eastAsia="es-CO"/>
              </w:rPr>
            </w:pPr>
            <w:r w:rsidRPr="00B50134">
              <w:rPr>
                <w:rFonts w:eastAsia="Times New Roman" w:cs="Times New Roman"/>
                <w:sz w:val="20"/>
                <w:szCs w:val="20"/>
                <w:lang w:val="es-CO" w:eastAsia="es-CO"/>
              </w:rPr>
              <w:t>Entrega conocimiento y documentación</w:t>
            </w:r>
          </w:p>
        </w:tc>
        <w:tc>
          <w:tcPr>
            <w:tcW w:w="0" w:type="auto"/>
            <w:vAlign w:val="center"/>
            <w:hideMark/>
          </w:tcPr>
          <w:p w14:paraId="6389321E" w14:textId="77777777" w:rsidR="002B2C56" w:rsidRPr="00B50134" w:rsidRDefault="002B2C56" w:rsidP="002B2C56">
            <w:pPr>
              <w:spacing w:after="0" w:line="240" w:lineRule="auto"/>
              <w:jc w:val="both"/>
              <w:rPr>
                <w:rFonts w:eastAsia="Times New Roman" w:cs="Times New Roman"/>
                <w:sz w:val="20"/>
                <w:szCs w:val="20"/>
                <w:lang w:val="es-CO" w:eastAsia="es-CO"/>
              </w:rPr>
            </w:pPr>
            <w:r w:rsidRPr="00B50134">
              <w:rPr>
                <w:rFonts w:eastAsia="Times New Roman" w:cs="Times New Roman"/>
                <w:sz w:val="20"/>
                <w:szCs w:val="20"/>
                <w:lang w:val="es-CO" w:eastAsia="es-CO"/>
              </w:rPr>
              <w:t>Recibe, valida y asume continuidad</w:t>
            </w:r>
          </w:p>
        </w:tc>
        <w:tc>
          <w:tcPr>
            <w:tcW w:w="0" w:type="auto"/>
            <w:vAlign w:val="center"/>
            <w:hideMark/>
          </w:tcPr>
          <w:p w14:paraId="2154A61B" w14:textId="77777777" w:rsidR="002B2C56" w:rsidRPr="00B50134" w:rsidRDefault="002B2C56" w:rsidP="002B2C56">
            <w:pPr>
              <w:spacing w:after="0" w:line="240" w:lineRule="auto"/>
              <w:jc w:val="both"/>
              <w:rPr>
                <w:rFonts w:eastAsia="Times New Roman" w:cs="Times New Roman"/>
                <w:sz w:val="20"/>
                <w:szCs w:val="20"/>
                <w:lang w:val="es-CO" w:eastAsia="es-CO"/>
              </w:rPr>
            </w:pPr>
            <w:r w:rsidRPr="00B50134">
              <w:rPr>
                <w:rFonts w:eastAsia="Times New Roman" w:cs="Times New Roman"/>
                <w:sz w:val="20"/>
                <w:szCs w:val="20"/>
                <w:lang w:val="es-CO" w:eastAsia="es-CO"/>
              </w:rPr>
              <w:t>Modelo transferido y operable</w:t>
            </w:r>
          </w:p>
        </w:tc>
      </w:tr>
    </w:tbl>
    <w:p w14:paraId="444ACD8A" w14:textId="77777777" w:rsidR="00CF6D5F" w:rsidRPr="00CF6D5F" w:rsidRDefault="00CF6D5F" w:rsidP="00CF6D5F">
      <w:pPr>
        <w:rPr>
          <w:lang w:val="es-CO"/>
        </w:rPr>
      </w:pPr>
    </w:p>
    <w:p w14:paraId="542DA510" w14:textId="77777777" w:rsidR="003A16CB" w:rsidRPr="0077178C" w:rsidRDefault="003A16CB" w:rsidP="00D535F7">
      <w:pPr>
        <w:pStyle w:val="Listaconvietas"/>
        <w:numPr>
          <w:ilvl w:val="0"/>
          <w:numId w:val="0"/>
        </w:numPr>
        <w:spacing w:after="60"/>
        <w:jc w:val="both"/>
        <w:rPr>
          <w:sz w:val="20"/>
          <w:szCs w:val="20"/>
          <w:lang w:val="es-CO"/>
        </w:rPr>
      </w:pPr>
    </w:p>
    <w:p w14:paraId="3F0147BE" w14:textId="0E90ABC5" w:rsidR="00C36AD9" w:rsidRPr="00F26C10" w:rsidRDefault="009C0B53" w:rsidP="00F26C10">
      <w:pPr>
        <w:pStyle w:val="Ttulo1"/>
      </w:pPr>
      <w:bookmarkStart w:id="684" w:name="_Toc238483130"/>
      <w:bookmarkStart w:id="685" w:name="_Toc238560531"/>
      <w:bookmarkStart w:id="686" w:name="_Toc238571026"/>
      <w:bookmarkStart w:id="687" w:name="_Toc238651602"/>
      <w:bookmarkStart w:id="688" w:name="_Toc240576190"/>
      <w:r w:rsidRPr="00F26C10">
        <w:t xml:space="preserve">Riesgos </w:t>
      </w:r>
      <w:bookmarkEnd w:id="684"/>
      <w:bookmarkEnd w:id="685"/>
      <w:bookmarkEnd w:id="686"/>
      <w:bookmarkEnd w:id="687"/>
      <w:r w:rsidR="00AC6B57">
        <w:t>principals</w:t>
      </w:r>
      <w:bookmarkEnd w:id="688"/>
    </w:p>
    <w:p w14:paraId="5B9A3928" w14:textId="77777777" w:rsidR="00AC6B57" w:rsidRPr="00AC6B57" w:rsidRDefault="00AC6B57" w:rsidP="00AC6B57"/>
    <w:p w14:paraId="56605976" w14:textId="088BA8F4" w:rsidR="00910BCC" w:rsidRPr="00032752" w:rsidRDefault="009C0B53" w:rsidP="00750DCB">
      <w:pPr>
        <w:pStyle w:val="Ttulo2"/>
      </w:pPr>
      <w:bookmarkStart w:id="689" w:name="_Toc238571027"/>
      <w:bookmarkStart w:id="690" w:name="_Toc238651603"/>
      <w:r w:rsidRPr="00032752">
        <w:t xml:space="preserve"> </w:t>
      </w:r>
      <w:bookmarkStart w:id="691" w:name="_Toc240576191"/>
      <w:r w:rsidR="007C2B27" w:rsidRPr="00032752">
        <w:t>Fundación del Dominio de Datos de Salud</w:t>
      </w:r>
      <w:bookmarkEnd w:id="689"/>
      <w:bookmarkEnd w:id="690"/>
      <w:bookmarkEnd w:id="691"/>
    </w:p>
    <w:tbl>
      <w:tblPr>
        <w:tblStyle w:val="Tablanormal2"/>
        <w:tblW w:w="0" w:type="auto"/>
        <w:tblLook w:val="04A0" w:firstRow="1" w:lastRow="0" w:firstColumn="1" w:lastColumn="0" w:noHBand="0" w:noVBand="1"/>
      </w:tblPr>
      <w:tblGrid>
        <w:gridCol w:w="3648"/>
        <w:gridCol w:w="1779"/>
        <w:gridCol w:w="3411"/>
      </w:tblGrid>
      <w:tr w:rsidR="004B0C30" w14:paraId="3D11F4DD" w14:textId="77777777" w:rsidTr="07D8104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04" w:type="dxa"/>
            <w:noWrap/>
            <w:hideMark/>
          </w:tcPr>
          <w:p w14:paraId="31E5A8BF" w14:textId="77777777" w:rsidR="00D256EF" w:rsidRPr="00B1475A" w:rsidRDefault="009C0B53" w:rsidP="00BA2A18">
            <w:pPr>
              <w:jc w:val="both"/>
              <w:rPr>
                <w:rFonts w:eastAsia="Times New Roman" w:cs="Times New Roman"/>
                <w:sz w:val="20"/>
                <w:szCs w:val="20"/>
                <w:lang w:val="es-CO" w:eastAsia="es-CO"/>
              </w:rPr>
            </w:pPr>
            <w:r w:rsidRPr="2D123C48">
              <w:rPr>
                <w:rFonts w:eastAsia="Times New Roman" w:cs="Times New Roman"/>
                <w:sz w:val="20"/>
                <w:szCs w:val="20"/>
                <w:lang w:val="es-CO" w:eastAsia="es-CO"/>
              </w:rPr>
              <w:t>Riesgo</w:t>
            </w:r>
          </w:p>
        </w:tc>
        <w:tc>
          <w:tcPr>
            <w:tcW w:w="1987" w:type="dxa"/>
            <w:noWrap/>
            <w:hideMark/>
          </w:tcPr>
          <w:p w14:paraId="52877802" w14:textId="012AC655" w:rsidR="00D256EF" w:rsidRPr="00B1475A" w:rsidRDefault="009C0B53" w:rsidP="00BA2A18">
            <w:pPr>
              <w:jc w:val="both"/>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s-CO" w:eastAsia="es-CO"/>
              </w:rPr>
            </w:pPr>
            <w:r w:rsidRPr="2D123C48">
              <w:rPr>
                <w:rFonts w:eastAsia="Times New Roman" w:cs="Times New Roman"/>
                <w:sz w:val="20"/>
                <w:szCs w:val="20"/>
                <w:lang w:val="es-CO" w:eastAsia="es-CO"/>
              </w:rPr>
              <w:t>Complejidad / Impacto</w:t>
            </w:r>
          </w:p>
        </w:tc>
        <w:tc>
          <w:tcPr>
            <w:tcW w:w="3835" w:type="dxa"/>
            <w:noWrap/>
            <w:hideMark/>
          </w:tcPr>
          <w:p w14:paraId="3213CFA7" w14:textId="77777777" w:rsidR="00D256EF" w:rsidRPr="00B1475A" w:rsidRDefault="009C0B53" w:rsidP="00BA2A18">
            <w:pPr>
              <w:jc w:val="both"/>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s-CO" w:eastAsia="es-CO"/>
              </w:rPr>
            </w:pPr>
            <w:r w:rsidRPr="2D123C48">
              <w:rPr>
                <w:rFonts w:eastAsia="Times New Roman" w:cs="Times New Roman"/>
                <w:sz w:val="20"/>
                <w:szCs w:val="20"/>
                <w:lang w:val="es-CO" w:eastAsia="es-CO"/>
              </w:rPr>
              <w:t>Mitigación / Tratamiento</w:t>
            </w:r>
          </w:p>
        </w:tc>
      </w:tr>
      <w:tr w:rsidR="004B0C30" w:rsidRPr="00266C86" w14:paraId="0C3773EA" w14:textId="77777777" w:rsidTr="07D8104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104" w:type="dxa"/>
            <w:noWrap/>
            <w:hideMark/>
          </w:tcPr>
          <w:p w14:paraId="5013D3D0" w14:textId="77777777" w:rsidR="0038379E" w:rsidRDefault="009C0B53" w:rsidP="00BA2A18">
            <w:pPr>
              <w:jc w:val="both"/>
              <w:rPr>
                <w:rFonts w:eastAsia="Times New Roman" w:cs="Times New Roman"/>
                <w:b w:val="0"/>
                <w:bCs w:val="0"/>
                <w:color w:val="000000"/>
                <w:sz w:val="20"/>
                <w:szCs w:val="20"/>
                <w:lang w:val="es-CO" w:eastAsia="es-CO"/>
              </w:rPr>
            </w:pPr>
            <w:r w:rsidRPr="05CB61A8">
              <w:rPr>
                <w:rFonts w:eastAsia="Times New Roman" w:cs="Times New Roman"/>
                <w:color w:val="000000" w:themeColor="text1"/>
                <w:sz w:val="20"/>
                <w:szCs w:val="20"/>
                <w:lang w:val="es-CO" w:eastAsia="es-CO"/>
              </w:rPr>
              <w:t>Calidad</w:t>
            </w:r>
          </w:p>
          <w:p w14:paraId="74EB88CA" w14:textId="76665D3D" w:rsidR="00D256EF" w:rsidRPr="0024306C" w:rsidRDefault="009C0B53" w:rsidP="00BA2A18">
            <w:pPr>
              <w:jc w:val="both"/>
              <w:rPr>
                <w:rFonts w:eastAsia="Times New Roman" w:cs="Times New Roman"/>
                <w:color w:val="000000"/>
                <w:sz w:val="20"/>
                <w:szCs w:val="20"/>
                <w:lang w:val="es-CO" w:eastAsia="es-CO"/>
              </w:rPr>
            </w:pPr>
            <w:r w:rsidRPr="0024306C">
              <w:rPr>
                <w:rFonts w:eastAsia="Times New Roman" w:cs="Times New Roman"/>
                <w:color w:val="000000"/>
                <w:sz w:val="20"/>
                <w:szCs w:val="20"/>
                <w:lang w:val="es-CO" w:eastAsia="es-CO"/>
              </w:rPr>
              <w:t xml:space="preserve"> insuficiente de datos clínicos</w:t>
            </w:r>
          </w:p>
        </w:tc>
        <w:tc>
          <w:tcPr>
            <w:tcW w:w="1987" w:type="dxa"/>
            <w:noWrap/>
            <w:hideMark/>
          </w:tcPr>
          <w:p w14:paraId="0AEBAAAB" w14:textId="77777777" w:rsidR="00D256EF" w:rsidRPr="00B1475A" w:rsidRDefault="009C0B53" w:rsidP="00350A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Alta</w:t>
            </w:r>
          </w:p>
        </w:tc>
        <w:tc>
          <w:tcPr>
            <w:tcW w:w="3835" w:type="dxa"/>
            <w:hideMark/>
          </w:tcPr>
          <w:p w14:paraId="0DFF0A36" w14:textId="6FA51E4B" w:rsidR="00D256EF" w:rsidRPr="00B1475A" w:rsidRDefault="009C0B53" w:rsidP="00BA2A1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Perfilamiento temprano, reglas de calidad, identificación de brechas, evidencias y backlog de remediación priorizado.</w:t>
            </w:r>
          </w:p>
        </w:tc>
      </w:tr>
      <w:tr w:rsidR="004B0C30" w:rsidRPr="00266C86" w14:paraId="30A595DF" w14:textId="77777777" w:rsidTr="07D8104C">
        <w:trPr>
          <w:trHeight w:val="900"/>
        </w:trPr>
        <w:tc>
          <w:tcPr>
            <w:cnfStyle w:val="001000000000" w:firstRow="0" w:lastRow="0" w:firstColumn="1" w:lastColumn="0" w:oddVBand="0" w:evenVBand="0" w:oddHBand="0" w:evenHBand="0" w:firstRowFirstColumn="0" w:firstRowLastColumn="0" w:lastRowFirstColumn="0" w:lastRowLastColumn="0"/>
            <w:tcW w:w="4104" w:type="dxa"/>
            <w:noWrap/>
            <w:hideMark/>
          </w:tcPr>
          <w:p w14:paraId="4666979F" w14:textId="77777777" w:rsidR="00D256EF" w:rsidRPr="0024306C" w:rsidRDefault="009C0B53" w:rsidP="00BA2A18">
            <w:pPr>
              <w:jc w:val="both"/>
              <w:rPr>
                <w:rFonts w:eastAsia="Times New Roman" w:cs="Times New Roman"/>
                <w:color w:val="000000"/>
                <w:sz w:val="20"/>
                <w:szCs w:val="20"/>
                <w:lang w:val="es-CO" w:eastAsia="es-CO"/>
              </w:rPr>
            </w:pPr>
            <w:r w:rsidRPr="0024306C">
              <w:rPr>
                <w:rFonts w:eastAsia="Times New Roman" w:cs="Times New Roman"/>
                <w:color w:val="000000"/>
                <w:sz w:val="20"/>
                <w:szCs w:val="20"/>
                <w:lang w:val="es-CO" w:eastAsia="es-CO"/>
              </w:rPr>
              <w:t>Acceso tardío a fuentes, documentación o servicios</w:t>
            </w:r>
          </w:p>
        </w:tc>
        <w:tc>
          <w:tcPr>
            <w:tcW w:w="1987" w:type="dxa"/>
            <w:noWrap/>
            <w:hideMark/>
          </w:tcPr>
          <w:p w14:paraId="68D390C4" w14:textId="77777777" w:rsidR="00D256EF" w:rsidRPr="00B1475A" w:rsidRDefault="009C0B53" w:rsidP="00350A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Alta</w:t>
            </w:r>
          </w:p>
        </w:tc>
        <w:tc>
          <w:tcPr>
            <w:tcW w:w="3835" w:type="dxa"/>
            <w:hideMark/>
          </w:tcPr>
          <w:p w14:paraId="17659F86" w14:textId="77777777" w:rsidR="00D256EF" w:rsidRPr="00B1475A" w:rsidRDefault="009C0B53" w:rsidP="00BA2A18">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Checklist de dependencias desde el inicio, responsables y fechas compromiso; habilitación temprana de accesos, seguimiento periódico y escalamiento oportuno de bloqueos.</w:t>
            </w:r>
          </w:p>
        </w:tc>
      </w:tr>
      <w:tr w:rsidR="004B0C30" w:rsidRPr="00266C86" w14:paraId="5F505032" w14:textId="77777777" w:rsidTr="07D8104C">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4104" w:type="dxa"/>
            <w:noWrap/>
            <w:hideMark/>
          </w:tcPr>
          <w:p w14:paraId="5B735CB5" w14:textId="2C881CDB" w:rsidR="00D256EF" w:rsidRPr="0024306C" w:rsidRDefault="009C0B53" w:rsidP="00BA2A18">
            <w:pPr>
              <w:jc w:val="both"/>
              <w:rPr>
                <w:rFonts w:eastAsia="Times New Roman" w:cs="Times New Roman"/>
                <w:color w:val="000000"/>
                <w:sz w:val="20"/>
                <w:szCs w:val="20"/>
                <w:lang w:val="es-CO" w:eastAsia="es-CO"/>
              </w:rPr>
            </w:pPr>
            <w:r w:rsidRPr="0024306C">
              <w:rPr>
                <w:rFonts w:eastAsia="Times New Roman" w:cs="Times New Roman"/>
                <w:color w:val="000000"/>
                <w:sz w:val="20"/>
                <w:szCs w:val="20"/>
                <w:lang w:val="es-CO" w:eastAsia="es-CO"/>
              </w:rPr>
              <w:t>Restricciones de privacidad, seguridad o tratamiento de datos</w:t>
            </w:r>
          </w:p>
        </w:tc>
        <w:tc>
          <w:tcPr>
            <w:tcW w:w="1987" w:type="dxa"/>
            <w:noWrap/>
            <w:hideMark/>
          </w:tcPr>
          <w:p w14:paraId="73B87DA4" w14:textId="77777777" w:rsidR="00D256EF" w:rsidRPr="00B1475A" w:rsidRDefault="009C0B53" w:rsidP="00350A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Alta</w:t>
            </w:r>
          </w:p>
        </w:tc>
        <w:tc>
          <w:tcPr>
            <w:tcW w:w="3835" w:type="dxa"/>
            <w:hideMark/>
          </w:tcPr>
          <w:p w14:paraId="07B90061" w14:textId="7CC7CFE7" w:rsidR="00D256EF" w:rsidRPr="00B1475A" w:rsidRDefault="009C0B53" w:rsidP="00BA2A1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Seguridad y privacidad desde diseño, clasificación de información, minimización, seudonimización, controles de acceso y coordinación temprana con Ciberseguridad.</w:t>
            </w:r>
          </w:p>
        </w:tc>
      </w:tr>
      <w:tr w:rsidR="004B0C30" w:rsidRPr="00266C86" w14:paraId="0EFE3D0B" w14:textId="77777777" w:rsidTr="07D8104C">
        <w:trPr>
          <w:trHeight w:val="900"/>
        </w:trPr>
        <w:tc>
          <w:tcPr>
            <w:cnfStyle w:val="001000000000" w:firstRow="0" w:lastRow="0" w:firstColumn="1" w:lastColumn="0" w:oddVBand="0" w:evenVBand="0" w:oddHBand="0" w:evenHBand="0" w:firstRowFirstColumn="0" w:firstRowLastColumn="0" w:lastRowFirstColumn="0" w:lastRowLastColumn="0"/>
            <w:tcW w:w="4104" w:type="dxa"/>
            <w:noWrap/>
            <w:hideMark/>
          </w:tcPr>
          <w:p w14:paraId="27216888" w14:textId="187FC2A9" w:rsidR="00D256EF" w:rsidRPr="0024306C" w:rsidRDefault="009C0B53" w:rsidP="00BA2A18">
            <w:pPr>
              <w:jc w:val="both"/>
              <w:rPr>
                <w:rFonts w:eastAsia="Times New Roman" w:cs="Times New Roman"/>
                <w:color w:val="000000"/>
                <w:sz w:val="20"/>
                <w:szCs w:val="20"/>
                <w:lang w:val="es-CO" w:eastAsia="es-CO"/>
              </w:rPr>
            </w:pPr>
            <w:r w:rsidRPr="0024306C">
              <w:rPr>
                <w:rFonts w:eastAsia="Times New Roman" w:cs="Times New Roman"/>
                <w:color w:val="000000"/>
                <w:sz w:val="20"/>
                <w:szCs w:val="20"/>
                <w:lang w:val="es-CO" w:eastAsia="es-CO"/>
              </w:rPr>
              <w:t>Baja calidad o ausencia de documentación de las fuentes</w:t>
            </w:r>
          </w:p>
        </w:tc>
        <w:tc>
          <w:tcPr>
            <w:tcW w:w="1987" w:type="dxa"/>
            <w:noWrap/>
            <w:hideMark/>
          </w:tcPr>
          <w:p w14:paraId="47B3DF21" w14:textId="77777777" w:rsidR="00D256EF" w:rsidRPr="00B1475A" w:rsidRDefault="009C0B53" w:rsidP="00350A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Alta</w:t>
            </w:r>
          </w:p>
        </w:tc>
        <w:tc>
          <w:tcPr>
            <w:tcW w:w="3835" w:type="dxa"/>
            <w:hideMark/>
          </w:tcPr>
          <w:p w14:paraId="5A83D7E4" w14:textId="785B9D0A" w:rsidR="00D256EF" w:rsidRPr="00B1475A" w:rsidRDefault="009C0B53" w:rsidP="00BA2A18">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Discovery técnico con responsables de fuente, perfilamiento de datos, validación de reglas mediante evidencia y documentación progresiva de conocimiento descubierto.</w:t>
            </w:r>
          </w:p>
        </w:tc>
      </w:tr>
      <w:tr w:rsidR="004B0C30" w:rsidRPr="00266C86" w14:paraId="15B3BEF4" w14:textId="77777777" w:rsidTr="07D8104C">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4104" w:type="dxa"/>
            <w:noWrap/>
            <w:hideMark/>
          </w:tcPr>
          <w:p w14:paraId="4A788219" w14:textId="6DA48C0E" w:rsidR="00D256EF" w:rsidRPr="0024306C" w:rsidRDefault="009C0B53" w:rsidP="00BA2A18">
            <w:pPr>
              <w:jc w:val="both"/>
              <w:rPr>
                <w:rFonts w:eastAsia="Times New Roman" w:cs="Times New Roman"/>
                <w:color w:val="000000"/>
                <w:sz w:val="20"/>
                <w:szCs w:val="20"/>
                <w:lang w:val="es-CO" w:eastAsia="es-CO"/>
              </w:rPr>
            </w:pPr>
            <w:r w:rsidRPr="0024306C">
              <w:rPr>
                <w:rFonts w:eastAsia="Times New Roman" w:cs="Times New Roman"/>
                <w:color w:val="000000"/>
                <w:sz w:val="20"/>
                <w:szCs w:val="20"/>
                <w:lang w:val="es-CO" w:eastAsia="es-CO"/>
              </w:rPr>
              <w:lastRenderedPageBreak/>
              <w:t>Dificultades en resolución de identidad / integración MPI</w:t>
            </w:r>
          </w:p>
        </w:tc>
        <w:tc>
          <w:tcPr>
            <w:tcW w:w="1987" w:type="dxa"/>
            <w:noWrap/>
            <w:hideMark/>
          </w:tcPr>
          <w:p w14:paraId="0C23CE47" w14:textId="77777777" w:rsidR="00D256EF" w:rsidRPr="00B1475A" w:rsidRDefault="009C0B53" w:rsidP="00350A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Media</w:t>
            </w:r>
          </w:p>
        </w:tc>
        <w:tc>
          <w:tcPr>
            <w:tcW w:w="3835" w:type="dxa"/>
            <w:hideMark/>
          </w:tcPr>
          <w:p w14:paraId="54AD416C" w14:textId="5C9DE600" w:rsidR="00D256EF" w:rsidRPr="00B1475A" w:rsidRDefault="009C0B53" w:rsidP="00BA2A1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Validación temprana de identificadores, análisis de cobertura y calidad, pruebas tempranas de integración con MPI y definición de reglas para excepciones.</w:t>
            </w:r>
          </w:p>
        </w:tc>
      </w:tr>
      <w:tr w:rsidR="004B0C30" w:rsidRPr="00266C86" w14:paraId="4C47D7B7" w14:textId="77777777" w:rsidTr="07D8104C">
        <w:trPr>
          <w:trHeight w:val="900"/>
        </w:trPr>
        <w:tc>
          <w:tcPr>
            <w:cnfStyle w:val="001000000000" w:firstRow="0" w:lastRow="0" w:firstColumn="1" w:lastColumn="0" w:oddVBand="0" w:evenVBand="0" w:oddHBand="0" w:evenHBand="0" w:firstRowFirstColumn="0" w:firstRowLastColumn="0" w:lastRowFirstColumn="0" w:lastRowLastColumn="0"/>
            <w:tcW w:w="4104" w:type="dxa"/>
            <w:noWrap/>
            <w:hideMark/>
          </w:tcPr>
          <w:p w14:paraId="2BB14DA4" w14:textId="308D8403" w:rsidR="00D256EF" w:rsidRPr="0024306C" w:rsidRDefault="009C0B53" w:rsidP="00BA2A18">
            <w:pPr>
              <w:jc w:val="both"/>
              <w:rPr>
                <w:rFonts w:eastAsia="Times New Roman" w:cs="Times New Roman"/>
                <w:color w:val="000000"/>
                <w:sz w:val="20"/>
                <w:szCs w:val="20"/>
                <w:lang w:val="es-CO" w:eastAsia="es-CO"/>
              </w:rPr>
            </w:pPr>
            <w:r w:rsidRPr="0024306C">
              <w:rPr>
                <w:rFonts w:eastAsia="Times New Roman" w:cs="Times New Roman"/>
                <w:color w:val="000000"/>
                <w:sz w:val="20"/>
                <w:szCs w:val="20"/>
                <w:lang w:val="es-CO" w:eastAsia="es-CO"/>
              </w:rPr>
              <w:t>Complejidad de homologación terminológica</w:t>
            </w:r>
          </w:p>
        </w:tc>
        <w:tc>
          <w:tcPr>
            <w:tcW w:w="1987" w:type="dxa"/>
            <w:noWrap/>
            <w:hideMark/>
          </w:tcPr>
          <w:p w14:paraId="4BFC4C7E" w14:textId="77777777" w:rsidR="00D256EF" w:rsidRPr="00B1475A" w:rsidRDefault="009C0B53" w:rsidP="00350A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Media</w:t>
            </w:r>
          </w:p>
        </w:tc>
        <w:tc>
          <w:tcPr>
            <w:tcW w:w="3835" w:type="dxa"/>
            <w:hideMark/>
          </w:tcPr>
          <w:p w14:paraId="290F554B" w14:textId="400E4427" w:rsidR="00D256EF" w:rsidRPr="00B1475A" w:rsidRDefault="009C0B53" w:rsidP="00BA2A18">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Inventario temprano de terminologías, priorización de vocabularios, definición de mappings, participación de expertos clínicos y validación progresiva de homologaciones.</w:t>
            </w:r>
          </w:p>
        </w:tc>
      </w:tr>
      <w:tr w:rsidR="004B0C30" w:rsidRPr="00266C86" w14:paraId="4A3E231F" w14:textId="77777777" w:rsidTr="07D8104C">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4104" w:type="dxa"/>
            <w:noWrap/>
            <w:hideMark/>
          </w:tcPr>
          <w:p w14:paraId="7B2B6D88" w14:textId="7E595691" w:rsidR="00D256EF" w:rsidRPr="0024306C" w:rsidRDefault="009C0B53" w:rsidP="00BA2A18">
            <w:pPr>
              <w:jc w:val="both"/>
              <w:rPr>
                <w:rFonts w:eastAsia="Times New Roman" w:cs="Times New Roman"/>
                <w:color w:val="000000"/>
                <w:sz w:val="20"/>
                <w:szCs w:val="20"/>
                <w:lang w:val="es-CO" w:eastAsia="es-CO"/>
              </w:rPr>
            </w:pPr>
            <w:r w:rsidRPr="0024306C">
              <w:rPr>
                <w:rFonts w:eastAsia="Times New Roman" w:cs="Times New Roman"/>
                <w:color w:val="000000"/>
                <w:sz w:val="20"/>
                <w:szCs w:val="20"/>
                <w:lang w:val="es-CO" w:eastAsia="es-CO"/>
              </w:rPr>
              <w:t>Dependencia de disponibilidad del Servidor Terminológico</w:t>
            </w:r>
          </w:p>
        </w:tc>
        <w:tc>
          <w:tcPr>
            <w:tcW w:w="1987" w:type="dxa"/>
            <w:noWrap/>
            <w:hideMark/>
          </w:tcPr>
          <w:p w14:paraId="4C15E361" w14:textId="77777777" w:rsidR="00D256EF" w:rsidRPr="00B1475A" w:rsidRDefault="009C0B53" w:rsidP="00350A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Alta</w:t>
            </w:r>
          </w:p>
        </w:tc>
        <w:tc>
          <w:tcPr>
            <w:tcW w:w="3835" w:type="dxa"/>
            <w:hideMark/>
          </w:tcPr>
          <w:p w14:paraId="7EC0EC82" w14:textId="445B070A" w:rsidR="00D256EF" w:rsidRPr="00B1475A" w:rsidRDefault="009C0B53" w:rsidP="00BA2A1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Construcción incremental de capacidades v1, priorización de servicios críticos para FHIR/OMOP y validación temprana de APIs, vocabularios y mappings.</w:t>
            </w:r>
          </w:p>
        </w:tc>
      </w:tr>
      <w:tr w:rsidR="004B0C30" w:rsidRPr="00266C86" w14:paraId="35E8D481" w14:textId="77777777" w:rsidTr="07D8104C">
        <w:trPr>
          <w:trHeight w:val="900"/>
        </w:trPr>
        <w:tc>
          <w:tcPr>
            <w:cnfStyle w:val="001000000000" w:firstRow="0" w:lastRow="0" w:firstColumn="1" w:lastColumn="0" w:oddVBand="0" w:evenVBand="0" w:oddHBand="0" w:evenHBand="0" w:firstRowFirstColumn="0" w:firstRowLastColumn="0" w:lastRowFirstColumn="0" w:lastRowLastColumn="0"/>
            <w:tcW w:w="4104" w:type="dxa"/>
            <w:noWrap/>
            <w:hideMark/>
          </w:tcPr>
          <w:p w14:paraId="4CD64BAE" w14:textId="77777777" w:rsidR="00D256EF" w:rsidRPr="0024306C" w:rsidRDefault="009C0B53" w:rsidP="00BA2A18">
            <w:pPr>
              <w:jc w:val="both"/>
              <w:rPr>
                <w:rFonts w:eastAsia="Times New Roman" w:cs="Times New Roman"/>
                <w:color w:val="000000"/>
                <w:sz w:val="20"/>
                <w:szCs w:val="20"/>
                <w:lang w:val="es-CO" w:eastAsia="es-CO"/>
              </w:rPr>
            </w:pPr>
            <w:r w:rsidRPr="0024306C">
              <w:rPr>
                <w:rFonts w:eastAsia="Times New Roman" w:cs="Times New Roman"/>
                <w:color w:val="000000"/>
                <w:sz w:val="20"/>
                <w:szCs w:val="20"/>
                <w:lang w:val="es-CO" w:eastAsia="es-CO"/>
              </w:rPr>
              <w:t>Brechas entre información disponible y requerimientos OMOP</w:t>
            </w:r>
          </w:p>
        </w:tc>
        <w:tc>
          <w:tcPr>
            <w:tcW w:w="1987" w:type="dxa"/>
            <w:noWrap/>
            <w:hideMark/>
          </w:tcPr>
          <w:p w14:paraId="54222FDF" w14:textId="77777777" w:rsidR="00D256EF" w:rsidRPr="00B1475A" w:rsidRDefault="009C0B53" w:rsidP="00350A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Alta</w:t>
            </w:r>
          </w:p>
        </w:tc>
        <w:tc>
          <w:tcPr>
            <w:tcW w:w="3835" w:type="dxa"/>
            <w:hideMark/>
          </w:tcPr>
          <w:p w14:paraId="3E9359CD" w14:textId="77777777" w:rsidR="00D256EF" w:rsidRPr="00B1475A" w:rsidRDefault="009C0B53" w:rsidP="00BA2A18">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Gap analysis temprano Fuente/FHIR→OMOP, priorización de dominios OMOP, identificación de campos obligatorios y documentación de brechas y alternativas.</w:t>
            </w:r>
          </w:p>
        </w:tc>
      </w:tr>
      <w:tr w:rsidR="004B0C30" w:rsidRPr="00266C86" w14:paraId="6AD72D64" w14:textId="77777777" w:rsidTr="07D8104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104" w:type="dxa"/>
            <w:noWrap/>
            <w:hideMark/>
          </w:tcPr>
          <w:p w14:paraId="402D3A32" w14:textId="77777777" w:rsidR="00D256EF" w:rsidRPr="0024306C" w:rsidRDefault="009C0B53" w:rsidP="00BA2A18">
            <w:pPr>
              <w:jc w:val="both"/>
              <w:rPr>
                <w:rFonts w:eastAsia="Times New Roman" w:cs="Times New Roman"/>
                <w:color w:val="000000"/>
                <w:sz w:val="20"/>
                <w:szCs w:val="20"/>
                <w:lang w:val="es-CO" w:eastAsia="es-CO"/>
              </w:rPr>
            </w:pPr>
            <w:r w:rsidRPr="0024306C">
              <w:rPr>
                <w:rFonts w:eastAsia="Times New Roman" w:cs="Times New Roman"/>
                <w:color w:val="000000"/>
                <w:sz w:val="20"/>
                <w:szCs w:val="20"/>
                <w:lang w:val="es-CO" w:eastAsia="es-CO"/>
              </w:rPr>
              <w:t>Indefinición de ownership y gobierno</w:t>
            </w:r>
          </w:p>
        </w:tc>
        <w:tc>
          <w:tcPr>
            <w:tcW w:w="1987" w:type="dxa"/>
            <w:noWrap/>
            <w:hideMark/>
          </w:tcPr>
          <w:p w14:paraId="221E6822" w14:textId="77777777" w:rsidR="00D256EF" w:rsidRPr="00B1475A" w:rsidRDefault="009C0B53" w:rsidP="00350A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Alta</w:t>
            </w:r>
          </w:p>
        </w:tc>
        <w:tc>
          <w:tcPr>
            <w:tcW w:w="3835" w:type="dxa"/>
            <w:hideMark/>
          </w:tcPr>
          <w:p w14:paraId="038D9D46" w14:textId="7329E8F7" w:rsidR="00D256EF" w:rsidRPr="00B1475A" w:rsidRDefault="009C0B53" w:rsidP="00BA2A1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Definición de RACI, Data Owners/Stewards, responsables por dominio, criterios MAGI, mecanismos de decisión y escalamiento.</w:t>
            </w:r>
          </w:p>
        </w:tc>
      </w:tr>
      <w:tr w:rsidR="004B0C30" w:rsidRPr="00266C86" w14:paraId="7EB0D85E" w14:textId="77777777" w:rsidTr="07D8104C">
        <w:trPr>
          <w:trHeight w:val="600"/>
        </w:trPr>
        <w:tc>
          <w:tcPr>
            <w:cnfStyle w:val="001000000000" w:firstRow="0" w:lastRow="0" w:firstColumn="1" w:lastColumn="0" w:oddVBand="0" w:evenVBand="0" w:oddHBand="0" w:evenHBand="0" w:firstRowFirstColumn="0" w:firstRowLastColumn="0" w:lastRowFirstColumn="0" w:lastRowLastColumn="0"/>
            <w:tcW w:w="4104" w:type="dxa"/>
            <w:noWrap/>
            <w:hideMark/>
          </w:tcPr>
          <w:p w14:paraId="5BF5408D" w14:textId="29DB3FDF" w:rsidR="00D256EF" w:rsidRPr="0024306C" w:rsidRDefault="009C0B53" w:rsidP="00BA2A18">
            <w:pPr>
              <w:jc w:val="both"/>
              <w:rPr>
                <w:rFonts w:eastAsia="Times New Roman" w:cs="Times New Roman"/>
                <w:color w:val="000000"/>
                <w:sz w:val="20"/>
                <w:szCs w:val="20"/>
                <w:lang w:val="es-CO" w:eastAsia="es-CO"/>
              </w:rPr>
            </w:pPr>
            <w:r w:rsidRPr="0024306C">
              <w:rPr>
                <w:rFonts w:eastAsia="Times New Roman" w:cs="Times New Roman"/>
                <w:color w:val="000000"/>
                <w:sz w:val="20"/>
                <w:szCs w:val="20"/>
                <w:lang w:val="es-CO" w:eastAsia="es-CO"/>
              </w:rPr>
              <w:t>Disponibilidad limitada de expertos clínicos y de negocio</w:t>
            </w:r>
          </w:p>
        </w:tc>
        <w:tc>
          <w:tcPr>
            <w:tcW w:w="1987" w:type="dxa"/>
            <w:noWrap/>
            <w:hideMark/>
          </w:tcPr>
          <w:p w14:paraId="6ABA385D" w14:textId="77777777" w:rsidR="00D256EF" w:rsidRPr="00B1475A" w:rsidRDefault="009C0B53" w:rsidP="00350A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Alta</w:t>
            </w:r>
          </w:p>
        </w:tc>
        <w:tc>
          <w:tcPr>
            <w:tcW w:w="3835" w:type="dxa"/>
            <w:hideMark/>
          </w:tcPr>
          <w:p w14:paraId="05112B25" w14:textId="5B2E1677" w:rsidR="00D256EF" w:rsidRPr="00B1475A" w:rsidRDefault="009C0B53" w:rsidP="00BA2A18">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Calendario anticipado de validaciones, responsables principales y suplentes, criterios de decisión y sesiones de trabajo planificadas.</w:t>
            </w:r>
          </w:p>
        </w:tc>
      </w:tr>
      <w:tr w:rsidR="004B0C30" w:rsidRPr="00266C86" w14:paraId="0864C740" w14:textId="77777777" w:rsidTr="07D8104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104" w:type="dxa"/>
            <w:noWrap/>
            <w:hideMark/>
          </w:tcPr>
          <w:p w14:paraId="61699B9D" w14:textId="77777777" w:rsidR="00D256EF" w:rsidRPr="0024306C" w:rsidRDefault="009C0B53" w:rsidP="00BA2A18">
            <w:pPr>
              <w:jc w:val="both"/>
              <w:rPr>
                <w:rFonts w:eastAsia="Times New Roman" w:cs="Times New Roman"/>
                <w:color w:val="000000"/>
                <w:sz w:val="20"/>
                <w:szCs w:val="20"/>
                <w:lang w:val="es-CO" w:eastAsia="es-CO"/>
              </w:rPr>
            </w:pPr>
            <w:r w:rsidRPr="0024306C">
              <w:rPr>
                <w:rFonts w:eastAsia="Times New Roman" w:cs="Times New Roman"/>
                <w:color w:val="000000"/>
                <w:sz w:val="20"/>
                <w:szCs w:val="20"/>
                <w:lang w:val="es-CO" w:eastAsia="es-CO"/>
              </w:rPr>
              <w:t>Cambios frecuentes de alcance o priorización</w:t>
            </w:r>
          </w:p>
        </w:tc>
        <w:tc>
          <w:tcPr>
            <w:tcW w:w="1987" w:type="dxa"/>
            <w:noWrap/>
            <w:hideMark/>
          </w:tcPr>
          <w:p w14:paraId="2B83AD7A" w14:textId="77777777" w:rsidR="00D256EF" w:rsidRPr="00B1475A" w:rsidRDefault="009C0B53" w:rsidP="00350A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Media</w:t>
            </w:r>
          </w:p>
        </w:tc>
        <w:tc>
          <w:tcPr>
            <w:tcW w:w="3835" w:type="dxa"/>
            <w:hideMark/>
          </w:tcPr>
          <w:p w14:paraId="75A2FA2F" w14:textId="77777777" w:rsidR="00D256EF" w:rsidRPr="00B1475A" w:rsidRDefault="009C0B53" w:rsidP="00BA2A1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Backlog priorizado, baseline de alcance, criterios Go/Next y proceso formal de control de cambios con análisis de impacto.</w:t>
            </w:r>
          </w:p>
        </w:tc>
      </w:tr>
      <w:tr w:rsidR="004B0C30" w:rsidRPr="00266C86" w14:paraId="6AA98061" w14:textId="77777777" w:rsidTr="07D8104C">
        <w:trPr>
          <w:trHeight w:val="900"/>
        </w:trPr>
        <w:tc>
          <w:tcPr>
            <w:cnfStyle w:val="001000000000" w:firstRow="0" w:lastRow="0" w:firstColumn="1" w:lastColumn="0" w:oddVBand="0" w:evenVBand="0" w:oddHBand="0" w:evenHBand="0" w:firstRowFirstColumn="0" w:firstRowLastColumn="0" w:lastRowFirstColumn="0" w:lastRowLastColumn="0"/>
            <w:tcW w:w="4104" w:type="dxa"/>
            <w:noWrap/>
            <w:hideMark/>
          </w:tcPr>
          <w:p w14:paraId="1D3CA490" w14:textId="77777777" w:rsidR="00D256EF" w:rsidRPr="0024306C" w:rsidRDefault="009C0B53" w:rsidP="00BA2A18">
            <w:pPr>
              <w:jc w:val="both"/>
              <w:rPr>
                <w:rFonts w:eastAsia="Times New Roman" w:cs="Times New Roman"/>
                <w:color w:val="000000"/>
                <w:sz w:val="20"/>
                <w:szCs w:val="20"/>
                <w:lang w:val="es-CO" w:eastAsia="es-CO"/>
              </w:rPr>
            </w:pPr>
            <w:r w:rsidRPr="0024306C">
              <w:rPr>
                <w:rFonts w:eastAsia="Times New Roman" w:cs="Times New Roman"/>
                <w:color w:val="000000"/>
                <w:sz w:val="20"/>
                <w:szCs w:val="20"/>
                <w:lang w:val="es-CO" w:eastAsia="es-CO"/>
              </w:rPr>
              <w:t>Ambientes o infraestructura no disponibles oportunamente</w:t>
            </w:r>
          </w:p>
        </w:tc>
        <w:tc>
          <w:tcPr>
            <w:tcW w:w="1987" w:type="dxa"/>
            <w:noWrap/>
            <w:hideMark/>
          </w:tcPr>
          <w:p w14:paraId="3A81F8A3" w14:textId="77777777" w:rsidR="00D256EF" w:rsidRPr="00B1475A" w:rsidRDefault="009C0B53" w:rsidP="00350A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Alta</w:t>
            </w:r>
          </w:p>
        </w:tc>
        <w:tc>
          <w:tcPr>
            <w:tcW w:w="3835" w:type="dxa"/>
            <w:hideMark/>
          </w:tcPr>
          <w:p w14:paraId="272C5444" w14:textId="1220C5E0" w:rsidR="00D256EF" w:rsidRPr="00B1475A" w:rsidRDefault="009C0B53" w:rsidP="00BA2A18">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Definición temprana de requerimientos de ambientes, servicios cloud, redes, permisos y capacidad; seguimiento como dependencias del camino crítico.</w:t>
            </w:r>
          </w:p>
        </w:tc>
      </w:tr>
      <w:tr w:rsidR="004B0C30" w:rsidRPr="00266C86" w14:paraId="273C9A71" w14:textId="77777777" w:rsidTr="07D8104C">
        <w:trPr>
          <w:cnfStyle w:val="000000100000" w:firstRow="0" w:lastRow="0" w:firstColumn="0" w:lastColumn="0" w:oddVBand="0" w:evenVBand="0" w:oddHBand="1" w:evenHBand="0" w:firstRowFirstColumn="0" w:firstRowLastColumn="0" w:lastRowFirstColumn="0" w:lastRowLastColumn="0"/>
          <w:trHeight w:val="1530"/>
        </w:trPr>
        <w:tc>
          <w:tcPr>
            <w:cnfStyle w:val="001000000000" w:firstRow="0" w:lastRow="0" w:firstColumn="1" w:lastColumn="0" w:oddVBand="0" w:evenVBand="0" w:oddHBand="0" w:evenHBand="0" w:firstRowFirstColumn="0" w:firstRowLastColumn="0" w:lastRowFirstColumn="0" w:lastRowLastColumn="0"/>
            <w:tcW w:w="4104" w:type="dxa"/>
            <w:noWrap/>
            <w:hideMark/>
          </w:tcPr>
          <w:p w14:paraId="7536A3EB" w14:textId="77777777" w:rsidR="00350A17" w:rsidRPr="0024306C" w:rsidRDefault="009C0B53" w:rsidP="00BA2A18">
            <w:pPr>
              <w:jc w:val="both"/>
              <w:rPr>
                <w:rFonts w:eastAsia="Times New Roman" w:cs="Times New Roman"/>
                <w:color w:val="000000"/>
                <w:sz w:val="20"/>
                <w:szCs w:val="20"/>
                <w:lang w:val="es-CO" w:eastAsia="es-CO"/>
              </w:rPr>
            </w:pPr>
            <w:r w:rsidRPr="0024306C">
              <w:rPr>
                <w:rFonts w:eastAsia="Times New Roman" w:cs="Times New Roman"/>
                <w:color w:val="000000"/>
                <w:sz w:val="20"/>
                <w:szCs w:val="20"/>
                <w:lang w:val="es-CO" w:eastAsia="es-CO"/>
              </w:rPr>
              <w:t>Retrasos en decisiones o</w:t>
            </w:r>
          </w:p>
          <w:p w14:paraId="03AEF49D" w14:textId="4D481F1E" w:rsidR="00350A17" w:rsidRPr="0024306C" w:rsidRDefault="009C0B53" w:rsidP="00BA2A18">
            <w:pPr>
              <w:jc w:val="both"/>
              <w:rPr>
                <w:rFonts w:eastAsia="Times New Roman" w:cs="Times New Roman"/>
                <w:color w:val="000000"/>
                <w:sz w:val="20"/>
                <w:szCs w:val="20"/>
                <w:lang w:val="es-CO" w:eastAsia="es-CO"/>
              </w:rPr>
            </w:pPr>
            <w:r w:rsidRPr="0024306C">
              <w:rPr>
                <w:rFonts w:eastAsia="Times New Roman" w:cs="Times New Roman"/>
                <w:color w:val="000000"/>
                <w:sz w:val="20"/>
                <w:szCs w:val="20"/>
                <w:lang w:val="es-CO" w:eastAsia="es-CO"/>
              </w:rPr>
              <w:t xml:space="preserve"> </w:t>
            </w:r>
            <w:r w:rsidR="00350A17" w:rsidRPr="0024306C">
              <w:rPr>
                <w:rFonts w:eastAsia="Times New Roman" w:cs="Times New Roman"/>
                <w:color w:val="000000"/>
                <w:sz w:val="20"/>
                <w:szCs w:val="20"/>
                <w:lang w:val="es-CO" w:eastAsia="es-CO"/>
              </w:rPr>
              <w:t>A</w:t>
            </w:r>
            <w:r w:rsidRPr="0024306C">
              <w:rPr>
                <w:rFonts w:eastAsia="Times New Roman" w:cs="Times New Roman"/>
                <w:color w:val="000000"/>
                <w:sz w:val="20"/>
                <w:szCs w:val="20"/>
                <w:lang w:val="es-CO" w:eastAsia="es-CO"/>
              </w:rPr>
              <w:t>probaci</w:t>
            </w:r>
            <w:r w:rsidR="006440B2">
              <w:rPr>
                <w:rFonts w:eastAsia="Times New Roman" w:cs="Times New Roman"/>
                <w:color w:val="000000"/>
                <w:sz w:val="20"/>
                <w:szCs w:val="20"/>
                <w:lang w:val="es-CO" w:eastAsia="es-CO"/>
              </w:rPr>
              <w:t>ón</w:t>
            </w:r>
          </w:p>
        </w:tc>
        <w:tc>
          <w:tcPr>
            <w:tcW w:w="1987" w:type="dxa"/>
            <w:noWrap/>
            <w:hideMark/>
          </w:tcPr>
          <w:p w14:paraId="69EAE9AC" w14:textId="77777777" w:rsidR="00D256EF" w:rsidRPr="00B1475A" w:rsidRDefault="009C0B53" w:rsidP="00350A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Media</w:t>
            </w:r>
          </w:p>
        </w:tc>
        <w:tc>
          <w:tcPr>
            <w:tcW w:w="3835" w:type="dxa"/>
            <w:hideMark/>
          </w:tcPr>
          <w:p w14:paraId="0762BB5B" w14:textId="0F254162" w:rsidR="00350A17" w:rsidRDefault="009C0B53" w:rsidP="00BA2A1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0"/>
                <w:szCs w:val="20"/>
                <w:lang w:val="es-CO" w:eastAsia="es-CO"/>
              </w:rPr>
            </w:pPr>
            <w:r w:rsidRPr="00B1475A">
              <w:rPr>
                <w:rFonts w:eastAsia="Times New Roman" w:cs="Times New Roman"/>
                <w:color w:val="000000" w:themeColor="text1"/>
                <w:sz w:val="20"/>
                <w:szCs w:val="20"/>
                <w:lang w:val="es-CO" w:eastAsia="es-CO"/>
              </w:rPr>
              <w:t>Definir responsables de aprobación, ventanas de validación, criterios de aceptación y mecanismo de escalamiento para decisiones críticas.</w:t>
            </w:r>
          </w:p>
          <w:p w14:paraId="741365FD" w14:textId="6311C02D" w:rsidR="00350A17" w:rsidRPr="00B1475A" w:rsidRDefault="00350A17" w:rsidP="00BA2A1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p>
        </w:tc>
      </w:tr>
    </w:tbl>
    <w:p w14:paraId="201C16B6" w14:textId="1B841CCF" w:rsidR="00336C38" w:rsidRDefault="00AC6B57" w:rsidP="00336C38">
      <w:pPr>
        <w:pStyle w:val="Ttulo2"/>
        <w:numPr>
          <w:ilvl w:val="0"/>
          <w:numId w:val="0"/>
        </w:numPr>
        <w:ind w:left="567"/>
      </w:pPr>
      <w:r>
        <w:br w:type="page"/>
      </w:r>
    </w:p>
    <w:p w14:paraId="7E377898" w14:textId="77777777" w:rsidR="00336C38" w:rsidRPr="00336C38" w:rsidRDefault="00336C38" w:rsidP="00336C38">
      <w:pPr>
        <w:rPr>
          <w:lang w:val="es-CO"/>
        </w:rPr>
      </w:pPr>
    </w:p>
    <w:p w14:paraId="0BA36547" w14:textId="0FC7D6E0" w:rsidR="021250C1" w:rsidRPr="00032752" w:rsidRDefault="009C0B53" w:rsidP="00750DCB">
      <w:pPr>
        <w:pStyle w:val="Ttulo2"/>
      </w:pPr>
      <w:bookmarkStart w:id="692" w:name="_Toc240576192"/>
      <w:commentRangeStart w:id="693"/>
      <w:commentRangeStart w:id="694"/>
      <w:commentRangeStart w:id="695"/>
      <w:r w:rsidRPr="00032752">
        <w:t>Plataforma Federada de Inteligencia en Salud - AlejandrIA</w:t>
      </w:r>
      <w:bookmarkEnd w:id="692"/>
      <w:commentRangeEnd w:id="693"/>
      <w:r w:rsidR="0029565E" w:rsidRPr="00032752">
        <w:rPr>
          <w:rStyle w:val="Refdecomentario"/>
          <w:sz w:val="20"/>
          <w:szCs w:val="20"/>
        </w:rPr>
        <w:commentReference w:id="693"/>
      </w:r>
      <w:commentRangeEnd w:id="694"/>
      <w:r w:rsidRPr="00032752">
        <w:rPr>
          <w:rStyle w:val="Refdecomentario"/>
          <w:sz w:val="20"/>
          <w:szCs w:val="20"/>
        </w:rPr>
        <w:commentReference w:id="694"/>
      </w:r>
      <w:commentRangeEnd w:id="695"/>
      <w:r w:rsidRPr="00032752">
        <w:rPr>
          <w:rStyle w:val="Refdecomentario"/>
          <w:sz w:val="20"/>
          <w:szCs w:val="20"/>
        </w:rPr>
        <w:commentReference w:id="695"/>
      </w:r>
    </w:p>
    <w:p w14:paraId="53C2DDA4" w14:textId="4D5F7B74" w:rsidR="2453D7D5" w:rsidRPr="00B1475A" w:rsidRDefault="2453D7D5" w:rsidP="00BA2A18">
      <w:pPr>
        <w:jc w:val="both"/>
        <w:rPr>
          <w:sz w:val="20"/>
          <w:szCs w:val="20"/>
          <w:lang w:val="es-CO"/>
        </w:rPr>
      </w:pPr>
    </w:p>
    <w:tbl>
      <w:tblPr>
        <w:tblStyle w:val="Sombreadoclaro"/>
        <w:tblW w:w="8828" w:type="dxa"/>
        <w:tblLook w:val="0600" w:firstRow="0" w:lastRow="0" w:firstColumn="0" w:lastColumn="0" w:noHBand="1" w:noVBand="1"/>
      </w:tblPr>
      <w:tblGrid>
        <w:gridCol w:w="1935"/>
        <w:gridCol w:w="897"/>
        <w:gridCol w:w="5996"/>
      </w:tblGrid>
      <w:tr w:rsidR="004B0C30" w14:paraId="49EA2BC5" w14:textId="77777777" w:rsidTr="44DBB114">
        <w:trPr>
          <w:trHeight w:val="300"/>
        </w:trPr>
        <w:tc>
          <w:tcPr>
            <w:tcW w:w="1935" w:type="dxa"/>
          </w:tcPr>
          <w:p w14:paraId="587E7FA4" w14:textId="3FC89388" w:rsidR="2453D7D5" w:rsidRPr="0024306C" w:rsidRDefault="009C0B53" w:rsidP="48F1E021">
            <w:pPr>
              <w:rPr>
                <w:rFonts w:eastAsia="Times New Roman" w:cs="Times New Roman"/>
                <w:sz w:val="20"/>
                <w:szCs w:val="20"/>
                <w:lang w:val="es-CO" w:eastAsia="es-CO"/>
              </w:rPr>
            </w:pPr>
            <w:r w:rsidRPr="0024306C">
              <w:rPr>
                <w:b/>
                <w:sz w:val="20"/>
                <w:szCs w:val="20"/>
                <w:lang w:val="es-CO" w:eastAsia="es-CO"/>
              </w:rPr>
              <w:t>Decisiones bloqueantes no tomadas antes del inicio</w:t>
            </w:r>
          </w:p>
        </w:tc>
        <w:tc>
          <w:tcPr>
            <w:tcW w:w="897" w:type="dxa"/>
          </w:tcPr>
          <w:p w14:paraId="3D2E8BC4" w14:textId="4628F97E" w:rsidR="6B988806" w:rsidRPr="00B1475A" w:rsidRDefault="009C0B53" w:rsidP="00941386">
            <w:pPr>
              <w:jc w:val="center"/>
              <w:rPr>
                <w:sz w:val="20"/>
                <w:szCs w:val="20"/>
              </w:rPr>
            </w:pPr>
            <w:r w:rsidRPr="00B1475A">
              <w:rPr>
                <w:sz w:val="20"/>
                <w:szCs w:val="20"/>
                <w:lang w:eastAsia="es-CO"/>
              </w:rPr>
              <w:t>Alta</w:t>
            </w:r>
          </w:p>
        </w:tc>
        <w:tc>
          <w:tcPr>
            <w:tcW w:w="5996" w:type="dxa"/>
          </w:tcPr>
          <w:p w14:paraId="136AD0C6" w14:textId="242977CD" w:rsidR="2453D7D5" w:rsidRPr="00B1475A" w:rsidRDefault="009C0B53" w:rsidP="00BA2A18">
            <w:pPr>
              <w:jc w:val="both"/>
              <w:rPr>
                <w:rFonts w:eastAsia="Times New Roman" w:cs="Times New Roman"/>
                <w:sz w:val="20"/>
                <w:szCs w:val="20"/>
                <w:lang w:eastAsia="es-CO"/>
              </w:rPr>
            </w:pPr>
            <w:r w:rsidRPr="00B1475A">
              <w:rPr>
                <w:sz w:val="20"/>
                <w:szCs w:val="20"/>
                <w:lang w:val="es-CO" w:eastAsia="es-CO"/>
              </w:rPr>
              <w:t xml:space="preserve">El nivel de dato permitido en PHM y RWE, el umbral de divulgación y la política de persistencia de datos son decisiones de negocio, legal y privacidad que deben estar formalizadas antes de que el equipo técnico pueda comprometer el diseño final. </w:t>
            </w:r>
            <w:r w:rsidRPr="00B1475A">
              <w:rPr>
                <w:sz w:val="20"/>
                <w:szCs w:val="20"/>
                <w:lang w:eastAsia="es-CO"/>
              </w:rPr>
              <w:t>Sin ellas, componentes clave no pueden cerrarse.</w:t>
            </w:r>
          </w:p>
        </w:tc>
      </w:tr>
      <w:tr w:rsidR="004B0C30" w:rsidRPr="00266C86" w14:paraId="6FBCBCCF" w14:textId="77777777" w:rsidTr="44DBB114">
        <w:trPr>
          <w:trHeight w:val="300"/>
        </w:trPr>
        <w:tc>
          <w:tcPr>
            <w:tcW w:w="1935" w:type="dxa"/>
          </w:tcPr>
          <w:p w14:paraId="2CB096CD" w14:textId="65703496" w:rsidR="2453D7D5" w:rsidRPr="0024306C" w:rsidRDefault="009C0B53" w:rsidP="48F1E021">
            <w:pPr>
              <w:rPr>
                <w:rFonts w:eastAsia="Times New Roman" w:cs="Times New Roman"/>
                <w:b/>
                <w:bCs/>
                <w:sz w:val="20"/>
                <w:szCs w:val="20"/>
                <w:lang w:val="es-CO" w:eastAsia="es-CO"/>
              </w:rPr>
            </w:pPr>
            <w:r w:rsidRPr="0024306C">
              <w:rPr>
                <w:b/>
                <w:bCs/>
                <w:sz w:val="20"/>
                <w:szCs w:val="20"/>
                <w:lang w:val="es-CO" w:eastAsia="es-CO"/>
              </w:rPr>
              <w:t>Licencias de plataforma no disponibles en fecha</w:t>
            </w:r>
          </w:p>
        </w:tc>
        <w:tc>
          <w:tcPr>
            <w:tcW w:w="897" w:type="dxa"/>
          </w:tcPr>
          <w:p w14:paraId="441ADD68" w14:textId="1BA757C8" w:rsidR="3484F3DD" w:rsidRPr="00B1475A" w:rsidRDefault="009C0B53" w:rsidP="00941386">
            <w:pPr>
              <w:jc w:val="center"/>
              <w:rPr>
                <w:sz w:val="20"/>
                <w:szCs w:val="20"/>
              </w:rPr>
            </w:pPr>
            <w:r w:rsidRPr="00B1475A">
              <w:rPr>
                <w:sz w:val="20"/>
                <w:szCs w:val="20"/>
                <w:lang w:eastAsia="es-CO"/>
              </w:rPr>
              <w:t>Baja</w:t>
            </w:r>
          </w:p>
        </w:tc>
        <w:tc>
          <w:tcPr>
            <w:tcW w:w="5996" w:type="dxa"/>
          </w:tcPr>
          <w:p w14:paraId="19FDA3F1" w14:textId="36FD0C4B" w:rsidR="2453D7D5" w:rsidRPr="00B1475A" w:rsidRDefault="009C0B53" w:rsidP="00BA2A18">
            <w:pPr>
              <w:jc w:val="both"/>
              <w:rPr>
                <w:rFonts w:eastAsia="Times New Roman" w:cs="Times New Roman"/>
                <w:sz w:val="20"/>
                <w:szCs w:val="20"/>
                <w:lang w:val="es-CO" w:eastAsia="es-CO"/>
              </w:rPr>
            </w:pPr>
            <w:r w:rsidRPr="00B1475A">
              <w:rPr>
                <w:sz w:val="20"/>
                <w:szCs w:val="20"/>
                <w:lang w:val="es-CO" w:eastAsia="es-CO"/>
              </w:rPr>
              <w:t>Apigee, Colab Enterprise y Security Command Center deben estar habilitados antes del Mes 1 y Mes 3 respectivamente. Un retraso en la aprobación o adquisición de licencias bloquea hitos del camino crítico sin que el equipo DA pueda compensarlo.</w:t>
            </w:r>
          </w:p>
        </w:tc>
      </w:tr>
      <w:tr w:rsidR="004B0C30" w:rsidRPr="00266C86" w14:paraId="0353C7DD" w14:textId="77777777" w:rsidTr="44DBB114">
        <w:trPr>
          <w:trHeight w:val="300"/>
        </w:trPr>
        <w:tc>
          <w:tcPr>
            <w:tcW w:w="1935" w:type="dxa"/>
          </w:tcPr>
          <w:p w14:paraId="3DFE4552" w14:textId="39F7CC02" w:rsidR="2453D7D5" w:rsidRPr="0024306C" w:rsidRDefault="009C0B53" w:rsidP="48F1E021">
            <w:pPr>
              <w:rPr>
                <w:rFonts w:eastAsia="Times New Roman" w:cs="Times New Roman"/>
                <w:b/>
                <w:bCs/>
                <w:sz w:val="20"/>
                <w:szCs w:val="20"/>
                <w:lang w:val="es-CO" w:eastAsia="es-CO"/>
              </w:rPr>
            </w:pPr>
            <w:r w:rsidRPr="0024306C">
              <w:rPr>
                <w:b/>
                <w:bCs/>
                <w:sz w:val="20"/>
                <w:szCs w:val="20"/>
                <w:lang w:val="es-CO" w:eastAsia="es-CO"/>
              </w:rPr>
              <w:t>Ambientes GCP no aprovisionados antes del Mes 2</w:t>
            </w:r>
          </w:p>
        </w:tc>
        <w:tc>
          <w:tcPr>
            <w:tcW w:w="897" w:type="dxa"/>
          </w:tcPr>
          <w:p w14:paraId="1D8DD6DC" w14:textId="4D6D505E" w:rsidR="356BC4DB" w:rsidRPr="00B1475A" w:rsidRDefault="009C0B53" w:rsidP="00941386">
            <w:pPr>
              <w:jc w:val="center"/>
              <w:rPr>
                <w:sz w:val="20"/>
                <w:szCs w:val="20"/>
              </w:rPr>
            </w:pPr>
            <w:r w:rsidRPr="00B1475A">
              <w:rPr>
                <w:sz w:val="20"/>
                <w:szCs w:val="20"/>
                <w:lang w:eastAsia="es-CO"/>
              </w:rPr>
              <w:t>Media</w:t>
            </w:r>
          </w:p>
          <w:p w14:paraId="38C7E049" w14:textId="4091F5A1" w:rsidR="2453D7D5" w:rsidRPr="00B1475A" w:rsidRDefault="2453D7D5" w:rsidP="00941386">
            <w:pPr>
              <w:jc w:val="center"/>
              <w:rPr>
                <w:sz w:val="20"/>
                <w:szCs w:val="20"/>
                <w:lang w:eastAsia="es-CO"/>
              </w:rPr>
            </w:pPr>
          </w:p>
        </w:tc>
        <w:tc>
          <w:tcPr>
            <w:tcW w:w="5996" w:type="dxa"/>
          </w:tcPr>
          <w:p w14:paraId="43BE83A8" w14:textId="61C9094C" w:rsidR="2453D7D5" w:rsidRPr="00B1475A" w:rsidRDefault="009C0B53" w:rsidP="00BA2A18">
            <w:pPr>
              <w:jc w:val="both"/>
              <w:rPr>
                <w:rFonts w:eastAsia="Times New Roman" w:cs="Times New Roman"/>
                <w:sz w:val="20"/>
                <w:szCs w:val="20"/>
                <w:lang w:val="es-CO" w:eastAsia="es-CO"/>
              </w:rPr>
            </w:pPr>
            <w:r w:rsidRPr="00B1475A">
              <w:rPr>
                <w:sz w:val="20"/>
                <w:szCs w:val="20"/>
                <w:lang w:val="es-CO" w:eastAsia="es-CO"/>
              </w:rPr>
              <w:t>Los proyectos de desarrollo y pruebas deben estar disponibles al inicio del Mes 2. Si SURA no los entrega en fecha, la implementación de plataforma, runtimes e identidad se desplaza en cascada y comprime los meses siguientes.</w:t>
            </w:r>
          </w:p>
        </w:tc>
      </w:tr>
      <w:tr w:rsidR="004B0C30" w:rsidRPr="00266C86" w14:paraId="3B624BC6" w14:textId="77777777" w:rsidTr="44DBB114">
        <w:trPr>
          <w:trHeight w:val="300"/>
        </w:trPr>
        <w:tc>
          <w:tcPr>
            <w:tcW w:w="1935" w:type="dxa"/>
          </w:tcPr>
          <w:p w14:paraId="03736031" w14:textId="4CD48C2F" w:rsidR="2453D7D5" w:rsidRPr="0024306C" w:rsidRDefault="009C0B53" w:rsidP="48F1E021">
            <w:pPr>
              <w:rPr>
                <w:rFonts w:eastAsia="Times New Roman" w:cs="Times New Roman"/>
                <w:b/>
                <w:bCs/>
                <w:sz w:val="20"/>
                <w:szCs w:val="20"/>
                <w:lang w:val="es-CO" w:eastAsia="es-CO"/>
              </w:rPr>
            </w:pPr>
            <w:r w:rsidRPr="0024306C">
              <w:rPr>
                <w:b/>
                <w:bCs/>
                <w:sz w:val="20"/>
                <w:szCs w:val="20"/>
                <w:lang w:val="es-CO" w:eastAsia="es-CO"/>
              </w:rPr>
              <w:t>Accesos IAM con tiempos de respuesta altos</w:t>
            </w:r>
          </w:p>
        </w:tc>
        <w:tc>
          <w:tcPr>
            <w:tcW w:w="897" w:type="dxa"/>
          </w:tcPr>
          <w:p w14:paraId="128203BA" w14:textId="135BF683" w:rsidR="0433D2F1" w:rsidRPr="00B1475A" w:rsidRDefault="009C0B53" w:rsidP="00941386">
            <w:pPr>
              <w:jc w:val="center"/>
              <w:rPr>
                <w:sz w:val="20"/>
                <w:szCs w:val="20"/>
              </w:rPr>
            </w:pPr>
            <w:r w:rsidRPr="00B1475A">
              <w:rPr>
                <w:sz w:val="20"/>
                <w:szCs w:val="20"/>
                <w:lang w:eastAsia="es-CO"/>
              </w:rPr>
              <w:t>Media</w:t>
            </w:r>
          </w:p>
        </w:tc>
        <w:tc>
          <w:tcPr>
            <w:tcW w:w="5996" w:type="dxa"/>
          </w:tcPr>
          <w:p w14:paraId="7448D751" w14:textId="49B9539F" w:rsidR="2453D7D5" w:rsidRPr="00B1475A" w:rsidRDefault="009C0B53" w:rsidP="00BA2A18">
            <w:pPr>
              <w:jc w:val="both"/>
              <w:rPr>
                <w:rFonts w:eastAsia="Times New Roman" w:cs="Times New Roman"/>
                <w:sz w:val="20"/>
                <w:szCs w:val="20"/>
                <w:lang w:val="es-CO" w:eastAsia="es-CO"/>
              </w:rPr>
            </w:pPr>
            <w:r w:rsidRPr="00B1475A">
              <w:rPr>
                <w:sz w:val="20"/>
                <w:szCs w:val="20"/>
                <w:lang w:val="es-CO" w:eastAsia="es-CO"/>
              </w:rPr>
              <w:t>El equipo DA requiere roles IAM mínimos en los tres ambientes para construir, desplegar y verificar cada componente. Demoras superiores a 2 días hábiles detienen directamente la ejecución del proyecto.</w:t>
            </w:r>
          </w:p>
        </w:tc>
      </w:tr>
      <w:tr w:rsidR="004B0C30" w:rsidRPr="00266C86" w14:paraId="4676880A" w14:textId="77777777" w:rsidTr="44DBB114">
        <w:trPr>
          <w:trHeight w:val="300"/>
        </w:trPr>
        <w:tc>
          <w:tcPr>
            <w:tcW w:w="1935" w:type="dxa"/>
          </w:tcPr>
          <w:p w14:paraId="1DDEB38B" w14:textId="07E4601B" w:rsidR="2453D7D5" w:rsidRPr="0024306C" w:rsidRDefault="009C0B53" w:rsidP="48F1E021">
            <w:pPr>
              <w:rPr>
                <w:rFonts w:eastAsia="Times New Roman" w:cs="Times New Roman"/>
                <w:b/>
                <w:bCs/>
                <w:sz w:val="20"/>
                <w:szCs w:val="20"/>
                <w:lang w:val="es-CO" w:eastAsia="es-CO"/>
              </w:rPr>
            </w:pPr>
            <w:r w:rsidRPr="0024306C">
              <w:rPr>
                <w:b/>
                <w:bCs/>
                <w:sz w:val="20"/>
                <w:szCs w:val="20"/>
                <w:lang w:val="es-CO" w:eastAsia="es-CO"/>
              </w:rPr>
              <w:t>Datos de prueba OMOP no entregados por SURA</w:t>
            </w:r>
          </w:p>
        </w:tc>
        <w:tc>
          <w:tcPr>
            <w:tcW w:w="897" w:type="dxa"/>
          </w:tcPr>
          <w:p w14:paraId="436F938E" w14:textId="32218BB0" w:rsidR="0D83E286" w:rsidRPr="00B1475A" w:rsidRDefault="009C0B53" w:rsidP="00941386">
            <w:pPr>
              <w:jc w:val="center"/>
              <w:rPr>
                <w:sz w:val="20"/>
                <w:szCs w:val="20"/>
              </w:rPr>
            </w:pPr>
            <w:r w:rsidRPr="00B1475A">
              <w:rPr>
                <w:sz w:val="20"/>
                <w:szCs w:val="20"/>
                <w:lang w:eastAsia="es-CO"/>
              </w:rPr>
              <w:t>Alta</w:t>
            </w:r>
          </w:p>
        </w:tc>
        <w:tc>
          <w:tcPr>
            <w:tcW w:w="5996" w:type="dxa"/>
          </w:tcPr>
          <w:p w14:paraId="5389708C" w14:textId="0E3907EB" w:rsidR="2453D7D5" w:rsidRPr="00F01594" w:rsidRDefault="009C0B53" w:rsidP="00BA2A18">
            <w:pPr>
              <w:jc w:val="both"/>
              <w:rPr>
                <w:rFonts w:eastAsia="Times New Roman" w:cs="Times New Roman"/>
                <w:sz w:val="20"/>
                <w:szCs w:val="20"/>
                <w:lang w:val="es-CO" w:eastAsia="es-CO"/>
              </w:rPr>
            </w:pPr>
            <w:commentRangeStart w:id="696"/>
            <w:commentRangeStart w:id="697"/>
            <w:commentRangeStart w:id="698"/>
            <w:commentRangeStart w:id="699"/>
            <w:r w:rsidRPr="00B1475A">
              <w:rPr>
                <w:sz w:val="20"/>
                <w:szCs w:val="20"/>
                <w:lang w:val="es-CO" w:eastAsia="es-CO"/>
              </w:rPr>
              <w:t xml:space="preserve">Sin un dataset OMOP anonimizado disponible antes del Mes 3, no es posible validar los flujos funcionales de PHM y RWE ni certificar la integración de los componentes analíticos. </w:t>
            </w:r>
            <w:r w:rsidRPr="00F01594">
              <w:rPr>
                <w:sz w:val="20"/>
                <w:szCs w:val="20"/>
                <w:lang w:val="es-CO" w:eastAsia="es-CO"/>
              </w:rPr>
              <w:t>Las pruebas de aceptación quedarían incompletas.</w:t>
            </w:r>
            <w:commentRangeEnd w:id="696"/>
            <w:r w:rsidR="00E026B4" w:rsidRPr="00F01594">
              <w:rPr>
                <w:rStyle w:val="Refdecomentario"/>
                <w:sz w:val="20"/>
                <w:szCs w:val="20"/>
                <w:lang w:val="es-CO" w:eastAsia="es-CO"/>
              </w:rPr>
              <w:commentReference w:id="696"/>
            </w:r>
            <w:commentRangeEnd w:id="697"/>
            <w:r w:rsidRPr="00F01594">
              <w:rPr>
                <w:rStyle w:val="Refdecomentario"/>
                <w:sz w:val="20"/>
                <w:szCs w:val="20"/>
                <w:lang w:val="es-CO" w:eastAsia="es-CO"/>
              </w:rPr>
              <w:commentReference w:id="697"/>
            </w:r>
            <w:commentRangeEnd w:id="698"/>
            <w:r w:rsidRPr="00F01594">
              <w:rPr>
                <w:rStyle w:val="Refdecomentario"/>
                <w:sz w:val="20"/>
                <w:szCs w:val="20"/>
                <w:lang w:val="es-CO" w:eastAsia="es-CO"/>
              </w:rPr>
              <w:commentReference w:id="698"/>
            </w:r>
            <w:commentRangeEnd w:id="699"/>
            <w:r w:rsidRPr="00F01594">
              <w:rPr>
                <w:rStyle w:val="Refdecomentario"/>
                <w:sz w:val="20"/>
                <w:szCs w:val="20"/>
                <w:lang w:val="es-CO" w:eastAsia="es-CO"/>
              </w:rPr>
              <w:commentReference w:id="699"/>
            </w:r>
            <w:r w:rsidR="006C4D17" w:rsidRPr="00F01594">
              <w:rPr>
                <w:sz w:val="20"/>
                <w:szCs w:val="20"/>
                <w:lang w:val="es-CO" w:eastAsia="es-CO"/>
              </w:rPr>
              <w:t xml:space="preserve"> SURA será responsable de habilitar oportunamente el acceso autorizado a los datos de referencia y de definir los lineamientos de privacidad aplicables; NTT DATA será responsable de implementar y aplicar los mecanismos de protección y preparación de dichos datos dentro del alcance del proyecto, así como de generar el dataset sintético OMOP requerido para las pruebas del MVP.</w:t>
            </w:r>
          </w:p>
        </w:tc>
      </w:tr>
      <w:tr w:rsidR="004B0C30" w:rsidRPr="00266C86" w14:paraId="27EA8610" w14:textId="77777777" w:rsidTr="44DBB114">
        <w:trPr>
          <w:trHeight w:val="300"/>
        </w:trPr>
        <w:tc>
          <w:tcPr>
            <w:tcW w:w="1935" w:type="dxa"/>
          </w:tcPr>
          <w:p w14:paraId="115693B1" w14:textId="3B015DA8" w:rsidR="2453D7D5" w:rsidRPr="00513610" w:rsidRDefault="009C0B53" w:rsidP="48F1E021">
            <w:pPr>
              <w:rPr>
                <w:rFonts w:eastAsia="Times New Roman" w:cs="Times New Roman"/>
                <w:b/>
                <w:sz w:val="20"/>
                <w:szCs w:val="20"/>
                <w:lang w:val="es-ES" w:eastAsia="es-CO"/>
              </w:rPr>
            </w:pPr>
            <w:r w:rsidRPr="00513610">
              <w:rPr>
                <w:b/>
                <w:sz w:val="20"/>
                <w:szCs w:val="20"/>
                <w:lang w:val="es-ES" w:eastAsia="es-CO"/>
              </w:rPr>
              <w:t>Interlocutores técnicos de SURA no disponibles</w:t>
            </w:r>
          </w:p>
        </w:tc>
        <w:tc>
          <w:tcPr>
            <w:tcW w:w="897" w:type="dxa"/>
          </w:tcPr>
          <w:p w14:paraId="3AEC582C" w14:textId="68496958" w:rsidR="60B70EB1" w:rsidRPr="00B1475A" w:rsidRDefault="009C0B53" w:rsidP="00941386">
            <w:pPr>
              <w:jc w:val="center"/>
              <w:rPr>
                <w:sz w:val="20"/>
                <w:szCs w:val="20"/>
              </w:rPr>
            </w:pPr>
            <w:r w:rsidRPr="00B1475A">
              <w:rPr>
                <w:sz w:val="20"/>
                <w:szCs w:val="20"/>
                <w:lang w:eastAsia="es-CO"/>
              </w:rPr>
              <w:t>Alta</w:t>
            </w:r>
          </w:p>
        </w:tc>
        <w:tc>
          <w:tcPr>
            <w:tcW w:w="5996" w:type="dxa"/>
          </w:tcPr>
          <w:p w14:paraId="778F16C9" w14:textId="0893AC77" w:rsidR="2453D7D5" w:rsidRPr="00B1475A" w:rsidRDefault="009C0B53" w:rsidP="00BA2A18">
            <w:pPr>
              <w:jc w:val="both"/>
              <w:rPr>
                <w:rFonts w:eastAsia="Times New Roman" w:cs="Times New Roman"/>
                <w:sz w:val="20"/>
                <w:szCs w:val="20"/>
                <w:lang w:val="es-CO" w:eastAsia="es-CO"/>
              </w:rPr>
            </w:pPr>
            <w:r w:rsidRPr="00B1475A">
              <w:rPr>
                <w:sz w:val="20"/>
                <w:szCs w:val="20"/>
                <w:lang w:val="es-CO" w:eastAsia="es-CO"/>
              </w:rPr>
              <w:t>Las decisiones de arquitectura, seguridad y gobierno corporativo requieren validación de contrapartes designadas por SURA en un plazo máximo de 3 días hábiles. Su falta de disponibilidad genera demoras en ADRs, aprobaciones de hitos y avance de fases.</w:t>
            </w:r>
          </w:p>
        </w:tc>
      </w:tr>
      <w:tr w:rsidR="004B0C30" w:rsidRPr="00266C86" w14:paraId="5C6DF774" w14:textId="77777777" w:rsidTr="44DBB114">
        <w:trPr>
          <w:trHeight w:val="300"/>
        </w:trPr>
        <w:tc>
          <w:tcPr>
            <w:tcW w:w="1935" w:type="dxa"/>
          </w:tcPr>
          <w:p w14:paraId="0EA350D4" w14:textId="1F5D3830" w:rsidR="2453D7D5" w:rsidRPr="0024306C" w:rsidRDefault="009C0B53" w:rsidP="48F1E021">
            <w:pPr>
              <w:rPr>
                <w:rFonts w:eastAsia="Times New Roman" w:cs="Times New Roman"/>
                <w:b/>
                <w:bCs/>
                <w:sz w:val="20"/>
                <w:szCs w:val="20"/>
                <w:lang w:val="es-CO" w:eastAsia="es-CO"/>
              </w:rPr>
            </w:pPr>
            <w:r w:rsidRPr="0024306C">
              <w:rPr>
                <w:b/>
                <w:bCs/>
                <w:sz w:val="20"/>
                <w:szCs w:val="20"/>
                <w:lang w:val="es-CO" w:eastAsia="es-CO"/>
              </w:rPr>
              <w:t>Aprobaciones de hitos lentas o sin responsable definido</w:t>
            </w:r>
          </w:p>
        </w:tc>
        <w:tc>
          <w:tcPr>
            <w:tcW w:w="897" w:type="dxa"/>
          </w:tcPr>
          <w:p w14:paraId="3111FE0F" w14:textId="257BEB83" w:rsidR="5408D708" w:rsidRPr="00B1475A" w:rsidRDefault="009C0B53" w:rsidP="00941386">
            <w:pPr>
              <w:jc w:val="center"/>
              <w:rPr>
                <w:sz w:val="20"/>
                <w:szCs w:val="20"/>
              </w:rPr>
            </w:pPr>
            <w:r w:rsidRPr="00B1475A">
              <w:rPr>
                <w:sz w:val="20"/>
                <w:szCs w:val="20"/>
                <w:lang w:eastAsia="es-CO"/>
              </w:rPr>
              <w:t>Baja</w:t>
            </w:r>
          </w:p>
        </w:tc>
        <w:tc>
          <w:tcPr>
            <w:tcW w:w="5996" w:type="dxa"/>
          </w:tcPr>
          <w:p w14:paraId="58B6D95F" w14:textId="21A2759C" w:rsidR="2453D7D5" w:rsidRPr="00B1475A" w:rsidRDefault="009C0B53" w:rsidP="00BA2A18">
            <w:pPr>
              <w:jc w:val="both"/>
              <w:rPr>
                <w:rFonts w:eastAsia="Times New Roman" w:cs="Times New Roman"/>
                <w:sz w:val="20"/>
                <w:szCs w:val="20"/>
                <w:lang w:val="es-CO" w:eastAsia="es-CO"/>
              </w:rPr>
            </w:pPr>
            <w:r w:rsidRPr="00B1475A">
              <w:rPr>
                <w:sz w:val="20"/>
                <w:szCs w:val="20"/>
                <w:lang w:val="es-CO" w:eastAsia="es-CO"/>
              </w:rPr>
              <w:t>Cada fase del proyecto requiere aprobación formal antes de continuar. Si SURA no designa un responsable con autoridad para firmar ADRs, threat model y postura de seguridad, los entregables quedan en revisión indefinida.</w:t>
            </w:r>
          </w:p>
        </w:tc>
      </w:tr>
      <w:tr w:rsidR="004B0C30" w:rsidRPr="00266C86" w14:paraId="6CB672EF" w14:textId="77777777" w:rsidTr="44DBB114">
        <w:trPr>
          <w:trHeight w:val="300"/>
        </w:trPr>
        <w:tc>
          <w:tcPr>
            <w:tcW w:w="1935" w:type="dxa"/>
          </w:tcPr>
          <w:p w14:paraId="2D0F2C71" w14:textId="056F53BE" w:rsidR="2453D7D5" w:rsidRPr="00513610" w:rsidRDefault="009C0B53" w:rsidP="48F1E021">
            <w:pPr>
              <w:rPr>
                <w:rFonts w:eastAsia="Times New Roman" w:cs="Times New Roman"/>
                <w:b/>
                <w:sz w:val="20"/>
                <w:szCs w:val="20"/>
                <w:lang w:val="es-ES" w:eastAsia="es-CO"/>
              </w:rPr>
            </w:pPr>
            <w:r w:rsidRPr="00513610">
              <w:rPr>
                <w:b/>
                <w:sz w:val="20"/>
                <w:szCs w:val="20"/>
                <w:lang w:val="es-ES" w:eastAsia="es-CO"/>
              </w:rPr>
              <w:t>Validaciones de PoC no completadas antes de comprometer alcance</w:t>
            </w:r>
          </w:p>
        </w:tc>
        <w:tc>
          <w:tcPr>
            <w:tcW w:w="897" w:type="dxa"/>
          </w:tcPr>
          <w:p w14:paraId="169D91BB" w14:textId="7D56682C" w:rsidR="185F4507" w:rsidRPr="00B1475A" w:rsidRDefault="009C0B53" w:rsidP="00941386">
            <w:pPr>
              <w:jc w:val="center"/>
              <w:rPr>
                <w:sz w:val="20"/>
                <w:szCs w:val="20"/>
              </w:rPr>
            </w:pPr>
            <w:r w:rsidRPr="00B1475A">
              <w:rPr>
                <w:sz w:val="20"/>
                <w:szCs w:val="20"/>
                <w:lang w:eastAsia="es-CO"/>
              </w:rPr>
              <w:t>Alta</w:t>
            </w:r>
          </w:p>
        </w:tc>
        <w:tc>
          <w:tcPr>
            <w:tcW w:w="5996" w:type="dxa"/>
          </w:tcPr>
          <w:p w14:paraId="3331683F" w14:textId="2D5BCC38" w:rsidR="2453D7D5" w:rsidRPr="00B1475A" w:rsidRDefault="00B42F37" w:rsidP="00BA2A18">
            <w:pPr>
              <w:jc w:val="both"/>
              <w:rPr>
                <w:rFonts w:eastAsia="Times New Roman" w:cs="Times New Roman"/>
                <w:sz w:val="20"/>
                <w:szCs w:val="20"/>
                <w:lang w:val="es-CO" w:eastAsia="es-CO"/>
              </w:rPr>
            </w:pPr>
            <w:r>
              <w:rPr>
                <w:sz w:val="20"/>
                <w:szCs w:val="20"/>
                <w:lang w:val="es-CO" w:eastAsia="es-CO"/>
              </w:rPr>
              <w:t>C</w:t>
            </w:r>
            <w:r w:rsidR="009C0B53" w:rsidRPr="00B1475A">
              <w:rPr>
                <w:sz w:val="20"/>
                <w:szCs w:val="20"/>
                <w:lang w:val="es-CO" w:eastAsia="es-CO"/>
              </w:rPr>
              <w:t xml:space="preserve">omponentes críticos </w:t>
            </w:r>
            <w:r>
              <w:rPr>
                <w:sz w:val="20"/>
                <w:szCs w:val="20"/>
                <w:lang w:val="es-CO" w:eastAsia="es-CO"/>
              </w:rPr>
              <w:t>como</w:t>
            </w:r>
            <w:r w:rsidR="009C0B53" w:rsidRPr="00B1475A">
              <w:rPr>
                <w:sz w:val="20"/>
                <w:szCs w:val="20"/>
                <w:lang w:val="es-CO" w:eastAsia="es-CO"/>
              </w:rPr>
              <w:t xml:space="preserve"> Colab Enterprise </w:t>
            </w:r>
            <w:r w:rsidR="00D566E1">
              <w:rPr>
                <w:sz w:val="20"/>
                <w:szCs w:val="20"/>
                <w:lang w:val="es-CO" w:eastAsia="es-CO"/>
              </w:rPr>
              <w:t>y Jupyter Hub</w:t>
            </w:r>
            <w:r w:rsidR="009C0B53" w:rsidRPr="00B1475A">
              <w:rPr>
                <w:sz w:val="20"/>
                <w:szCs w:val="20"/>
                <w:lang w:val="es-CO" w:eastAsia="es-CO"/>
              </w:rPr>
              <w:t xml:space="preserve"> </w:t>
            </w:r>
            <w:r w:rsidR="00977F91">
              <w:rPr>
                <w:sz w:val="20"/>
                <w:szCs w:val="20"/>
                <w:lang w:val="es-CO" w:eastAsia="es-CO"/>
              </w:rPr>
              <w:t>que</w:t>
            </w:r>
            <w:r w:rsidR="009C0B53" w:rsidRPr="00B1475A">
              <w:rPr>
                <w:sz w:val="20"/>
                <w:szCs w:val="20"/>
                <w:lang w:val="es-CO" w:eastAsia="es-CO"/>
              </w:rPr>
              <w:t xml:space="preserve"> requieren prueba de concepto antes de comprometer su alcance. Si los PoC se postergan, el equipo construye sobre supuestos no verificados con riesgo de retrabajo significativo.</w:t>
            </w:r>
          </w:p>
        </w:tc>
      </w:tr>
      <w:tr w:rsidR="004B0C30" w:rsidRPr="00266C86" w14:paraId="4E7E6586" w14:textId="77777777" w:rsidTr="44DBB114">
        <w:trPr>
          <w:trHeight w:val="300"/>
        </w:trPr>
        <w:tc>
          <w:tcPr>
            <w:tcW w:w="1935" w:type="dxa"/>
          </w:tcPr>
          <w:p w14:paraId="6CD7B42B" w14:textId="5FE94385" w:rsidR="2453D7D5" w:rsidRPr="0024306C" w:rsidRDefault="009C0B53" w:rsidP="48F1E021">
            <w:pPr>
              <w:rPr>
                <w:rFonts w:eastAsia="Times New Roman" w:cs="Times New Roman"/>
                <w:b/>
                <w:bCs/>
                <w:sz w:val="20"/>
                <w:szCs w:val="20"/>
                <w:lang w:val="es-CO" w:eastAsia="es-CO"/>
              </w:rPr>
            </w:pPr>
            <w:r w:rsidRPr="0024306C">
              <w:rPr>
                <w:b/>
                <w:bCs/>
                <w:sz w:val="20"/>
                <w:szCs w:val="20"/>
                <w:lang w:val="es-CO" w:eastAsia="es-CO"/>
              </w:rPr>
              <w:t>Alcance modificado después del congelamiento</w:t>
            </w:r>
          </w:p>
        </w:tc>
        <w:tc>
          <w:tcPr>
            <w:tcW w:w="897" w:type="dxa"/>
          </w:tcPr>
          <w:p w14:paraId="3B9CFEA5" w14:textId="6B270341" w:rsidR="414F0EC6" w:rsidRPr="00B1475A" w:rsidRDefault="009C0B53" w:rsidP="00941386">
            <w:pPr>
              <w:jc w:val="center"/>
              <w:rPr>
                <w:sz w:val="20"/>
                <w:szCs w:val="20"/>
              </w:rPr>
            </w:pPr>
            <w:r w:rsidRPr="00B1475A">
              <w:rPr>
                <w:sz w:val="20"/>
                <w:szCs w:val="20"/>
                <w:lang w:eastAsia="es-CO"/>
              </w:rPr>
              <w:t>Alta</w:t>
            </w:r>
          </w:p>
        </w:tc>
        <w:tc>
          <w:tcPr>
            <w:tcW w:w="5996" w:type="dxa"/>
          </w:tcPr>
          <w:p w14:paraId="68CCCE52" w14:textId="0AE1F81A" w:rsidR="2453D7D5" w:rsidRPr="00B1475A" w:rsidRDefault="009C0B53" w:rsidP="00BA2A18">
            <w:pPr>
              <w:jc w:val="both"/>
              <w:rPr>
                <w:rFonts w:eastAsia="Times New Roman" w:cs="Times New Roman"/>
                <w:sz w:val="20"/>
                <w:szCs w:val="20"/>
                <w:lang w:val="es-CO" w:eastAsia="es-CO"/>
              </w:rPr>
            </w:pPr>
            <w:r w:rsidRPr="00B1475A">
              <w:rPr>
                <w:sz w:val="20"/>
                <w:szCs w:val="20"/>
                <w:lang w:val="es-CO" w:eastAsia="es-CO"/>
              </w:rPr>
              <w:t>El backlog de Release 1.0 debe estar congelado al inicio del Mes 1. Cualquier requerimiento nuevo o cambio posterior impacta cronograma y/o costo. Sin un proceso de control de cambios activo, estos ajustes se absorben informalmente hasta que el impacto es irreversible.</w:t>
            </w:r>
          </w:p>
        </w:tc>
      </w:tr>
      <w:tr w:rsidR="004B0C30" w:rsidRPr="00266C86" w14:paraId="0939DDC9" w14:textId="77777777" w:rsidTr="44DBB114">
        <w:trPr>
          <w:trHeight w:val="300"/>
        </w:trPr>
        <w:tc>
          <w:tcPr>
            <w:tcW w:w="1935" w:type="dxa"/>
          </w:tcPr>
          <w:p w14:paraId="16EE49E7" w14:textId="5F20DAFC" w:rsidR="2453D7D5" w:rsidRPr="00513610" w:rsidRDefault="009C0B53" w:rsidP="48F1E021">
            <w:pPr>
              <w:rPr>
                <w:rFonts w:eastAsia="Times New Roman" w:cs="Times New Roman"/>
                <w:b/>
                <w:sz w:val="20"/>
                <w:szCs w:val="20"/>
                <w:lang w:val="es-ES" w:eastAsia="es-CO"/>
              </w:rPr>
            </w:pPr>
            <w:r w:rsidRPr="00513610">
              <w:rPr>
                <w:b/>
                <w:sz w:val="20"/>
                <w:szCs w:val="20"/>
                <w:lang w:val="es-ES" w:eastAsia="es-CO"/>
              </w:rPr>
              <w:lastRenderedPageBreak/>
              <w:t>Equipo operador de GKE no asignado por SURA</w:t>
            </w:r>
          </w:p>
        </w:tc>
        <w:tc>
          <w:tcPr>
            <w:tcW w:w="897" w:type="dxa"/>
          </w:tcPr>
          <w:p w14:paraId="64E44677" w14:textId="7D6736FB" w:rsidR="76D4851C" w:rsidRPr="00B1475A" w:rsidRDefault="009C0B53" w:rsidP="00941386">
            <w:pPr>
              <w:jc w:val="center"/>
              <w:rPr>
                <w:sz w:val="20"/>
                <w:szCs w:val="20"/>
              </w:rPr>
            </w:pPr>
            <w:r w:rsidRPr="00B1475A">
              <w:rPr>
                <w:sz w:val="20"/>
                <w:szCs w:val="20"/>
                <w:lang w:eastAsia="es-CO"/>
              </w:rPr>
              <w:t>Baja</w:t>
            </w:r>
          </w:p>
        </w:tc>
        <w:tc>
          <w:tcPr>
            <w:tcW w:w="5996" w:type="dxa"/>
          </w:tcPr>
          <w:p w14:paraId="6F4E426E" w14:textId="46ACD7E5" w:rsidR="2453D7D5" w:rsidRPr="00B1475A" w:rsidRDefault="009C0B53" w:rsidP="00BA2A18">
            <w:pPr>
              <w:jc w:val="both"/>
              <w:rPr>
                <w:rFonts w:eastAsia="Times New Roman" w:cs="Times New Roman"/>
                <w:sz w:val="20"/>
                <w:szCs w:val="20"/>
                <w:lang w:val="es-CO" w:eastAsia="es-CO"/>
              </w:rPr>
            </w:pPr>
            <w:r w:rsidRPr="00B1475A">
              <w:rPr>
                <w:sz w:val="20"/>
                <w:szCs w:val="20"/>
                <w:lang w:val="es-CO" w:eastAsia="es-CO"/>
              </w:rPr>
              <w:t>La plataforma requiere un equipo SRE interno de SURA para operar el cluster GKE una vez finalizado el proyecto. Si ese equipo no está asignado antes del go-live, componentes del enclave y del workspace no pueden activarse en producción.</w:t>
            </w:r>
          </w:p>
        </w:tc>
      </w:tr>
      <w:tr w:rsidR="004B0C30" w:rsidRPr="00266C86" w14:paraId="77F9C87F" w14:textId="77777777" w:rsidTr="44DBB114">
        <w:trPr>
          <w:trHeight w:val="300"/>
        </w:trPr>
        <w:tc>
          <w:tcPr>
            <w:tcW w:w="1935" w:type="dxa"/>
          </w:tcPr>
          <w:p w14:paraId="16BFB9E2" w14:textId="6D44E651" w:rsidR="2453D7D5" w:rsidRPr="0024306C" w:rsidRDefault="009C0B53" w:rsidP="48F1E021">
            <w:pPr>
              <w:rPr>
                <w:rFonts w:eastAsia="Times New Roman" w:cs="Times New Roman"/>
                <w:b/>
                <w:bCs/>
                <w:sz w:val="20"/>
                <w:szCs w:val="20"/>
                <w:lang w:val="es-CO" w:eastAsia="es-CO"/>
              </w:rPr>
            </w:pPr>
            <w:r w:rsidRPr="0024306C">
              <w:rPr>
                <w:b/>
                <w:bCs/>
                <w:sz w:val="20"/>
                <w:szCs w:val="20"/>
                <w:lang w:val="es-CO" w:eastAsia="es-CO"/>
              </w:rPr>
              <w:t>Vocabularios clínicos sin licenciamiento asegurado</w:t>
            </w:r>
          </w:p>
        </w:tc>
        <w:tc>
          <w:tcPr>
            <w:tcW w:w="897" w:type="dxa"/>
          </w:tcPr>
          <w:p w14:paraId="077BF644" w14:textId="246E533E" w:rsidR="5AC916A6" w:rsidRPr="00B1475A" w:rsidRDefault="009C0B53" w:rsidP="00941386">
            <w:pPr>
              <w:jc w:val="center"/>
              <w:rPr>
                <w:sz w:val="20"/>
                <w:szCs w:val="20"/>
              </w:rPr>
            </w:pPr>
            <w:r w:rsidRPr="00B1475A">
              <w:rPr>
                <w:sz w:val="20"/>
                <w:szCs w:val="20"/>
                <w:lang w:eastAsia="es-CO"/>
              </w:rPr>
              <w:t>Alta</w:t>
            </w:r>
          </w:p>
        </w:tc>
        <w:tc>
          <w:tcPr>
            <w:tcW w:w="5996" w:type="dxa"/>
          </w:tcPr>
          <w:p w14:paraId="5D579FEA" w14:textId="2400241A" w:rsidR="2453D7D5" w:rsidRPr="00B1475A" w:rsidRDefault="009C0B53" w:rsidP="00BA2A18">
            <w:pPr>
              <w:jc w:val="both"/>
              <w:rPr>
                <w:rFonts w:eastAsia="Times New Roman" w:cs="Times New Roman"/>
                <w:sz w:val="20"/>
                <w:szCs w:val="20"/>
                <w:lang w:val="es-CO" w:eastAsia="es-CO"/>
              </w:rPr>
            </w:pPr>
            <w:r w:rsidRPr="00B1475A">
              <w:rPr>
                <w:sz w:val="20"/>
                <w:szCs w:val="20"/>
                <w:lang w:val="es-CO" w:eastAsia="es-CO"/>
              </w:rPr>
              <w:t>SNOMED CT y otras terminologías médicas requieren contratos de licencia vigentes antes de poder desplegarse. Si SURA no gestiona este proceso en paralelo, el servidor terminológico no puede operar en producción y los flujos de validación de cohortes quedan bloqueados.</w:t>
            </w:r>
          </w:p>
        </w:tc>
      </w:tr>
      <w:tr w:rsidR="004B0C30" w:rsidRPr="00266C86" w14:paraId="0A3790D8" w14:textId="77777777" w:rsidTr="44DBB114">
        <w:trPr>
          <w:trHeight w:val="300"/>
        </w:trPr>
        <w:tc>
          <w:tcPr>
            <w:tcW w:w="1935" w:type="dxa"/>
          </w:tcPr>
          <w:p w14:paraId="5EA8091C" w14:textId="37040634" w:rsidR="2453D7D5" w:rsidRPr="0024306C" w:rsidRDefault="009C0B53" w:rsidP="48F1E021">
            <w:pPr>
              <w:rPr>
                <w:rFonts w:eastAsia="Times New Roman" w:cs="Times New Roman"/>
                <w:b/>
                <w:bCs/>
                <w:sz w:val="20"/>
                <w:szCs w:val="20"/>
                <w:lang w:val="es-CO" w:eastAsia="es-CO"/>
              </w:rPr>
            </w:pPr>
            <w:r w:rsidRPr="0024306C">
              <w:rPr>
                <w:b/>
                <w:bCs/>
                <w:sz w:val="20"/>
                <w:szCs w:val="20"/>
                <w:lang w:val="es-CO" w:eastAsia="es-CO"/>
              </w:rPr>
              <w:t>Presupuesto GCP sin aprobación formal</w:t>
            </w:r>
          </w:p>
        </w:tc>
        <w:tc>
          <w:tcPr>
            <w:tcW w:w="897" w:type="dxa"/>
          </w:tcPr>
          <w:p w14:paraId="0AF4C43B" w14:textId="06D08229" w:rsidR="7853447A" w:rsidRPr="00B1475A" w:rsidRDefault="009C0B53" w:rsidP="00941386">
            <w:pPr>
              <w:jc w:val="center"/>
              <w:rPr>
                <w:sz w:val="20"/>
                <w:szCs w:val="20"/>
              </w:rPr>
            </w:pPr>
            <w:r w:rsidRPr="00B1475A">
              <w:rPr>
                <w:sz w:val="20"/>
                <w:szCs w:val="20"/>
                <w:lang w:eastAsia="es-CO"/>
              </w:rPr>
              <w:t>Baja</w:t>
            </w:r>
          </w:p>
        </w:tc>
        <w:tc>
          <w:tcPr>
            <w:tcW w:w="5996" w:type="dxa"/>
          </w:tcPr>
          <w:p w14:paraId="5D2C9D11" w14:textId="756CAD35" w:rsidR="2453D7D5" w:rsidRPr="00B1475A" w:rsidRDefault="009C0B53" w:rsidP="00BA2A18">
            <w:pPr>
              <w:jc w:val="both"/>
              <w:rPr>
                <w:rFonts w:eastAsia="Times New Roman" w:cs="Times New Roman"/>
                <w:sz w:val="20"/>
                <w:szCs w:val="20"/>
                <w:lang w:val="es-CO" w:eastAsia="es-CO"/>
              </w:rPr>
            </w:pPr>
            <w:r w:rsidRPr="00B1475A">
              <w:rPr>
                <w:sz w:val="20"/>
                <w:szCs w:val="20"/>
                <w:lang w:val="es-CO" w:eastAsia="es-CO"/>
              </w:rPr>
              <w:t>Los costos de consumo de infraestructura GCP corren por cuenta de SURA. Sin un presupuesto aprobado y alertas de gasto configuradas desde el inicio, el proyecto puede encontrar restricciones de cuota o suspensión de servicios en fases críticas.</w:t>
            </w:r>
          </w:p>
        </w:tc>
      </w:tr>
      <w:tr w:rsidR="004B0C30" w:rsidRPr="00266C86" w14:paraId="3EACEC2D" w14:textId="77777777" w:rsidTr="44DBB114">
        <w:trPr>
          <w:trHeight w:val="300"/>
        </w:trPr>
        <w:tc>
          <w:tcPr>
            <w:tcW w:w="1935" w:type="dxa"/>
          </w:tcPr>
          <w:p w14:paraId="67971870" w14:textId="7FECACD3" w:rsidR="2453D7D5" w:rsidRPr="00513610" w:rsidRDefault="009C0B53" w:rsidP="48F1E021">
            <w:pPr>
              <w:rPr>
                <w:rFonts w:eastAsia="Times New Roman" w:cs="Times New Roman"/>
                <w:b/>
                <w:sz w:val="20"/>
                <w:szCs w:val="20"/>
                <w:lang w:val="es-ES" w:eastAsia="es-CO"/>
              </w:rPr>
            </w:pPr>
            <w:r w:rsidRPr="00513610">
              <w:rPr>
                <w:b/>
                <w:sz w:val="20"/>
                <w:szCs w:val="20"/>
                <w:lang w:val="es-ES" w:eastAsia="es-CO"/>
              </w:rPr>
              <w:t>Dependencias de sistemas externos no gestionadas</w:t>
            </w:r>
          </w:p>
        </w:tc>
        <w:tc>
          <w:tcPr>
            <w:tcW w:w="897" w:type="dxa"/>
          </w:tcPr>
          <w:p w14:paraId="19A54C88" w14:textId="442255D7" w:rsidR="4F97D685" w:rsidRPr="00B1475A" w:rsidRDefault="009C0B53" w:rsidP="00941386">
            <w:pPr>
              <w:jc w:val="center"/>
              <w:rPr>
                <w:sz w:val="20"/>
                <w:szCs w:val="20"/>
              </w:rPr>
            </w:pPr>
            <w:r w:rsidRPr="00B1475A">
              <w:rPr>
                <w:sz w:val="20"/>
                <w:szCs w:val="20"/>
                <w:lang w:eastAsia="es-CO"/>
              </w:rPr>
              <w:t>Alta</w:t>
            </w:r>
          </w:p>
        </w:tc>
        <w:tc>
          <w:tcPr>
            <w:tcW w:w="5996" w:type="dxa"/>
          </w:tcPr>
          <w:p w14:paraId="2C6DD64B" w14:textId="12041265" w:rsidR="2453D7D5" w:rsidRPr="00B1475A" w:rsidRDefault="009C0B53" w:rsidP="00BA2A18">
            <w:pPr>
              <w:jc w:val="both"/>
              <w:rPr>
                <w:rFonts w:eastAsia="Times New Roman" w:cs="Times New Roman"/>
                <w:sz w:val="20"/>
                <w:szCs w:val="20"/>
                <w:lang w:val="es-CO" w:eastAsia="es-CO"/>
              </w:rPr>
            </w:pPr>
            <w:r w:rsidRPr="00B1475A">
              <w:rPr>
                <w:sz w:val="20"/>
                <w:szCs w:val="20"/>
                <w:lang w:val="es-CO" w:eastAsia="es-CO"/>
              </w:rPr>
              <w:t>Integraciones con sistemas core de SURA (EHR, data warehouse, sistemas de afiliados) no están en el alcance de NTT Data, pero pueden ser necesarias para pruebas funcionales completas. Si SURA no gestiona esas dependencias en paralelo, las pruebas E2E del Mes 5 quedan incompletas.</w:t>
            </w:r>
          </w:p>
        </w:tc>
      </w:tr>
      <w:tr w:rsidR="004B0C30" w:rsidRPr="00266C86" w14:paraId="4C1AE091" w14:textId="77777777" w:rsidTr="44DBB114">
        <w:trPr>
          <w:trHeight w:val="300"/>
        </w:trPr>
        <w:tc>
          <w:tcPr>
            <w:tcW w:w="1935" w:type="dxa"/>
          </w:tcPr>
          <w:p w14:paraId="75689F3D" w14:textId="6364B57D" w:rsidR="2453D7D5" w:rsidRPr="0024306C" w:rsidRDefault="009C0B53" w:rsidP="48F1E021">
            <w:pPr>
              <w:rPr>
                <w:rFonts w:eastAsia="Times New Roman" w:cs="Times New Roman"/>
                <w:b/>
                <w:bCs/>
                <w:sz w:val="20"/>
                <w:szCs w:val="20"/>
                <w:lang w:val="es-CO" w:eastAsia="es-CO"/>
              </w:rPr>
            </w:pPr>
            <w:r w:rsidRPr="0024306C">
              <w:rPr>
                <w:b/>
                <w:bCs/>
                <w:sz w:val="20"/>
                <w:szCs w:val="20"/>
                <w:lang w:val="es-CO" w:eastAsia="es-CO"/>
              </w:rPr>
              <w:t>Rotación de perfiles clave en el equipo DA</w:t>
            </w:r>
          </w:p>
        </w:tc>
        <w:tc>
          <w:tcPr>
            <w:tcW w:w="897" w:type="dxa"/>
          </w:tcPr>
          <w:p w14:paraId="1D64B990" w14:textId="278C6B2E" w:rsidR="0816D1A9" w:rsidRPr="00B1475A" w:rsidRDefault="009C0B53" w:rsidP="00941386">
            <w:pPr>
              <w:jc w:val="center"/>
              <w:rPr>
                <w:sz w:val="20"/>
                <w:szCs w:val="20"/>
              </w:rPr>
            </w:pPr>
            <w:r w:rsidRPr="00B1475A">
              <w:rPr>
                <w:sz w:val="20"/>
                <w:szCs w:val="20"/>
                <w:lang w:val="es-ES" w:eastAsia="es-CO"/>
              </w:rPr>
              <w:t>Media</w:t>
            </w:r>
          </w:p>
        </w:tc>
        <w:tc>
          <w:tcPr>
            <w:tcW w:w="5996" w:type="dxa"/>
          </w:tcPr>
          <w:p w14:paraId="4B34262E" w14:textId="5C455CE4" w:rsidR="2453D7D5" w:rsidRPr="00B1475A" w:rsidRDefault="009C0B53" w:rsidP="00BA2A18">
            <w:pPr>
              <w:jc w:val="both"/>
              <w:rPr>
                <w:sz w:val="20"/>
                <w:szCs w:val="20"/>
                <w:lang w:val="es-ES" w:eastAsia="es-CO"/>
              </w:rPr>
            </w:pPr>
            <w:r w:rsidRPr="00B1475A">
              <w:rPr>
                <w:sz w:val="20"/>
                <w:szCs w:val="20"/>
                <w:lang w:val="es-ES" w:eastAsia="es-CO"/>
              </w:rPr>
              <w:t xml:space="preserve">La pérdida de perfiles </w:t>
            </w:r>
            <w:r w:rsidR="582C6A2B" w:rsidRPr="00B1475A">
              <w:rPr>
                <w:sz w:val="20"/>
                <w:szCs w:val="20"/>
                <w:lang w:val="es-ES" w:eastAsia="es-CO"/>
              </w:rPr>
              <w:t>e</w:t>
            </w:r>
            <w:r w:rsidRPr="00B1475A">
              <w:rPr>
                <w:sz w:val="20"/>
                <w:szCs w:val="20"/>
                <w:lang w:val="es-ES" w:eastAsia="es-CO"/>
              </w:rPr>
              <w:t xml:space="preserve">n un proyecto de 6 meses con alta densidad de decisiones técnicas impacta la continuidad y la calidad de entrega. La documentación de ADRs y la transferencia de conocimiento mitigas este </w:t>
            </w:r>
            <w:r w:rsidR="09FC0E3E" w:rsidRPr="00B1475A">
              <w:rPr>
                <w:sz w:val="20"/>
                <w:szCs w:val="20"/>
                <w:lang w:val="es-ES" w:eastAsia="es-CO"/>
              </w:rPr>
              <w:t>riesgo,</w:t>
            </w:r>
            <w:r w:rsidRPr="00B1475A">
              <w:rPr>
                <w:sz w:val="20"/>
                <w:szCs w:val="20"/>
                <w:lang w:val="es-ES" w:eastAsia="es-CO"/>
              </w:rPr>
              <w:t xml:space="preserve"> pero no lo eliminan.</w:t>
            </w:r>
          </w:p>
        </w:tc>
      </w:tr>
      <w:tr w:rsidR="34E5121C" w:rsidRPr="00266C86" w14:paraId="426515DD" w14:textId="77777777" w:rsidTr="44DBB114">
        <w:trPr>
          <w:trHeight w:val="300"/>
        </w:trPr>
        <w:tc>
          <w:tcPr>
            <w:tcW w:w="1935" w:type="dxa"/>
          </w:tcPr>
          <w:p w14:paraId="0E6F1CD9" w14:textId="77777777" w:rsidR="219003AA" w:rsidRDefault="219003AA" w:rsidP="34E5121C">
            <w:pPr>
              <w:rPr>
                <w:b/>
                <w:bCs/>
                <w:sz w:val="20"/>
                <w:szCs w:val="20"/>
                <w:lang w:val="es-ES" w:eastAsia="es-CO"/>
              </w:rPr>
            </w:pPr>
            <w:r w:rsidRPr="34E5121C">
              <w:rPr>
                <w:b/>
                <w:bCs/>
                <w:sz w:val="20"/>
                <w:szCs w:val="20"/>
                <w:lang w:val="es-ES" w:eastAsia="es-CO"/>
              </w:rPr>
              <w:t>Ejecución de pruebas</w:t>
            </w:r>
          </w:p>
          <w:p w14:paraId="76B10089" w14:textId="274B7A48" w:rsidR="34E5121C" w:rsidRDefault="34E5121C" w:rsidP="34E5121C">
            <w:pPr>
              <w:rPr>
                <w:b/>
                <w:bCs/>
                <w:sz w:val="20"/>
                <w:szCs w:val="20"/>
                <w:lang w:val="es-ES" w:eastAsia="es-CO"/>
              </w:rPr>
            </w:pPr>
          </w:p>
        </w:tc>
        <w:tc>
          <w:tcPr>
            <w:tcW w:w="897" w:type="dxa"/>
          </w:tcPr>
          <w:p w14:paraId="67162C97" w14:textId="77777777" w:rsidR="219003AA" w:rsidRDefault="219003AA" w:rsidP="34E5121C">
            <w:pPr>
              <w:jc w:val="center"/>
              <w:rPr>
                <w:sz w:val="20"/>
                <w:szCs w:val="20"/>
                <w:lang w:val="es-ES" w:eastAsia="es-CO"/>
              </w:rPr>
            </w:pPr>
            <w:r w:rsidRPr="34E5121C">
              <w:rPr>
                <w:sz w:val="20"/>
                <w:szCs w:val="20"/>
                <w:lang w:val="es-ES" w:eastAsia="es-CO"/>
              </w:rPr>
              <w:t>Alta</w:t>
            </w:r>
          </w:p>
          <w:p w14:paraId="2A53457A" w14:textId="40471D69" w:rsidR="34E5121C" w:rsidRDefault="34E5121C" w:rsidP="34E5121C">
            <w:pPr>
              <w:jc w:val="center"/>
              <w:rPr>
                <w:sz w:val="20"/>
                <w:szCs w:val="20"/>
                <w:lang w:val="es-ES" w:eastAsia="es-CO"/>
              </w:rPr>
            </w:pPr>
          </w:p>
        </w:tc>
        <w:tc>
          <w:tcPr>
            <w:tcW w:w="5996" w:type="dxa"/>
          </w:tcPr>
          <w:p w14:paraId="58EA4662" w14:textId="73D39D60" w:rsidR="34E5121C" w:rsidRDefault="219003AA" w:rsidP="34E5121C">
            <w:pPr>
              <w:jc w:val="both"/>
              <w:rPr>
                <w:sz w:val="20"/>
                <w:szCs w:val="20"/>
                <w:lang w:val="es-CO" w:eastAsia="es-CO"/>
              </w:rPr>
            </w:pPr>
            <w:r w:rsidRPr="34E5121C">
              <w:rPr>
                <w:sz w:val="20"/>
                <w:szCs w:val="20"/>
                <w:lang w:val="es-CO" w:eastAsia="es-CO"/>
              </w:rPr>
              <w:t>Durante UAT pueden identificarse exclusividades, incidencias o ajustes funcionales que requieren atención oportuna.</w:t>
            </w:r>
          </w:p>
        </w:tc>
      </w:tr>
      <w:tr w:rsidR="02D68E72" w:rsidRPr="00266C86" w14:paraId="21FED5B8" w14:textId="77777777" w:rsidTr="44DBB114">
        <w:trPr>
          <w:trHeight w:val="300"/>
        </w:trPr>
        <w:tc>
          <w:tcPr>
            <w:tcW w:w="1935" w:type="dxa"/>
          </w:tcPr>
          <w:p w14:paraId="6EE619D3" w14:textId="0E878F1A" w:rsidR="02D68E72" w:rsidRDefault="219003AA" w:rsidP="02D68E72">
            <w:pPr>
              <w:rPr>
                <w:b/>
                <w:bCs/>
                <w:sz w:val="20"/>
                <w:szCs w:val="20"/>
                <w:lang w:val="es-ES" w:eastAsia="es-CO"/>
              </w:rPr>
            </w:pPr>
            <w:r w:rsidRPr="52022C51">
              <w:rPr>
                <w:b/>
                <w:bCs/>
                <w:sz w:val="20"/>
                <w:szCs w:val="20"/>
                <w:lang w:val="es-ES" w:eastAsia="es-CO"/>
              </w:rPr>
              <w:t>Disponibilidad de          Negocio</w:t>
            </w:r>
          </w:p>
        </w:tc>
        <w:tc>
          <w:tcPr>
            <w:tcW w:w="897" w:type="dxa"/>
          </w:tcPr>
          <w:p w14:paraId="2E39301E" w14:textId="2EBB635F" w:rsidR="219003AA" w:rsidRDefault="219003AA" w:rsidP="34E5121C">
            <w:pPr>
              <w:jc w:val="center"/>
              <w:rPr>
                <w:sz w:val="20"/>
                <w:szCs w:val="20"/>
                <w:lang w:val="es-ES" w:eastAsia="es-CO"/>
              </w:rPr>
            </w:pPr>
            <w:r w:rsidRPr="34E5121C">
              <w:rPr>
                <w:sz w:val="20"/>
                <w:szCs w:val="20"/>
                <w:lang w:val="es-ES" w:eastAsia="es-CO"/>
              </w:rPr>
              <w:t>Alta</w:t>
            </w:r>
          </w:p>
          <w:p w14:paraId="0957F2A0" w14:textId="75998F78" w:rsidR="02D68E72" w:rsidRDefault="02D68E72" w:rsidP="02D68E72">
            <w:pPr>
              <w:jc w:val="center"/>
              <w:rPr>
                <w:sz w:val="20"/>
                <w:szCs w:val="20"/>
                <w:lang w:val="es-ES" w:eastAsia="es-CO"/>
              </w:rPr>
            </w:pPr>
          </w:p>
        </w:tc>
        <w:tc>
          <w:tcPr>
            <w:tcW w:w="5996" w:type="dxa"/>
          </w:tcPr>
          <w:p w14:paraId="0805D3C0" w14:textId="0DE96C2B" w:rsidR="02D68E72" w:rsidRDefault="219003AA">
            <w:pPr>
              <w:ind w:left="720" w:hanging="720"/>
              <w:jc w:val="both"/>
              <w:rPr>
                <w:sz w:val="20"/>
                <w:szCs w:val="20"/>
                <w:lang w:val="es-CO" w:eastAsia="es-CO"/>
              </w:rPr>
              <w:pPrChange w:id="700" w:author="Sandra Milena Ortiz Guevara" w:date="2026-09-16T11:30:00Z" w16du:dateUtc="2026-09-16T16:30:00Z">
                <w:pPr>
                  <w:jc w:val="both"/>
                </w:pPr>
              </w:pPrChange>
            </w:pPr>
            <w:r w:rsidRPr="7472A549">
              <w:rPr>
                <w:sz w:val="20"/>
                <w:szCs w:val="20"/>
                <w:lang w:val="es-CO" w:eastAsia="es-CO"/>
              </w:rPr>
              <w:t>La disponibilidad limitada de negocio, equipos funcionales y técnicos puede afectar correcciones, certificación e hitos del proyecto.</w:t>
            </w:r>
          </w:p>
        </w:tc>
      </w:tr>
      <w:tr w:rsidR="02D68E72" w:rsidRPr="00822589" w14:paraId="1BD934D6" w14:textId="77777777" w:rsidTr="44DBB114">
        <w:trPr>
          <w:trHeight w:val="300"/>
        </w:trPr>
        <w:tc>
          <w:tcPr>
            <w:tcW w:w="1935" w:type="dxa"/>
          </w:tcPr>
          <w:p w14:paraId="739DCF9B" w14:textId="370314B0" w:rsidR="02D68E72" w:rsidRDefault="219003AA" w:rsidP="02D68E72">
            <w:pPr>
              <w:rPr>
                <w:b/>
                <w:bCs/>
                <w:sz w:val="20"/>
                <w:szCs w:val="20"/>
                <w:lang w:val="es-ES" w:eastAsia="es-CO"/>
              </w:rPr>
            </w:pPr>
            <w:r w:rsidRPr="52022C51">
              <w:rPr>
                <w:b/>
                <w:bCs/>
                <w:sz w:val="20"/>
                <w:szCs w:val="20"/>
                <w:lang w:val="es-ES" w:eastAsia="es-CO"/>
              </w:rPr>
              <w:t>Generación de     datos</w:t>
            </w:r>
          </w:p>
        </w:tc>
        <w:tc>
          <w:tcPr>
            <w:tcW w:w="897" w:type="dxa"/>
          </w:tcPr>
          <w:p w14:paraId="0BCDD9A3" w14:textId="77777777" w:rsidR="219003AA" w:rsidRDefault="219003AA" w:rsidP="7472A549">
            <w:pPr>
              <w:jc w:val="center"/>
              <w:rPr>
                <w:sz w:val="20"/>
                <w:szCs w:val="20"/>
                <w:lang w:val="es-ES" w:eastAsia="es-CO"/>
              </w:rPr>
            </w:pPr>
            <w:r w:rsidRPr="7472A549">
              <w:rPr>
                <w:sz w:val="20"/>
                <w:szCs w:val="20"/>
                <w:lang w:val="es-ES" w:eastAsia="es-CO"/>
              </w:rPr>
              <w:t>Media</w:t>
            </w:r>
          </w:p>
          <w:p w14:paraId="1FBF8F3E" w14:textId="41AB0071" w:rsidR="02D68E72" w:rsidRDefault="02D68E72" w:rsidP="02D68E72">
            <w:pPr>
              <w:jc w:val="center"/>
              <w:rPr>
                <w:sz w:val="20"/>
                <w:szCs w:val="20"/>
                <w:lang w:val="es-ES" w:eastAsia="es-CO"/>
              </w:rPr>
            </w:pPr>
          </w:p>
        </w:tc>
        <w:tc>
          <w:tcPr>
            <w:tcW w:w="5996" w:type="dxa"/>
          </w:tcPr>
          <w:p w14:paraId="09E533A8" w14:textId="09F4F369" w:rsidR="02D68E72" w:rsidRDefault="219003AA" w:rsidP="02D68E72">
            <w:pPr>
              <w:jc w:val="both"/>
              <w:rPr>
                <w:sz w:val="20"/>
                <w:szCs w:val="20"/>
                <w:lang w:val="es-CO" w:eastAsia="es-CO"/>
              </w:rPr>
            </w:pPr>
            <w:r w:rsidRPr="7472A549">
              <w:rPr>
                <w:sz w:val="20"/>
                <w:szCs w:val="20"/>
                <w:lang w:val="pt-BR" w:eastAsia="es-CO"/>
              </w:rPr>
              <w:t xml:space="preserve">Falta de data suficiente o idónea para </w:t>
            </w:r>
            <w:r w:rsidRPr="7472A549">
              <w:rPr>
                <w:sz w:val="20"/>
                <w:szCs w:val="20"/>
                <w:lang w:val="es-CO" w:eastAsia="es-CO"/>
              </w:rPr>
              <w:t>las pruebas requeridas.</w:t>
            </w:r>
          </w:p>
        </w:tc>
      </w:tr>
      <w:tr w:rsidR="52022C51" w:rsidRPr="00822589" w14:paraId="08B5A9EB" w14:textId="77777777" w:rsidTr="44DBB114">
        <w:trPr>
          <w:trHeight w:val="300"/>
        </w:trPr>
        <w:tc>
          <w:tcPr>
            <w:tcW w:w="1935" w:type="dxa"/>
          </w:tcPr>
          <w:p w14:paraId="3414D7B0" w14:textId="37B1A61F" w:rsidR="52022C51" w:rsidRDefault="219003AA" w:rsidP="52022C51">
            <w:pPr>
              <w:rPr>
                <w:b/>
                <w:color w:val="92D050"/>
                <w:sz w:val="20"/>
                <w:szCs w:val="20"/>
                <w:lang w:val="es-CO" w:eastAsia="es-CO"/>
              </w:rPr>
            </w:pPr>
            <w:r w:rsidRPr="0B56AB76">
              <w:rPr>
                <w:b/>
                <w:bCs/>
                <w:sz w:val="20"/>
                <w:szCs w:val="20"/>
                <w:lang w:val="es-ES" w:eastAsia="es-CO"/>
              </w:rPr>
              <w:t>Atraso en entregas</w:t>
            </w:r>
            <w:r w:rsidRPr="0B56AB76">
              <w:rPr>
                <w:b/>
                <w:bCs/>
                <w:color w:val="92D050"/>
                <w:sz w:val="20"/>
                <w:szCs w:val="20"/>
                <w:lang w:val="es-CO" w:eastAsia="es-CO"/>
              </w:rPr>
              <w:t xml:space="preserve"> </w:t>
            </w:r>
          </w:p>
        </w:tc>
        <w:tc>
          <w:tcPr>
            <w:tcW w:w="897" w:type="dxa"/>
          </w:tcPr>
          <w:p w14:paraId="3FA30B93" w14:textId="392B9D8B" w:rsidR="219003AA" w:rsidRDefault="219003AA" w:rsidP="0B56AB76">
            <w:pPr>
              <w:jc w:val="center"/>
              <w:rPr>
                <w:sz w:val="20"/>
                <w:szCs w:val="20"/>
                <w:lang w:val="es-ES" w:eastAsia="es-CO"/>
              </w:rPr>
            </w:pPr>
            <w:r w:rsidRPr="0B56AB76">
              <w:rPr>
                <w:sz w:val="20"/>
                <w:szCs w:val="20"/>
                <w:lang w:val="es-ES" w:eastAsia="es-CO"/>
              </w:rPr>
              <w:t>Media</w:t>
            </w:r>
          </w:p>
          <w:p w14:paraId="4D3DDC23" w14:textId="45311FB0" w:rsidR="52022C51" w:rsidRDefault="52022C51" w:rsidP="52022C51">
            <w:pPr>
              <w:jc w:val="center"/>
              <w:rPr>
                <w:sz w:val="20"/>
                <w:szCs w:val="20"/>
                <w:lang w:val="es-ES" w:eastAsia="es-CO"/>
              </w:rPr>
            </w:pPr>
          </w:p>
        </w:tc>
        <w:tc>
          <w:tcPr>
            <w:tcW w:w="5996" w:type="dxa"/>
          </w:tcPr>
          <w:p w14:paraId="58687828" w14:textId="54B1C735" w:rsidR="52022C51" w:rsidRDefault="219003AA" w:rsidP="52022C51">
            <w:pPr>
              <w:jc w:val="both"/>
              <w:rPr>
                <w:sz w:val="20"/>
                <w:szCs w:val="20"/>
                <w:lang w:val="pt-BR" w:eastAsia="es-CO"/>
              </w:rPr>
            </w:pPr>
            <w:r w:rsidRPr="0B56AB76">
              <w:rPr>
                <w:sz w:val="20"/>
                <w:szCs w:val="20"/>
                <w:lang w:val="es-CO" w:eastAsia="es-CO"/>
              </w:rPr>
              <w:t xml:space="preserve">Incumplimiento de fechas causa </w:t>
            </w:r>
            <w:r w:rsidRPr="0B56AB76">
              <w:rPr>
                <w:sz w:val="20"/>
                <w:szCs w:val="20"/>
                <w:lang w:val="pt-BR" w:eastAsia="es-CO"/>
              </w:rPr>
              <w:t>retrasos significativos por factores externos</w:t>
            </w:r>
          </w:p>
        </w:tc>
      </w:tr>
      <w:tr w:rsidR="004B0C30" w:rsidRPr="00266C86" w14:paraId="1D6B1920" w14:textId="77777777" w:rsidTr="44DBB114">
        <w:trPr>
          <w:trHeight w:val="300"/>
        </w:trPr>
        <w:tc>
          <w:tcPr>
            <w:tcW w:w="1935" w:type="dxa"/>
          </w:tcPr>
          <w:p w14:paraId="6C8638BB" w14:textId="4024DFB5" w:rsidR="001A4366" w:rsidRPr="00C97005" w:rsidRDefault="00C97005" w:rsidP="48F1E021">
            <w:pPr>
              <w:rPr>
                <w:b/>
                <w:sz w:val="20"/>
                <w:szCs w:val="20"/>
                <w:lang w:val="es-CO" w:eastAsia="es-CO"/>
              </w:rPr>
            </w:pPr>
            <w:r w:rsidRPr="00C97005">
              <w:rPr>
                <w:b/>
                <w:bCs/>
                <w:sz w:val="20"/>
                <w:szCs w:val="20"/>
                <w:lang w:val="es-CO" w:eastAsia="es-CO"/>
              </w:rPr>
              <w:t>Restricciones corporativas para el uso y habilitación de tecnologías</w:t>
            </w:r>
          </w:p>
        </w:tc>
        <w:tc>
          <w:tcPr>
            <w:tcW w:w="897" w:type="dxa"/>
          </w:tcPr>
          <w:p w14:paraId="743B4C86" w14:textId="3826384E" w:rsidR="001A4366" w:rsidRPr="00C97005" w:rsidRDefault="00C97005" w:rsidP="00BA2A18">
            <w:pPr>
              <w:jc w:val="both"/>
              <w:rPr>
                <w:sz w:val="20"/>
                <w:szCs w:val="20"/>
                <w:lang w:val="es-CO" w:eastAsia="es-CO"/>
              </w:rPr>
            </w:pPr>
            <w:r>
              <w:rPr>
                <w:sz w:val="20"/>
                <w:szCs w:val="20"/>
                <w:lang w:val="es-CO" w:eastAsia="es-CO"/>
              </w:rPr>
              <w:t>Alto</w:t>
            </w:r>
          </w:p>
        </w:tc>
        <w:tc>
          <w:tcPr>
            <w:tcW w:w="5996" w:type="dxa"/>
          </w:tcPr>
          <w:p w14:paraId="21F3B4C8" w14:textId="1A7673D0" w:rsidR="001A4366" w:rsidRPr="00C97005" w:rsidRDefault="00541D23" w:rsidP="00BA2A18">
            <w:pPr>
              <w:jc w:val="both"/>
              <w:rPr>
                <w:sz w:val="20"/>
                <w:szCs w:val="20"/>
                <w:lang w:val="es-CO" w:eastAsia="es-CO"/>
              </w:rPr>
            </w:pPr>
            <w:r w:rsidRPr="00541D23">
              <w:rPr>
                <w:sz w:val="20"/>
                <w:szCs w:val="20"/>
                <w:lang w:val="es-CO" w:eastAsia="es-CO"/>
              </w:rPr>
              <w:t>Las políticas, estándares y procesos internos de SURA relacionados con el uso de tecnologías, imágenes y componentes de software, seguridad, privacidad, conectividad, accesos, permisos, infraestructura y servicios cloud podrían restringir, condicionar o retrasar la habilitación de capacidades tecnológicas requeridas por AlejandrIA. Esto podría generar ajustes de arquitectura, sustitución de componentes, implementación de mecanismos alternativos o retrasos en la disponibilidad de ambientes y accesos, impactando el cronograma, alcance, desempeño y/o calidad esperada de los entregables.</w:t>
            </w:r>
          </w:p>
        </w:tc>
      </w:tr>
    </w:tbl>
    <w:p w14:paraId="5AA75E54" w14:textId="77777777" w:rsidR="00941386" w:rsidRPr="00444C96" w:rsidRDefault="00941386" w:rsidP="00BA2A18">
      <w:pPr>
        <w:jc w:val="both"/>
        <w:rPr>
          <w:sz w:val="20"/>
          <w:szCs w:val="20"/>
          <w:lang w:val="es-CO"/>
        </w:rPr>
      </w:pPr>
    </w:p>
    <w:p w14:paraId="6EB2D78D" w14:textId="5498C15A" w:rsidR="60EEFC62" w:rsidRDefault="60EEFC62" w:rsidP="00BA2A18">
      <w:pPr>
        <w:jc w:val="both"/>
        <w:rPr>
          <w:sz w:val="20"/>
          <w:szCs w:val="20"/>
          <w:lang w:val="es-CO"/>
        </w:rPr>
      </w:pPr>
    </w:p>
    <w:p w14:paraId="3AECE629" w14:textId="77777777" w:rsidR="005F23D6" w:rsidRDefault="005F23D6" w:rsidP="00BA2A18">
      <w:pPr>
        <w:jc w:val="both"/>
        <w:rPr>
          <w:sz w:val="20"/>
          <w:szCs w:val="20"/>
          <w:lang w:val="es-CO"/>
        </w:rPr>
      </w:pPr>
    </w:p>
    <w:p w14:paraId="5E4BE5C0" w14:textId="77777777" w:rsidR="002B2C56" w:rsidRDefault="002B2C56" w:rsidP="00BA2A18">
      <w:pPr>
        <w:jc w:val="both"/>
        <w:rPr>
          <w:sz w:val="20"/>
          <w:szCs w:val="20"/>
          <w:lang w:val="es-CO"/>
        </w:rPr>
      </w:pPr>
    </w:p>
    <w:p w14:paraId="6ADA3531" w14:textId="77777777" w:rsidR="005F23D6" w:rsidRPr="00444C96" w:rsidRDefault="005F23D6" w:rsidP="00BA2A18">
      <w:pPr>
        <w:jc w:val="both"/>
        <w:rPr>
          <w:sz w:val="20"/>
          <w:szCs w:val="20"/>
          <w:lang w:val="es-CO"/>
        </w:rPr>
      </w:pPr>
    </w:p>
    <w:p w14:paraId="66C3A213" w14:textId="601CD5E7" w:rsidR="002B1167" w:rsidRPr="00941386" w:rsidRDefault="009C0B53" w:rsidP="00941386">
      <w:pPr>
        <w:pStyle w:val="Ttulo1"/>
      </w:pPr>
      <w:bookmarkStart w:id="701" w:name="_Toc238483131"/>
      <w:bookmarkStart w:id="702" w:name="_Toc238560532"/>
      <w:bookmarkStart w:id="703" w:name="_Toc238571028"/>
      <w:bookmarkStart w:id="704" w:name="_Toc238651604"/>
      <w:bookmarkStart w:id="705" w:name="_Toc240576193"/>
      <w:r w:rsidRPr="00941386">
        <w:lastRenderedPageBreak/>
        <w:t>Beneficios</w:t>
      </w:r>
      <w:bookmarkEnd w:id="701"/>
      <w:bookmarkEnd w:id="702"/>
      <w:bookmarkEnd w:id="703"/>
      <w:bookmarkEnd w:id="704"/>
      <w:bookmarkEnd w:id="705"/>
    </w:p>
    <w:p w14:paraId="0CE86F77" w14:textId="4AC92C1D" w:rsidR="002B1167" w:rsidRPr="00032752" w:rsidRDefault="009C0B53" w:rsidP="00750DCB">
      <w:pPr>
        <w:pStyle w:val="Ttulo2"/>
      </w:pPr>
      <w:bookmarkStart w:id="706" w:name="_Toc238560533"/>
      <w:bookmarkStart w:id="707" w:name="_Toc238571029"/>
      <w:bookmarkStart w:id="708" w:name="_Toc238651605"/>
      <w:bookmarkStart w:id="709" w:name="_Toc240576194"/>
      <w:r w:rsidRPr="00032752">
        <w:t>Bene</w:t>
      </w:r>
      <w:r w:rsidR="00D339B8" w:rsidRPr="00032752">
        <w:t xml:space="preserve">ficios </w:t>
      </w:r>
      <w:r w:rsidR="007C2B27" w:rsidRPr="00032752">
        <w:t xml:space="preserve">Fundación del </w:t>
      </w:r>
      <w:r w:rsidR="00AA0ABC" w:rsidRPr="00032752">
        <w:t xml:space="preserve">Dominio de </w:t>
      </w:r>
      <w:r w:rsidR="007C2B27" w:rsidRPr="00032752">
        <w:t xml:space="preserve">Datos de </w:t>
      </w:r>
      <w:r w:rsidR="00AA0ABC" w:rsidRPr="00032752">
        <w:t>Salud</w:t>
      </w:r>
      <w:bookmarkEnd w:id="706"/>
      <w:bookmarkEnd w:id="707"/>
      <w:bookmarkEnd w:id="708"/>
      <w:bookmarkEnd w:id="709"/>
    </w:p>
    <w:tbl>
      <w:tblPr>
        <w:tblStyle w:val="Tablanormal2"/>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96"/>
        <w:gridCol w:w="6442"/>
      </w:tblGrid>
      <w:tr w:rsidR="004B0C30" w14:paraId="1020B3AC" w14:textId="77777777" w:rsidTr="44DBB114">
        <w:trPr>
          <w:cnfStyle w:val="100000000000" w:firstRow="1" w:lastRow="0" w:firstColumn="0" w:lastColumn="0" w:oddVBand="0" w:evenVBand="0" w:oddHBand="0" w:evenHBand="0" w:firstRowFirstColumn="0" w:firstRowLastColumn="0" w:lastRowFirstColumn="0" w:lastRowLastColumn="0"/>
          <w:tblHeader/>
          <w:tblCellSpacing w:w="15" w:type="dxa"/>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08D304" w14:textId="77777777" w:rsidR="002B1167" w:rsidRPr="00B1475A" w:rsidRDefault="009C0B53" w:rsidP="00BA2A18">
            <w:pPr>
              <w:jc w:val="both"/>
              <w:rPr>
                <w:sz w:val="20"/>
                <w:szCs w:val="20"/>
                <w:lang w:val="es-CO"/>
              </w:rPr>
            </w:pPr>
            <w:r w:rsidRPr="00B1475A">
              <w:rPr>
                <w:sz w:val="20"/>
                <w:szCs w:val="20"/>
                <w:lang w:val="es-CO"/>
              </w:rPr>
              <w:t>Beneficio</w:t>
            </w:r>
          </w:p>
        </w:tc>
        <w:tc>
          <w:tcPr>
            <w:tcW w:w="0" w:type="auto"/>
            <w:vAlign w:val="center"/>
            <w:hideMark/>
          </w:tcPr>
          <w:p w14:paraId="09940F6E" w14:textId="77777777" w:rsidR="002B1167" w:rsidRPr="00B1475A" w:rsidRDefault="009C0B53" w:rsidP="00BA2A18">
            <w:pPr>
              <w:jc w:val="both"/>
              <w:cnfStyle w:val="100000000000" w:firstRow="1" w:lastRow="0" w:firstColumn="0" w:lastColumn="0" w:oddVBand="0" w:evenVBand="0" w:oddHBand="0" w:evenHBand="0" w:firstRowFirstColumn="0" w:firstRowLastColumn="0" w:lastRowFirstColumn="0" w:lastRowLastColumn="0"/>
              <w:rPr>
                <w:b w:val="0"/>
                <w:sz w:val="20"/>
                <w:szCs w:val="20"/>
                <w:lang w:val="es-CO"/>
              </w:rPr>
            </w:pPr>
            <w:r w:rsidRPr="00B1475A">
              <w:rPr>
                <w:sz w:val="20"/>
                <w:szCs w:val="20"/>
                <w:lang w:val="es-CO"/>
              </w:rPr>
              <w:t>Valor para el negocio</w:t>
            </w:r>
          </w:p>
        </w:tc>
      </w:tr>
      <w:tr w:rsidR="004B0C30" w:rsidRPr="00266C86" w14:paraId="3E97F66D" w14:textId="77777777" w:rsidTr="44DBB114">
        <w:trPr>
          <w:cnfStyle w:val="000000100000" w:firstRow="0" w:lastRow="0" w:firstColumn="0" w:lastColumn="0" w:oddVBand="0" w:evenVBand="0" w:oddHBand="1" w:evenHBand="0" w:firstRowFirstColumn="0" w:firstRowLastColumn="0" w:lastRowFirstColumn="0" w:lastRowLastColumn="0"/>
          <w:tblCellSpacing w:w="15" w:type="dxa"/>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99969D" w14:textId="77777777" w:rsidR="002B1167" w:rsidRPr="00B1475A" w:rsidRDefault="009C0B53" w:rsidP="00BA2A18">
            <w:pPr>
              <w:jc w:val="both"/>
              <w:rPr>
                <w:sz w:val="20"/>
                <w:szCs w:val="20"/>
                <w:lang w:val="es-CO"/>
              </w:rPr>
            </w:pPr>
            <w:r w:rsidRPr="00B1475A">
              <w:rPr>
                <w:sz w:val="20"/>
                <w:szCs w:val="20"/>
                <w:lang w:val="es-CO"/>
              </w:rPr>
              <w:t>Acelera el time-to-value</w:t>
            </w:r>
          </w:p>
        </w:tc>
        <w:tc>
          <w:tcPr>
            <w:tcW w:w="0" w:type="auto"/>
            <w:vAlign w:val="center"/>
            <w:hideMark/>
          </w:tcPr>
          <w:p w14:paraId="0C33E9AB" w14:textId="40BBA3D1" w:rsidR="002B1167" w:rsidRPr="00B1475A" w:rsidRDefault="009C0B53" w:rsidP="00BA2A1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Reduce el tiempo entre identificar una necesidad y poner en producción una solución de datos, analítica o IA.</w:t>
            </w:r>
          </w:p>
        </w:tc>
      </w:tr>
      <w:tr w:rsidR="004B0C30" w:rsidRPr="00266C86" w14:paraId="7BD288B4" w14:textId="77777777" w:rsidTr="44DBB114">
        <w:trPr>
          <w:tblCellSpacing w:w="15" w:type="dxa"/>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D57B01" w14:textId="77777777" w:rsidR="002B1167" w:rsidRPr="00B1475A" w:rsidRDefault="009C0B53" w:rsidP="00BA2A18">
            <w:pPr>
              <w:jc w:val="both"/>
              <w:rPr>
                <w:sz w:val="20"/>
                <w:szCs w:val="20"/>
                <w:lang w:val="es-CO"/>
              </w:rPr>
            </w:pPr>
            <w:r w:rsidRPr="00B1475A">
              <w:rPr>
                <w:sz w:val="20"/>
                <w:szCs w:val="20"/>
                <w:lang w:val="es-CO"/>
              </w:rPr>
              <w:t>Alinea negocio y tecnología</w:t>
            </w:r>
          </w:p>
        </w:tc>
        <w:tc>
          <w:tcPr>
            <w:tcW w:w="0" w:type="auto"/>
            <w:vAlign w:val="center"/>
            <w:hideMark/>
          </w:tcPr>
          <w:p w14:paraId="26DCB32D" w14:textId="79886010" w:rsidR="002B1167" w:rsidRPr="00B1475A" w:rsidRDefault="009C0B53" w:rsidP="00BA2A18">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Prioriza iniciativas según impacto de negocio y no únicamente según necesidades técnicas.</w:t>
            </w:r>
          </w:p>
        </w:tc>
      </w:tr>
      <w:tr w:rsidR="004B0C30" w:rsidRPr="00266C86" w14:paraId="64CF9A72" w14:textId="77777777" w:rsidTr="44DBB114">
        <w:trPr>
          <w:cnfStyle w:val="000000100000" w:firstRow="0" w:lastRow="0" w:firstColumn="0" w:lastColumn="0" w:oddVBand="0" w:evenVBand="0" w:oddHBand="1" w:evenHBand="0" w:firstRowFirstColumn="0" w:firstRowLastColumn="0" w:lastRowFirstColumn="0" w:lastRowLastColumn="0"/>
          <w:tblCellSpacing w:w="15" w:type="dxa"/>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D36CE8" w14:textId="7FDA4F87" w:rsidR="002B1167" w:rsidRPr="00B1475A" w:rsidRDefault="009C0B53" w:rsidP="00BA2A18">
            <w:pPr>
              <w:jc w:val="both"/>
              <w:rPr>
                <w:sz w:val="20"/>
                <w:szCs w:val="20"/>
                <w:lang w:val="es-CO"/>
              </w:rPr>
            </w:pPr>
            <w:r w:rsidRPr="00B1475A">
              <w:rPr>
                <w:sz w:val="20"/>
                <w:szCs w:val="20"/>
                <w:lang w:val="es-CO"/>
              </w:rPr>
              <w:t>Aporta capacidades especializadas</w:t>
            </w:r>
          </w:p>
        </w:tc>
        <w:tc>
          <w:tcPr>
            <w:tcW w:w="0" w:type="auto"/>
            <w:vAlign w:val="center"/>
            <w:hideMark/>
          </w:tcPr>
          <w:p w14:paraId="0805E284" w14:textId="7529E8D9" w:rsidR="002B1167" w:rsidRPr="00B1475A" w:rsidRDefault="009C0B53" w:rsidP="00BA2A1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Integra arquitectura, gobierno, calidad, ingeniería, analítica, IA y gestión del cambio bajo una misma visión.</w:t>
            </w:r>
          </w:p>
        </w:tc>
      </w:tr>
      <w:tr w:rsidR="004B0C30" w:rsidRPr="00266C86" w14:paraId="299C1456" w14:textId="77777777" w:rsidTr="44DBB114">
        <w:trPr>
          <w:tblCellSpacing w:w="15" w:type="dxa"/>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6505F9" w14:textId="77777777" w:rsidR="002B1167" w:rsidRPr="00B1475A" w:rsidRDefault="009C0B53" w:rsidP="00BA2A18">
            <w:pPr>
              <w:jc w:val="both"/>
              <w:rPr>
                <w:sz w:val="20"/>
                <w:szCs w:val="20"/>
                <w:lang w:val="es-CO"/>
              </w:rPr>
            </w:pPr>
            <w:r w:rsidRPr="00B1475A">
              <w:rPr>
                <w:sz w:val="20"/>
                <w:szCs w:val="20"/>
                <w:lang w:val="es-CO"/>
              </w:rPr>
              <w:t>Construye activos reutilizables</w:t>
            </w:r>
          </w:p>
        </w:tc>
        <w:tc>
          <w:tcPr>
            <w:tcW w:w="0" w:type="auto"/>
            <w:vAlign w:val="center"/>
            <w:hideMark/>
          </w:tcPr>
          <w:p w14:paraId="3DA2CCEA" w14:textId="63D6C1F1" w:rsidR="002B1167" w:rsidRPr="00B1475A" w:rsidRDefault="009C0B53" w:rsidP="00BA2A18">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Evita desarrollar soluciones aisladas; crea datos, componentes y capacidades que pueden ser reutilizados por distintos casos de uso.</w:t>
            </w:r>
          </w:p>
        </w:tc>
      </w:tr>
      <w:tr w:rsidR="004B0C30" w:rsidRPr="00266C86" w14:paraId="2E164A56" w14:textId="77777777" w:rsidTr="44DBB114">
        <w:trPr>
          <w:cnfStyle w:val="000000100000" w:firstRow="0" w:lastRow="0" w:firstColumn="0" w:lastColumn="0" w:oddVBand="0" w:evenVBand="0" w:oddHBand="1" w:evenHBand="0" w:firstRowFirstColumn="0" w:firstRowLastColumn="0" w:lastRowFirstColumn="0" w:lastRowLastColumn="0"/>
          <w:tblCellSpacing w:w="15" w:type="dxa"/>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C4ED39" w14:textId="77777777" w:rsidR="002B1167" w:rsidRPr="00B1475A" w:rsidRDefault="009C0B53" w:rsidP="00BA2A18">
            <w:pPr>
              <w:jc w:val="both"/>
              <w:rPr>
                <w:sz w:val="20"/>
                <w:szCs w:val="20"/>
                <w:lang w:val="es-CO"/>
              </w:rPr>
            </w:pPr>
            <w:r w:rsidRPr="00B1475A">
              <w:rPr>
                <w:sz w:val="20"/>
                <w:szCs w:val="20"/>
                <w:lang w:val="es-CO"/>
              </w:rPr>
              <w:t>Reduce riesgos y retrabajos</w:t>
            </w:r>
          </w:p>
        </w:tc>
        <w:tc>
          <w:tcPr>
            <w:tcW w:w="0" w:type="auto"/>
            <w:vAlign w:val="center"/>
            <w:hideMark/>
          </w:tcPr>
          <w:p w14:paraId="14CD9693" w14:textId="40DB3728" w:rsidR="002B1167" w:rsidRPr="00B1475A" w:rsidRDefault="009C0B53" w:rsidP="00BA2A1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Incorpora estándares, seguridad, privacidad, calidad y gobierno desde el diseño.</w:t>
            </w:r>
          </w:p>
        </w:tc>
      </w:tr>
      <w:tr w:rsidR="004B0C30" w:rsidRPr="00266C86" w14:paraId="06F41F3E" w14:textId="77777777" w:rsidTr="44DBB114">
        <w:trPr>
          <w:tblCellSpacing w:w="15" w:type="dxa"/>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2EA347" w14:textId="34DFD5FE" w:rsidR="002B1167" w:rsidRPr="00B1475A" w:rsidRDefault="009C0B53" w:rsidP="00BA2A18">
            <w:pPr>
              <w:jc w:val="both"/>
              <w:rPr>
                <w:sz w:val="20"/>
                <w:szCs w:val="20"/>
                <w:lang w:val="es-CO"/>
              </w:rPr>
            </w:pPr>
            <w:r w:rsidRPr="00B1475A">
              <w:rPr>
                <w:sz w:val="20"/>
                <w:szCs w:val="20"/>
                <w:lang w:val="es-CO"/>
              </w:rPr>
              <w:t>Facilita la escalabilidad</w:t>
            </w:r>
          </w:p>
        </w:tc>
        <w:tc>
          <w:tcPr>
            <w:tcW w:w="0" w:type="auto"/>
            <w:vAlign w:val="center"/>
            <w:hideMark/>
          </w:tcPr>
          <w:p w14:paraId="203AB310" w14:textId="0A2150A9" w:rsidR="002B1167" w:rsidRPr="00B1475A" w:rsidRDefault="009C0B53" w:rsidP="00BA2A18">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Permite pasar de pilotos o casos puntuales a capacidades empresariales sostenibles.</w:t>
            </w:r>
          </w:p>
        </w:tc>
      </w:tr>
      <w:tr w:rsidR="004B0C30" w:rsidRPr="00266C86" w14:paraId="18FD4A36" w14:textId="77777777" w:rsidTr="44DBB114">
        <w:trPr>
          <w:cnfStyle w:val="000000100000" w:firstRow="0" w:lastRow="0" w:firstColumn="0" w:lastColumn="0" w:oddVBand="0" w:evenVBand="0" w:oddHBand="1" w:evenHBand="0" w:firstRowFirstColumn="0" w:firstRowLastColumn="0" w:lastRowFirstColumn="0" w:lastRowLastColumn="0"/>
          <w:tblCellSpacing w:w="15" w:type="dxa"/>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5F4A5D" w14:textId="77777777" w:rsidR="002B1167" w:rsidRPr="00B1475A" w:rsidRDefault="009C0B53" w:rsidP="00BA2A18">
            <w:pPr>
              <w:jc w:val="both"/>
              <w:rPr>
                <w:sz w:val="20"/>
                <w:szCs w:val="20"/>
                <w:lang w:val="es-CO"/>
              </w:rPr>
            </w:pPr>
            <w:r w:rsidRPr="00B1475A">
              <w:rPr>
                <w:sz w:val="20"/>
                <w:szCs w:val="20"/>
                <w:lang w:val="es-CO"/>
              </w:rPr>
              <w:t>Impulsa innovación y adopción de IA</w:t>
            </w:r>
          </w:p>
        </w:tc>
        <w:tc>
          <w:tcPr>
            <w:tcW w:w="0" w:type="auto"/>
            <w:vAlign w:val="center"/>
            <w:hideMark/>
          </w:tcPr>
          <w:p w14:paraId="08B4BE83" w14:textId="3B201FA3" w:rsidR="002B1167" w:rsidRPr="00B1475A" w:rsidRDefault="009C0B53" w:rsidP="00BA2A1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Prepara información confiable, contextualizada y disponible para modelos analíticos y de IA.</w:t>
            </w:r>
          </w:p>
        </w:tc>
      </w:tr>
      <w:tr w:rsidR="004B0C30" w:rsidRPr="00266C86" w14:paraId="3735CD50" w14:textId="77777777" w:rsidTr="44DBB114">
        <w:trPr>
          <w:tblCellSpacing w:w="15" w:type="dxa"/>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14A9F2" w14:textId="77777777" w:rsidR="002B1167" w:rsidRPr="00B1475A" w:rsidRDefault="009C0B53" w:rsidP="00BA2A18">
            <w:pPr>
              <w:jc w:val="both"/>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Transfiere conocimiento</w:t>
            </w:r>
          </w:p>
        </w:tc>
        <w:tc>
          <w:tcPr>
            <w:tcW w:w="0" w:type="auto"/>
            <w:vAlign w:val="center"/>
            <w:hideMark/>
          </w:tcPr>
          <w:p w14:paraId="5BC888D2" w14:textId="61A71CCE" w:rsidR="002B1167" w:rsidRPr="00B1475A" w:rsidRDefault="009C0B53" w:rsidP="00BA2A18">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CO" w:eastAsia="es-CO"/>
              </w:rPr>
            </w:pPr>
            <w:r w:rsidRPr="00B1475A">
              <w:rPr>
                <w:rFonts w:eastAsia="Times New Roman" w:cs="Times New Roman"/>
                <w:color w:val="000000"/>
                <w:sz w:val="20"/>
                <w:szCs w:val="20"/>
                <w:lang w:val="es-CO" w:eastAsia="es-CO"/>
              </w:rPr>
              <w:t>Fortalece capacidades internas y disminuye la dependencia de personas o soluciones específicas.</w:t>
            </w:r>
          </w:p>
        </w:tc>
      </w:tr>
    </w:tbl>
    <w:p w14:paraId="2376F1CC" w14:textId="38A2346E" w:rsidR="002B1167" w:rsidRPr="00032752" w:rsidRDefault="009C0B53" w:rsidP="00750DCB">
      <w:pPr>
        <w:pStyle w:val="Ttulo2"/>
      </w:pPr>
      <w:bookmarkStart w:id="710" w:name="_Toc240576195"/>
      <w:r w:rsidRPr="00032752">
        <w:t>Los fundacionales son los habilitadores que permiten que los casos de uso posteriores sean confiables, escalables y sostenibles.</w:t>
      </w:r>
      <w:bookmarkEnd w:id="710"/>
    </w:p>
    <w:p w14:paraId="55370994" w14:textId="77777777" w:rsidR="002B1167" w:rsidRPr="00B1475A" w:rsidRDefault="002B1167" w:rsidP="00BA2A18">
      <w:pPr>
        <w:jc w:val="both"/>
        <w:rPr>
          <w:sz w:val="20"/>
          <w:szCs w:val="20"/>
          <w:lang w:val="es-CO"/>
        </w:rPr>
      </w:pPr>
    </w:p>
    <w:p w14:paraId="2526DA28" w14:textId="44788A2C" w:rsidR="002B1167" w:rsidRPr="00B1475A" w:rsidRDefault="009C0B53">
      <w:pPr>
        <w:numPr>
          <w:ilvl w:val="0"/>
          <w:numId w:val="12"/>
        </w:numPr>
        <w:jc w:val="both"/>
        <w:rPr>
          <w:sz w:val="20"/>
          <w:szCs w:val="20"/>
          <w:lang w:val="es-CO"/>
        </w:rPr>
      </w:pPr>
      <w:r w:rsidRPr="00B1475A">
        <w:rPr>
          <w:b/>
          <w:bCs/>
          <w:sz w:val="20"/>
          <w:szCs w:val="20"/>
          <w:lang w:val="es-CO"/>
        </w:rPr>
        <w:t>Gobierno y modelo operativo</w:t>
      </w:r>
      <w:r w:rsidRPr="00B1475A">
        <w:rPr>
          <w:sz w:val="20"/>
          <w:szCs w:val="20"/>
          <w:lang w:val="es-CO"/>
        </w:rPr>
        <w:t xml:space="preserve"> → define quién es responsable del dato, cómo se toman decisiones y cuáles son las reglas comunes. </w:t>
      </w:r>
    </w:p>
    <w:p w14:paraId="5E8BE91A" w14:textId="5F598DAD" w:rsidR="002B1167" w:rsidRPr="00B1475A" w:rsidRDefault="009C0B53">
      <w:pPr>
        <w:numPr>
          <w:ilvl w:val="0"/>
          <w:numId w:val="12"/>
        </w:numPr>
        <w:jc w:val="both"/>
        <w:rPr>
          <w:sz w:val="20"/>
          <w:szCs w:val="20"/>
          <w:lang w:val="es-CO"/>
        </w:rPr>
      </w:pPr>
      <w:r w:rsidRPr="00B1475A">
        <w:rPr>
          <w:b/>
          <w:bCs/>
          <w:sz w:val="20"/>
          <w:szCs w:val="20"/>
          <w:lang w:val="es-CO"/>
        </w:rPr>
        <w:t>Arquitectura y plataforma de datos</w:t>
      </w:r>
      <w:r w:rsidRPr="00B1475A">
        <w:rPr>
          <w:sz w:val="20"/>
          <w:szCs w:val="20"/>
          <w:lang w:val="es-CO"/>
        </w:rPr>
        <w:t xml:space="preserve"> → establece una base tecnológica escalable e interoperable. </w:t>
      </w:r>
    </w:p>
    <w:p w14:paraId="387A699B" w14:textId="099D21EF" w:rsidR="002B1167" w:rsidRPr="00B1475A" w:rsidRDefault="009C0B53">
      <w:pPr>
        <w:numPr>
          <w:ilvl w:val="0"/>
          <w:numId w:val="12"/>
        </w:numPr>
        <w:jc w:val="both"/>
        <w:rPr>
          <w:sz w:val="20"/>
          <w:szCs w:val="20"/>
          <w:lang w:val="es-CO"/>
        </w:rPr>
      </w:pPr>
      <w:r w:rsidRPr="00B1475A">
        <w:rPr>
          <w:b/>
          <w:bCs/>
          <w:sz w:val="20"/>
          <w:szCs w:val="20"/>
          <w:lang w:val="es-CO"/>
        </w:rPr>
        <w:t>Calidad de datos</w:t>
      </w:r>
      <w:r w:rsidRPr="00B1475A">
        <w:rPr>
          <w:sz w:val="20"/>
          <w:szCs w:val="20"/>
          <w:lang w:val="es-CO"/>
        </w:rPr>
        <w:t xml:space="preserve"> → genera confianza y disminuye errores en decisiones, procesos, analítica e IA. </w:t>
      </w:r>
    </w:p>
    <w:p w14:paraId="4B322D02" w14:textId="6C2B7981" w:rsidR="002B1167" w:rsidRPr="00B1475A" w:rsidRDefault="009C0B53">
      <w:pPr>
        <w:numPr>
          <w:ilvl w:val="0"/>
          <w:numId w:val="12"/>
        </w:numPr>
        <w:jc w:val="both"/>
        <w:rPr>
          <w:sz w:val="20"/>
          <w:szCs w:val="20"/>
          <w:lang w:val="es-CO"/>
        </w:rPr>
      </w:pPr>
      <w:r w:rsidRPr="00B1475A">
        <w:rPr>
          <w:b/>
          <w:bCs/>
          <w:sz w:val="20"/>
          <w:szCs w:val="20"/>
          <w:lang w:val="es-CO"/>
        </w:rPr>
        <w:t>Seguridad, privacidad y cumplimiento</w:t>
      </w:r>
      <w:r w:rsidRPr="00B1475A">
        <w:rPr>
          <w:sz w:val="20"/>
          <w:szCs w:val="20"/>
          <w:lang w:val="es-CO"/>
        </w:rPr>
        <w:t xml:space="preserve"> → protege información sensible y permite incorporar controles desde el origen. </w:t>
      </w:r>
    </w:p>
    <w:p w14:paraId="5EF58D6D" w14:textId="5AE14618" w:rsidR="002B1167" w:rsidRPr="00B1475A" w:rsidRDefault="009C0B53">
      <w:pPr>
        <w:numPr>
          <w:ilvl w:val="0"/>
          <w:numId w:val="12"/>
        </w:numPr>
        <w:jc w:val="both"/>
        <w:rPr>
          <w:sz w:val="20"/>
          <w:szCs w:val="20"/>
          <w:lang w:val="es-CO"/>
        </w:rPr>
      </w:pPr>
      <w:r w:rsidRPr="00B1475A">
        <w:rPr>
          <w:b/>
          <w:bCs/>
          <w:sz w:val="20"/>
          <w:szCs w:val="20"/>
          <w:lang w:val="es-CO"/>
        </w:rPr>
        <w:t>Catálogo, metadata y trazabilidad</w:t>
      </w:r>
      <w:r w:rsidRPr="00B1475A">
        <w:rPr>
          <w:sz w:val="20"/>
          <w:szCs w:val="20"/>
          <w:lang w:val="es-CO"/>
        </w:rPr>
        <w:t xml:space="preserve"> → facilita encontrar, entender y reutilizar los datos disponibles. </w:t>
      </w:r>
    </w:p>
    <w:p w14:paraId="0D3F776D" w14:textId="0F4AE6DB" w:rsidR="002B1167" w:rsidRPr="00B1475A" w:rsidRDefault="009C0B53">
      <w:pPr>
        <w:numPr>
          <w:ilvl w:val="0"/>
          <w:numId w:val="12"/>
        </w:numPr>
        <w:jc w:val="both"/>
        <w:rPr>
          <w:sz w:val="20"/>
          <w:szCs w:val="20"/>
          <w:lang w:val="es-CO"/>
        </w:rPr>
      </w:pPr>
      <w:r w:rsidRPr="00B1475A">
        <w:rPr>
          <w:b/>
          <w:bCs/>
          <w:sz w:val="20"/>
          <w:szCs w:val="20"/>
          <w:lang w:val="es-CO"/>
        </w:rPr>
        <w:t>Integración y estandarización</w:t>
      </w:r>
      <w:r w:rsidRPr="00B1475A">
        <w:rPr>
          <w:sz w:val="20"/>
          <w:szCs w:val="20"/>
          <w:lang w:val="es-CO"/>
        </w:rPr>
        <w:t xml:space="preserve"> → elimina silos y permite construir una visión consistente entre diferentes fuentes. </w:t>
      </w:r>
    </w:p>
    <w:p w14:paraId="56D5487E" w14:textId="478714C2" w:rsidR="002B1167" w:rsidRPr="00B1475A" w:rsidRDefault="009C0B53">
      <w:pPr>
        <w:numPr>
          <w:ilvl w:val="0"/>
          <w:numId w:val="12"/>
        </w:numPr>
        <w:jc w:val="both"/>
        <w:rPr>
          <w:sz w:val="20"/>
          <w:szCs w:val="20"/>
          <w:lang w:val="es-CO"/>
        </w:rPr>
      </w:pPr>
      <w:r w:rsidRPr="00B1475A">
        <w:rPr>
          <w:b/>
          <w:bCs/>
          <w:sz w:val="20"/>
          <w:szCs w:val="20"/>
          <w:lang w:val="es-CO"/>
        </w:rPr>
        <w:t>Datos maestros / MDM</w:t>
      </w:r>
      <w:r w:rsidRPr="00B1475A">
        <w:rPr>
          <w:sz w:val="20"/>
          <w:szCs w:val="20"/>
          <w:lang w:val="es-CO"/>
        </w:rPr>
        <w:t xml:space="preserve"> → consolida entidades críticas como cliente, paciente, prestador, producto u organización. </w:t>
      </w:r>
    </w:p>
    <w:p w14:paraId="4F4AF6F1" w14:textId="24342EF8" w:rsidR="002B1167" w:rsidRPr="00B1475A" w:rsidRDefault="009C0B53">
      <w:pPr>
        <w:numPr>
          <w:ilvl w:val="0"/>
          <w:numId w:val="12"/>
        </w:numPr>
        <w:jc w:val="both"/>
        <w:rPr>
          <w:sz w:val="20"/>
          <w:szCs w:val="20"/>
          <w:lang w:val="es-CO"/>
        </w:rPr>
      </w:pPr>
      <w:r w:rsidRPr="00B1475A">
        <w:rPr>
          <w:b/>
          <w:bCs/>
          <w:sz w:val="20"/>
          <w:szCs w:val="20"/>
          <w:lang w:val="es-CO"/>
        </w:rPr>
        <w:t>Estándares y productos de datos reutilizables</w:t>
      </w:r>
      <w:r w:rsidRPr="00B1475A">
        <w:rPr>
          <w:sz w:val="20"/>
          <w:szCs w:val="20"/>
          <w:lang w:val="es-CO"/>
        </w:rPr>
        <w:t xml:space="preserve"> → evita reconstruir la misma información para cada nuevo caso de uso. </w:t>
      </w:r>
    </w:p>
    <w:p w14:paraId="4437F9A2" w14:textId="77777777" w:rsidR="00E8246C" w:rsidRPr="00B1475A" w:rsidRDefault="00E8246C" w:rsidP="00BA2A18">
      <w:pPr>
        <w:jc w:val="both"/>
        <w:rPr>
          <w:sz w:val="20"/>
          <w:szCs w:val="20"/>
          <w:lang w:val="es-CO"/>
        </w:rPr>
      </w:pPr>
    </w:p>
    <w:p w14:paraId="09F06E58" w14:textId="39D31282" w:rsidR="002B1167" w:rsidRPr="00B1475A" w:rsidRDefault="009C0B53" w:rsidP="00000F9C">
      <w:pPr>
        <w:jc w:val="both"/>
        <w:rPr>
          <w:b/>
          <w:bCs/>
          <w:sz w:val="20"/>
          <w:szCs w:val="20"/>
          <w:lang w:val="es-CO"/>
        </w:rPr>
      </w:pPr>
      <w:r>
        <w:rPr>
          <w:b/>
          <w:bCs/>
          <w:sz w:val="20"/>
          <w:szCs w:val="20"/>
          <w:lang w:val="es-CO"/>
        </w:rPr>
        <w:t xml:space="preserve">       </w:t>
      </w:r>
      <w:r w:rsidR="006825BC" w:rsidRPr="00B1475A">
        <w:rPr>
          <w:b/>
          <w:bCs/>
          <w:sz w:val="20"/>
          <w:szCs w:val="20"/>
          <w:lang w:val="es-CO"/>
        </w:rPr>
        <w:t xml:space="preserve"> </w:t>
      </w:r>
      <w:r w:rsidRPr="00B1475A">
        <w:rPr>
          <w:b/>
          <w:bCs/>
          <w:sz w:val="20"/>
          <w:szCs w:val="20"/>
          <w:lang w:val="es-CO"/>
        </w:rPr>
        <w:t>La ventaja combinada</w:t>
      </w:r>
    </w:p>
    <w:p w14:paraId="2DC629FB" w14:textId="6D1F7260" w:rsidR="002B1167" w:rsidRPr="00B1475A" w:rsidRDefault="009C0B53" w:rsidP="00BA2A18">
      <w:pPr>
        <w:ind w:left="360"/>
        <w:jc w:val="both"/>
        <w:rPr>
          <w:sz w:val="20"/>
          <w:szCs w:val="20"/>
          <w:lang w:val="es-CO"/>
        </w:rPr>
      </w:pPr>
      <w:r w:rsidRPr="00B1475A">
        <w:rPr>
          <w:sz w:val="20"/>
          <w:szCs w:val="20"/>
          <w:lang w:val="es-CO"/>
        </w:rPr>
        <w:t>El D</w:t>
      </w:r>
      <w:r w:rsidR="00C51BFB" w:rsidRPr="00B1475A">
        <w:rPr>
          <w:sz w:val="20"/>
          <w:szCs w:val="20"/>
          <w:lang w:val="es-CO"/>
        </w:rPr>
        <w:t xml:space="preserve">ominio de Salud </w:t>
      </w:r>
      <w:r w:rsidRPr="00B1475A">
        <w:rPr>
          <w:sz w:val="20"/>
          <w:szCs w:val="20"/>
          <w:lang w:val="es-CO"/>
        </w:rPr>
        <w:t>permite construir los fundacionales una sola vez y convertirlos en capacidades reutilizables para acelerar múltiples casos de uso, reduciendo costo, riesgo y tiempo de implementación.</w:t>
      </w:r>
    </w:p>
    <w:p w14:paraId="26455A14" w14:textId="7C0F4A8B" w:rsidR="002B1167" w:rsidRPr="00B1475A" w:rsidRDefault="009C0B53" w:rsidP="00BA2A18">
      <w:pPr>
        <w:ind w:left="360"/>
        <w:jc w:val="both"/>
        <w:rPr>
          <w:sz w:val="20"/>
          <w:szCs w:val="20"/>
          <w:lang w:val="es-CO"/>
        </w:rPr>
      </w:pPr>
      <w:r w:rsidRPr="00B1475A">
        <w:rPr>
          <w:sz w:val="20"/>
          <w:szCs w:val="20"/>
          <w:lang w:val="es-CO"/>
        </w:rPr>
        <w:t>Esto genera un efecto acumulativo</w:t>
      </w:r>
      <w:r w:rsidR="00477D6E" w:rsidRPr="00B1475A">
        <w:rPr>
          <w:sz w:val="20"/>
          <w:szCs w:val="20"/>
          <w:lang w:val="es-CO"/>
        </w:rPr>
        <w:t xml:space="preserve">, </w:t>
      </w:r>
      <w:r w:rsidRPr="00B1475A">
        <w:rPr>
          <w:b/>
          <w:bCs/>
          <w:sz w:val="20"/>
          <w:szCs w:val="20"/>
          <w:lang w:val="es-CO"/>
        </w:rPr>
        <w:t>cada nuevo caso de uso debería ser más rápido y menos costoso que el anterior</w:t>
      </w:r>
      <w:r w:rsidRPr="00B1475A">
        <w:rPr>
          <w:sz w:val="20"/>
          <w:szCs w:val="20"/>
          <w:lang w:val="es-CO"/>
        </w:rPr>
        <w:t>, porque reutiliza gobierno, arquitectura, integraciones, modelos y productos de datos ya construidos.</w:t>
      </w:r>
    </w:p>
    <w:p w14:paraId="010CC03F" w14:textId="050C6BFF" w:rsidR="004967D7" w:rsidRPr="00715756" w:rsidRDefault="009C0B53" w:rsidP="00715756">
      <w:pPr>
        <w:ind w:left="360"/>
        <w:jc w:val="both"/>
        <w:rPr>
          <w:b/>
          <w:sz w:val="20"/>
          <w:szCs w:val="20"/>
          <w:lang w:val="es-CO"/>
        </w:rPr>
      </w:pPr>
      <w:r w:rsidRPr="00B1475A">
        <w:rPr>
          <w:b/>
          <w:bCs/>
          <w:sz w:val="20"/>
          <w:szCs w:val="20"/>
          <w:lang w:val="es-CO"/>
        </w:rPr>
        <w:t>“Construimos los fundacionales para no resolver casos de uso aislados, sino crear una capacidad empresarial de datos que permita escalar decisiones, automatización, analítica e IA.”</w:t>
      </w:r>
    </w:p>
    <w:p w14:paraId="69B72091" w14:textId="77777777" w:rsidR="00A93A37" w:rsidRPr="00B1475A" w:rsidRDefault="00A93A37" w:rsidP="00BA2A18">
      <w:pPr>
        <w:ind w:left="360"/>
        <w:jc w:val="both"/>
        <w:rPr>
          <w:sz w:val="20"/>
          <w:szCs w:val="20"/>
          <w:lang w:val="es-CO"/>
        </w:rPr>
      </w:pPr>
    </w:p>
    <w:p w14:paraId="5633F533" w14:textId="117B72BA" w:rsidR="005C21A6" w:rsidRPr="00B1475A" w:rsidRDefault="009C0B53" w:rsidP="00750DCB">
      <w:pPr>
        <w:pStyle w:val="Ttulo2"/>
      </w:pPr>
      <w:bookmarkStart w:id="711" w:name="_Toc238560534"/>
      <w:bookmarkStart w:id="712" w:name="_Toc238571030"/>
      <w:bookmarkStart w:id="713" w:name="_Toc238651606"/>
      <w:bookmarkStart w:id="714" w:name="_Toc240576196"/>
      <w:r w:rsidRPr="00032752">
        <w:t xml:space="preserve">Beneficios </w:t>
      </w:r>
      <w:bookmarkEnd w:id="711"/>
      <w:r w:rsidR="00B40C6C" w:rsidRPr="00032752">
        <w:t>Plataforma Federada</w:t>
      </w:r>
      <w:r w:rsidR="00B40C6C" w:rsidRPr="00B1475A">
        <w:t xml:space="preserve"> de Inteligencia en Salud - AlejandrIA</w:t>
      </w:r>
      <w:bookmarkEnd w:id="712"/>
      <w:bookmarkEnd w:id="713"/>
      <w:bookmarkEnd w:id="7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4037"/>
        <w:gridCol w:w="2852"/>
      </w:tblGrid>
      <w:tr w:rsidR="004B0C30" w14:paraId="6F065847" w14:textId="77777777">
        <w:trPr>
          <w:tblHeader/>
          <w:tblCellSpacing w:w="15" w:type="dxa"/>
        </w:trPr>
        <w:tc>
          <w:tcPr>
            <w:tcW w:w="0" w:type="auto"/>
            <w:vAlign w:val="center"/>
            <w:hideMark/>
          </w:tcPr>
          <w:p w14:paraId="7BC257B0" w14:textId="77777777" w:rsidR="00EC5BA2" w:rsidRPr="00B1475A" w:rsidRDefault="009C0B53" w:rsidP="00BA2A18">
            <w:pPr>
              <w:jc w:val="both"/>
              <w:rPr>
                <w:b/>
                <w:bCs/>
                <w:sz w:val="20"/>
                <w:szCs w:val="20"/>
                <w:lang w:val="es-CO"/>
              </w:rPr>
            </w:pPr>
            <w:r w:rsidRPr="00B1475A">
              <w:rPr>
                <w:b/>
                <w:bCs/>
                <w:sz w:val="20"/>
                <w:szCs w:val="20"/>
                <w:lang w:val="es-CO"/>
              </w:rPr>
              <w:t>Beneficio</w:t>
            </w:r>
          </w:p>
        </w:tc>
        <w:tc>
          <w:tcPr>
            <w:tcW w:w="0" w:type="auto"/>
            <w:vAlign w:val="center"/>
            <w:hideMark/>
          </w:tcPr>
          <w:p w14:paraId="69AAFC69" w14:textId="77777777" w:rsidR="00EC5BA2" w:rsidRPr="00B1475A" w:rsidRDefault="009C0B53" w:rsidP="00BA2A18">
            <w:pPr>
              <w:jc w:val="both"/>
              <w:rPr>
                <w:b/>
                <w:bCs/>
                <w:sz w:val="20"/>
                <w:szCs w:val="20"/>
                <w:lang w:val="es-CO"/>
              </w:rPr>
            </w:pPr>
            <w:r w:rsidRPr="00B1475A">
              <w:rPr>
                <w:b/>
                <w:bCs/>
                <w:sz w:val="20"/>
                <w:szCs w:val="20"/>
                <w:lang w:val="es-CO"/>
              </w:rPr>
              <w:t>Descripción</w:t>
            </w:r>
          </w:p>
        </w:tc>
        <w:tc>
          <w:tcPr>
            <w:tcW w:w="0" w:type="auto"/>
            <w:vAlign w:val="center"/>
            <w:hideMark/>
          </w:tcPr>
          <w:p w14:paraId="5FA2438D" w14:textId="77777777" w:rsidR="00EC5BA2" w:rsidRPr="00B1475A" w:rsidRDefault="009C0B53" w:rsidP="00BA2A18">
            <w:pPr>
              <w:jc w:val="both"/>
              <w:rPr>
                <w:b/>
                <w:bCs/>
                <w:sz w:val="20"/>
                <w:szCs w:val="20"/>
                <w:lang w:val="es-CO"/>
              </w:rPr>
            </w:pPr>
            <w:r w:rsidRPr="00B1475A">
              <w:rPr>
                <w:b/>
                <w:bCs/>
                <w:sz w:val="20"/>
                <w:szCs w:val="20"/>
                <w:lang w:val="es-CO"/>
              </w:rPr>
              <w:t>Valor para SURA Salud</w:t>
            </w:r>
          </w:p>
        </w:tc>
      </w:tr>
      <w:tr w:rsidR="004B0C30" w:rsidRPr="00266C86" w14:paraId="2DEDFB47" w14:textId="77777777">
        <w:trPr>
          <w:tblCellSpacing w:w="15" w:type="dxa"/>
        </w:trPr>
        <w:tc>
          <w:tcPr>
            <w:tcW w:w="0" w:type="auto"/>
            <w:vAlign w:val="center"/>
            <w:hideMark/>
          </w:tcPr>
          <w:p w14:paraId="617596C0" w14:textId="00FAA76E" w:rsidR="00EC5BA2" w:rsidRPr="000D4591" w:rsidRDefault="009C0B53" w:rsidP="00BA2A18">
            <w:pPr>
              <w:jc w:val="both"/>
              <w:rPr>
                <w:b/>
                <w:bCs/>
                <w:sz w:val="20"/>
                <w:szCs w:val="20"/>
                <w:lang w:val="es-CO"/>
              </w:rPr>
            </w:pPr>
            <w:r w:rsidRPr="000D4591">
              <w:rPr>
                <w:b/>
                <w:bCs/>
                <w:sz w:val="20"/>
                <w:szCs w:val="20"/>
                <w:lang w:val="es-CO"/>
              </w:rPr>
              <w:t>Mejores decisiones basadas en evidencia</w:t>
            </w:r>
          </w:p>
        </w:tc>
        <w:tc>
          <w:tcPr>
            <w:tcW w:w="0" w:type="auto"/>
            <w:vAlign w:val="center"/>
            <w:hideMark/>
          </w:tcPr>
          <w:p w14:paraId="7725206F" w14:textId="77777777" w:rsidR="00EC5BA2" w:rsidRPr="00B1475A" w:rsidRDefault="009C0B53" w:rsidP="00BA2A18">
            <w:pPr>
              <w:jc w:val="both"/>
              <w:rPr>
                <w:sz w:val="20"/>
                <w:szCs w:val="20"/>
                <w:lang w:val="es-CO"/>
              </w:rPr>
            </w:pPr>
            <w:r w:rsidRPr="00B1475A">
              <w:rPr>
                <w:sz w:val="20"/>
                <w:szCs w:val="20"/>
                <w:lang w:val="es-CO"/>
              </w:rPr>
              <w:t>Permite tomar decisiones con información confiable, trazable y disponible, reduciendo la dependencia de análisis manuales o información dispersa.</w:t>
            </w:r>
          </w:p>
        </w:tc>
        <w:tc>
          <w:tcPr>
            <w:tcW w:w="0" w:type="auto"/>
            <w:vAlign w:val="center"/>
            <w:hideMark/>
          </w:tcPr>
          <w:p w14:paraId="665A369C" w14:textId="77777777" w:rsidR="00EC5BA2" w:rsidRPr="00B1475A" w:rsidRDefault="009C0B53" w:rsidP="00BA2A18">
            <w:pPr>
              <w:jc w:val="both"/>
              <w:rPr>
                <w:sz w:val="20"/>
                <w:szCs w:val="20"/>
                <w:lang w:val="es-CO"/>
              </w:rPr>
            </w:pPr>
            <w:r w:rsidRPr="00B1475A">
              <w:rPr>
                <w:sz w:val="20"/>
                <w:szCs w:val="20"/>
                <w:lang w:val="es-CO"/>
              </w:rPr>
              <w:t>Mayor precisión en decisiones clínicas, operativas y estratégicas.</w:t>
            </w:r>
          </w:p>
        </w:tc>
      </w:tr>
      <w:tr w:rsidR="004B0C30" w:rsidRPr="00266C86" w14:paraId="6F0521DC" w14:textId="77777777">
        <w:trPr>
          <w:tblCellSpacing w:w="15" w:type="dxa"/>
        </w:trPr>
        <w:tc>
          <w:tcPr>
            <w:tcW w:w="0" w:type="auto"/>
            <w:vAlign w:val="center"/>
            <w:hideMark/>
          </w:tcPr>
          <w:p w14:paraId="1DCDAF42" w14:textId="77777777" w:rsidR="00EC5BA2" w:rsidRPr="000D4591" w:rsidRDefault="009C0B53" w:rsidP="00BA2A18">
            <w:pPr>
              <w:jc w:val="both"/>
              <w:rPr>
                <w:b/>
                <w:bCs/>
                <w:sz w:val="20"/>
                <w:szCs w:val="20"/>
                <w:lang w:val="es-CO"/>
              </w:rPr>
            </w:pPr>
            <w:r w:rsidRPr="000D4591">
              <w:rPr>
                <w:b/>
                <w:bCs/>
                <w:sz w:val="20"/>
                <w:szCs w:val="20"/>
                <w:lang w:val="es-CO"/>
              </w:rPr>
              <w:t>Mejores resultados en salud</w:t>
            </w:r>
          </w:p>
        </w:tc>
        <w:tc>
          <w:tcPr>
            <w:tcW w:w="0" w:type="auto"/>
            <w:vAlign w:val="center"/>
            <w:hideMark/>
          </w:tcPr>
          <w:p w14:paraId="76C92FFE" w14:textId="2AF5D771" w:rsidR="00EC5BA2" w:rsidRPr="00B1475A" w:rsidRDefault="009C0B53" w:rsidP="00BA2A18">
            <w:pPr>
              <w:jc w:val="both"/>
              <w:rPr>
                <w:sz w:val="20"/>
                <w:szCs w:val="20"/>
                <w:lang w:val="es-CO"/>
              </w:rPr>
            </w:pPr>
            <w:r w:rsidRPr="00B1475A">
              <w:rPr>
                <w:sz w:val="20"/>
                <w:szCs w:val="20"/>
                <w:lang w:val="es-CO"/>
              </w:rPr>
              <w:t>Habilita intervenciones más oportunas, proactivas y personalizadas sobre pacientes y poblaciones.</w:t>
            </w:r>
          </w:p>
        </w:tc>
        <w:tc>
          <w:tcPr>
            <w:tcW w:w="0" w:type="auto"/>
            <w:vAlign w:val="center"/>
            <w:hideMark/>
          </w:tcPr>
          <w:p w14:paraId="1F432C3F" w14:textId="77777777" w:rsidR="00EC5BA2" w:rsidRPr="00B1475A" w:rsidRDefault="009C0B53" w:rsidP="00BA2A18">
            <w:pPr>
              <w:jc w:val="both"/>
              <w:rPr>
                <w:sz w:val="20"/>
                <w:szCs w:val="20"/>
                <w:lang w:val="es-CO"/>
              </w:rPr>
            </w:pPr>
            <w:r w:rsidRPr="00B1475A">
              <w:rPr>
                <w:sz w:val="20"/>
                <w:szCs w:val="20"/>
                <w:lang w:val="es-CO"/>
              </w:rPr>
              <w:t>Mejora de outcomes, priorización de poblaciones de riesgo y acciones preventivas más efectivas.</w:t>
            </w:r>
          </w:p>
        </w:tc>
      </w:tr>
      <w:tr w:rsidR="004B0C30" w:rsidRPr="00266C86" w14:paraId="26C6CCC9" w14:textId="77777777">
        <w:trPr>
          <w:tblCellSpacing w:w="15" w:type="dxa"/>
        </w:trPr>
        <w:tc>
          <w:tcPr>
            <w:tcW w:w="0" w:type="auto"/>
            <w:vAlign w:val="center"/>
            <w:hideMark/>
          </w:tcPr>
          <w:p w14:paraId="32F0DEDF" w14:textId="77777777" w:rsidR="00EC5BA2" w:rsidRPr="000D4591" w:rsidRDefault="009C0B53" w:rsidP="00BA2A18">
            <w:pPr>
              <w:jc w:val="both"/>
              <w:rPr>
                <w:b/>
                <w:bCs/>
                <w:sz w:val="20"/>
                <w:szCs w:val="20"/>
                <w:lang w:val="es-CO"/>
              </w:rPr>
            </w:pPr>
            <w:r w:rsidRPr="000D4591">
              <w:rPr>
                <w:b/>
                <w:bCs/>
                <w:sz w:val="20"/>
                <w:szCs w:val="20"/>
                <w:lang w:val="es-CO"/>
              </w:rPr>
              <w:t>Eficiencia operativa</w:t>
            </w:r>
          </w:p>
        </w:tc>
        <w:tc>
          <w:tcPr>
            <w:tcW w:w="0" w:type="auto"/>
            <w:vAlign w:val="center"/>
            <w:hideMark/>
          </w:tcPr>
          <w:p w14:paraId="5DA2E4DB" w14:textId="77777777" w:rsidR="00EC5BA2" w:rsidRPr="00B1475A" w:rsidRDefault="009C0B53" w:rsidP="00BA2A18">
            <w:pPr>
              <w:jc w:val="both"/>
              <w:rPr>
                <w:sz w:val="20"/>
                <w:szCs w:val="20"/>
                <w:lang w:val="es-CO"/>
              </w:rPr>
            </w:pPr>
            <w:r w:rsidRPr="00B1475A">
              <w:rPr>
                <w:sz w:val="20"/>
                <w:szCs w:val="20"/>
                <w:lang w:val="es-CO"/>
              </w:rPr>
              <w:t>Optimiza procesos, reduce reprocesos y acelera el acceso a información analítica reutilizable.</w:t>
            </w:r>
          </w:p>
        </w:tc>
        <w:tc>
          <w:tcPr>
            <w:tcW w:w="0" w:type="auto"/>
            <w:vAlign w:val="center"/>
            <w:hideMark/>
          </w:tcPr>
          <w:p w14:paraId="4D328936" w14:textId="3456D189" w:rsidR="00EC5BA2" w:rsidRPr="00B1475A" w:rsidRDefault="009C0B53" w:rsidP="00BA2A18">
            <w:pPr>
              <w:jc w:val="both"/>
              <w:rPr>
                <w:sz w:val="20"/>
                <w:szCs w:val="20"/>
                <w:lang w:val="es-CO"/>
              </w:rPr>
            </w:pPr>
            <w:r w:rsidRPr="00B1475A">
              <w:rPr>
                <w:sz w:val="20"/>
                <w:szCs w:val="20"/>
                <w:lang w:val="es-CO"/>
              </w:rPr>
              <w:t>Menores tiempos de análisis, mayor productividad y mejor uso de recursos.</w:t>
            </w:r>
          </w:p>
        </w:tc>
      </w:tr>
      <w:tr w:rsidR="004B0C30" w:rsidRPr="00266C86" w14:paraId="74530B2D" w14:textId="77777777">
        <w:trPr>
          <w:tblCellSpacing w:w="15" w:type="dxa"/>
        </w:trPr>
        <w:tc>
          <w:tcPr>
            <w:tcW w:w="0" w:type="auto"/>
            <w:vAlign w:val="center"/>
            <w:hideMark/>
          </w:tcPr>
          <w:p w14:paraId="33AB11A3" w14:textId="77777777" w:rsidR="00EC5BA2" w:rsidRPr="000D4591" w:rsidRDefault="009C0B53" w:rsidP="00BA2A18">
            <w:pPr>
              <w:jc w:val="both"/>
              <w:rPr>
                <w:b/>
                <w:bCs/>
                <w:sz w:val="20"/>
                <w:szCs w:val="20"/>
                <w:lang w:val="es-CO"/>
              </w:rPr>
            </w:pPr>
            <w:r w:rsidRPr="000D4591">
              <w:rPr>
                <w:b/>
                <w:bCs/>
                <w:sz w:val="20"/>
                <w:szCs w:val="20"/>
                <w:lang w:val="es-CO"/>
              </w:rPr>
              <w:t>Experiencia superior</w:t>
            </w:r>
          </w:p>
        </w:tc>
        <w:tc>
          <w:tcPr>
            <w:tcW w:w="0" w:type="auto"/>
            <w:vAlign w:val="center"/>
            <w:hideMark/>
          </w:tcPr>
          <w:p w14:paraId="44D07328" w14:textId="01B13EB1" w:rsidR="00EC5BA2" w:rsidRPr="00B1475A" w:rsidRDefault="009C0B53" w:rsidP="00BA2A18">
            <w:pPr>
              <w:jc w:val="both"/>
              <w:rPr>
                <w:sz w:val="20"/>
                <w:szCs w:val="20"/>
                <w:lang w:val="es-CO"/>
              </w:rPr>
            </w:pPr>
            <w:r w:rsidRPr="00B1475A">
              <w:rPr>
                <w:sz w:val="20"/>
                <w:szCs w:val="20"/>
                <w:lang w:val="es-CO"/>
              </w:rPr>
              <w:t>Integra información para generar una visión más completa del paciente y sus necesidades.</w:t>
            </w:r>
          </w:p>
        </w:tc>
        <w:tc>
          <w:tcPr>
            <w:tcW w:w="0" w:type="auto"/>
            <w:vAlign w:val="center"/>
            <w:hideMark/>
          </w:tcPr>
          <w:p w14:paraId="0BDE9050" w14:textId="07BEB3D4" w:rsidR="00EC5BA2" w:rsidRPr="00B1475A" w:rsidRDefault="009C0B53" w:rsidP="00BA2A18">
            <w:pPr>
              <w:jc w:val="both"/>
              <w:rPr>
                <w:sz w:val="20"/>
                <w:szCs w:val="20"/>
                <w:lang w:val="es-CO"/>
              </w:rPr>
            </w:pPr>
            <w:r w:rsidRPr="00B1475A">
              <w:rPr>
                <w:sz w:val="20"/>
                <w:szCs w:val="20"/>
                <w:lang w:val="es-CO"/>
              </w:rPr>
              <w:t>Atención más personalizada, oportuna y centrada en el paciente.</w:t>
            </w:r>
          </w:p>
        </w:tc>
      </w:tr>
      <w:tr w:rsidR="004B0C30" w:rsidRPr="00266C86" w14:paraId="70C6BBC2" w14:textId="77777777">
        <w:trPr>
          <w:tblCellSpacing w:w="15" w:type="dxa"/>
        </w:trPr>
        <w:tc>
          <w:tcPr>
            <w:tcW w:w="0" w:type="auto"/>
            <w:vAlign w:val="center"/>
            <w:hideMark/>
          </w:tcPr>
          <w:p w14:paraId="30E0AD71" w14:textId="0A8466F6" w:rsidR="00EC5BA2" w:rsidRPr="000D4591" w:rsidRDefault="009C0B53" w:rsidP="00BA2A18">
            <w:pPr>
              <w:jc w:val="both"/>
              <w:rPr>
                <w:b/>
                <w:bCs/>
                <w:sz w:val="20"/>
                <w:szCs w:val="20"/>
                <w:lang w:val="es-CO"/>
              </w:rPr>
            </w:pPr>
            <w:r w:rsidRPr="000D4591">
              <w:rPr>
                <w:b/>
                <w:bCs/>
                <w:sz w:val="20"/>
                <w:szCs w:val="20"/>
                <w:lang w:val="es-CO"/>
              </w:rPr>
              <w:t>Cumplimiento, seguridad  trazabilidad</w:t>
            </w:r>
          </w:p>
        </w:tc>
        <w:tc>
          <w:tcPr>
            <w:tcW w:w="0" w:type="auto"/>
            <w:vAlign w:val="center"/>
            <w:hideMark/>
          </w:tcPr>
          <w:p w14:paraId="366A97B3" w14:textId="1F43E3BC" w:rsidR="00EC5BA2" w:rsidRPr="00B1475A" w:rsidRDefault="009C0B53" w:rsidP="00BA2A18">
            <w:pPr>
              <w:ind w:left="720"/>
              <w:jc w:val="both"/>
              <w:rPr>
                <w:sz w:val="20"/>
                <w:szCs w:val="20"/>
                <w:lang w:val="es-CO"/>
              </w:rPr>
            </w:pPr>
            <w:r w:rsidRPr="00B1475A">
              <w:rPr>
                <w:sz w:val="20"/>
                <w:szCs w:val="20"/>
                <w:lang w:val="es-CO"/>
              </w:rPr>
              <w:t>Incorpora gobierno, calidad, seguridad,</w:t>
            </w:r>
            <w:r w:rsidR="005C21A6" w:rsidRPr="00B1475A">
              <w:rPr>
                <w:sz w:val="20"/>
                <w:szCs w:val="20"/>
                <w:lang w:val="es-CO"/>
              </w:rPr>
              <w:t xml:space="preserve"> </w:t>
            </w:r>
            <w:r w:rsidRPr="00B1475A">
              <w:rPr>
                <w:sz w:val="20"/>
                <w:szCs w:val="20"/>
                <w:lang w:val="es-CO"/>
              </w:rPr>
              <w:t>linaje y control de acceso sobre los datos.</w:t>
            </w:r>
          </w:p>
        </w:tc>
        <w:tc>
          <w:tcPr>
            <w:tcW w:w="0" w:type="auto"/>
            <w:vAlign w:val="center"/>
            <w:hideMark/>
          </w:tcPr>
          <w:p w14:paraId="324A8B17" w14:textId="3A058B98" w:rsidR="00EC5BA2" w:rsidRPr="00B1475A" w:rsidRDefault="009C0B53" w:rsidP="00BA2A18">
            <w:pPr>
              <w:jc w:val="both"/>
              <w:rPr>
                <w:sz w:val="20"/>
                <w:szCs w:val="20"/>
                <w:lang w:val="es-CO"/>
              </w:rPr>
            </w:pPr>
            <w:r w:rsidRPr="00B1475A">
              <w:rPr>
                <w:sz w:val="20"/>
                <w:szCs w:val="20"/>
                <w:lang w:val="es-CO"/>
              </w:rPr>
              <w:t>Mayor confianza en la información y reducción de riesgos regulatorios o de uso indebido de datos.</w:t>
            </w:r>
          </w:p>
        </w:tc>
      </w:tr>
      <w:tr w:rsidR="004B0C30" w:rsidRPr="00266C86" w14:paraId="083402A9" w14:textId="77777777">
        <w:trPr>
          <w:tblCellSpacing w:w="15" w:type="dxa"/>
        </w:trPr>
        <w:tc>
          <w:tcPr>
            <w:tcW w:w="0" w:type="auto"/>
            <w:vAlign w:val="center"/>
            <w:hideMark/>
          </w:tcPr>
          <w:p w14:paraId="131DE97B" w14:textId="146E9FAC" w:rsidR="00EC5BA2" w:rsidRPr="000D4591" w:rsidRDefault="009C0B53" w:rsidP="00BA2A18">
            <w:pPr>
              <w:jc w:val="both"/>
              <w:rPr>
                <w:b/>
                <w:bCs/>
                <w:sz w:val="20"/>
                <w:szCs w:val="20"/>
                <w:lang w:val="es-CO"/>
              </w:rPr>
            </w:pPr>
            <w:r w:rsidRPr="000D4591">
              <w:rPr>
                <w:b/>
                <w:bCs/>
                <w:sz w:val="20"/>
                <w:szCs w:val="20"/>
                <w:lang w:val="es-CO"/>
              </w:rPr>
              <w:t>Innovación  escalabilidad</w:t>
            </w:r>
          </w:p>
        </w:tc>
        <w:tc>
          <w:tcPr>
            <w:tcW w:w="0" w:type="auto"/>
            <w:vAlign w:val="center"/>
            <w:hideMark/>
          </w:tcPr>
          <w:p w14:paraId="7D92CBA7" w14:textId="01C9288F" w:rsidR="00EC5BA2" w:rsidRPr="00B1475A" w:rsidRDefault="009C0B53" w:rsidP="00BA2A18">
            <w:pPr>
              <w:jc w:val="both"/>
              <w:rPr>
                <w:sz w:val="20"/>
                <w:szCs w:val="20"/>
                <w:lang w:val="es-CO"/>
              </w:rPr>
            </w:pPr>
            <w:r w:rsidRPr="00B1475A">
              <w:rPr>
                <w:sz w:val="20"/>
                <w:szCs w:val="20"/>
                <w:lang w:val="es-CO"/>
              </w:rPr>
              <w:t>Crea una base flexible para nuevos casos de uso, data partners, agentes inteligentes, modelos y productos de datos.</w:t>
            </w:r>
          </w:p>
        </w:tc>
        <w:tc>
          <w:tcPr>
            <w:tcW w:w="0" w:type="auto"/>
            <w:vAlign w:val="center"/>
            <w:hideMark/>
          </w:tcPr>
          <w:p w14:paraId="039BB9D0" w14:textId="1D259678" w:rsidR="00EC5BA2" w:rsidRPr="00B1475A" w:rsidRDefault="009C0B53" w:rsidP="00BA2A18">
            <w:pPr>
              <w:jc w:val="both"/>
              <w:rPr>
                <w:sz w:val="20"/>
                <w:szCs w:val="20"/>
                <w:lang w:val="es-CO"/>
              </w:rPr>
            </w:pPr>
            <w:r w:rsidRPr="00B1475A">
              <w:rPr>
                <w:sz w:val="20"/>
                <w:szCs w:val="20"/>
                <w:lang w:val="es-CO"/>
              </w:rPr>
              <w:t xml:space="preserve">Capacidad de escalar soluciones analíticas y de IA a </w:t>
            </w:r>
            <w:r w:rsidRPr="00B1475A">
              <w:rPr>
                <w:sz w:val="20"/>
                <w:szCs w:val="20"/>
                <w:lang w:val="es-CO"/>
              </w:rPr>
              <w:lastRenderedPageBreak/>
              <w:t>nuevas áreas, dominios y regiones.</w:t>
            </w:r>
          </w:p>
        </w:tc>
      </w:tr>
      <w:tr w:rsidR="004B0C30" w:rsidRPr="00266C86" w14:paraId="3B658341" w14:textId="77777777">
        <w:trPr>
          <w:tblCellSpacing w:w="15" w:type="dxa"/>
        </w:trPr>
        <w:tc>
          <w:tcPr>
            <w:tcW w:w="0" w:type="auto"/>
            <w:vAlign w:val="center"/>
            <w:hideMark/>
          </w:tcPr>
          <w:p w14:paraId="4E56B34F" w14:textId="77777777" w:rsidR="00EC5BA2" w:rsidRPr="000D4591" w:rsidRDefault="009C0B53" w:rsidP="00BA2A18">
            <w:pPr>
              <w:jc w:val="both"/>
              <w:rPr>
                <w:b/>
                <w:bCs/>
                <w:sz w:val="20"/>
                <w:szCs w:val="20"/>
                <w:lang w:val="es-CO"/>
              </w:rPr>
            </w:pPr>
            <w:r w:rsidRPr="000D4591">
              <w:rPr>
                <w:b/>
                <w:bCs/>
                <w:sz w:val="20"/>
                <w:szCs w:val="20"/>
                <w:lang w:val="es-CO"/>
              </w:rPr>
              <w:lastRenderedPageBreak/>
              <w:t>Generación de valor medible</w:t>
            </w:r>
          </w:p>
        </w:tc>
        <w:tc>
          <w:tcPr>
            <w:tcW w:w="0" w:type="auto"/>
            <w:vAlign w:val="center"/>
            <w:hideMark/>
          </w:tcPr>
          <w:p w14:paraId="6F29B417" w14:textId="77777777" w:rsidR="00EC5BA2" w:rsidRPr="00B1475A" w:rsidRDefault="009C0B53" w:rsidP="00BA2A18">
            <w:pPr>
              <w:jc w:val="both"/>
              <w:rPr>
                <w:sz w:val="20"/>
                <w:szCs w:val="20"/>
                <w:lang w:val="es-CO"/>
              </w:rPr>
            </w:pPr>
            <w:r w:rsidRPr="00B1475A">
              <w:rPr>
                <w:sz w:val="20"/>
                <w:szCs w:val="20"/>
                <w:lang w:val="es-CO"/>
              </w:rPr>
              <w:t>Conecta los casos de uso con indicadores clínicos, operativos, financieros y de adopción.</w:t>
            </w:r>
          </w:p>
        </w:tc>
        <w:tc>
          <w:tcPr>
            <w:tcW w:w="0" w:type="auto"/>
            <w:vAlign w:val="center"/>
            <w:hideMark/>
          </w:tcPr>
          <w:p w14:paraId="2DEEC0C1" w14:textId="77777777" w:rsidR="00EC5BA2" w:rsidRPr="00B1475A" w:rsidRDefault="009C0B53" w:rsidP="00BA2A18">
            <w:pPr>
              <w:jc w:val="both"/>
              <w:rPr>
                <w:sz w:val="20"/>
                <w:szCs w:val="20"/>
                <w:lang w:val="es-CO"/>
              </w:rPr>
            </w:pPr>
            <w:r w:rsidRPr="00B1475A">
              <w:rPr>
                <w:sz w:val="20"/>
                <w:szCs w:val="20"/>
                <w:lang w:val="es-CO"/>
              </w:rPr>
              <w:t>Permite medir impacto, priorizar inversiones y demostrar beneficios concretos.</w:t>
            </w:r>
          </w:p>
        </w:tc>
      </w:tr>
      <w:tr w:rsidR="004B0C30" w:rsidRPr="00266C86" w14:paraId="20FD8D9F" w14:textId="77777777">
        <w:trPr>
          <w:tblCellSpacing w:w="15" w:type="dxa"/>
        </w:trPr>
        <w:tc>
          <w:tcPr>
            <w:tcW w:w="0" w:type="auto"/>
            <w:vAlign w:val="center"/>
            <w:hideMark/>
          </w:tcPr>
          <w:p w14:paraId="406937F8" w14:textId="77777777" w:rsidR="00EC5BA2" w:rsidRPr="000D4591" w:rsidRDefault="009C0B53" w:rsidP="00BA2A18">
            <w:pPr>
              <w:jc w:val="both"/>
              <w:rPr>
                <w:b/>
                <w:bCs/>
                <w:sz w:val="20"/>
                <w:szCs w:val="20"/>
                <w:lang w:val="es-CO"/>
              </w:rPr>
            </w:pPr>
            <w:r w:rsidRPr="000D4591">
              <w:rPr>
                <w:b/>
                <w:bCs/>
                <w:sz w:val="20"/>
                <w:szCs w:val="20"/>
                <w:lang w:val="es-CO"/>
              </w:rPr>
              <w:t>Impacto regional</w:t>
            </w:r>
          </w:p>
        </w:tc>
        <w:tc>
          <w:tcPr>
            <w:tcW w:w="0" w:type="auto"/>
            <w:vAlign w:val="center"/>
            <w:hideMark/>
          </w:tcPr>
          <w:p w14:paraId="1F94F964" w14:textId="460A4CFE" w:rsidR="00EC5BA2" w:rsidRPr="00B1475A" w:rsidRDefault="009C0B53" w:rsidP="00BA2A18">
            <w:pPr>
              <w:jc w:val="both"/>
              <w:rPr>
                <w:sz w:val="20"/>
                <w:szCs w:val="20"/>
                <w:lang w:val="es-CO"/>
              </w:rPr>
            </w:pPr>
            <w:r w:rsidRPr="00B1475A">
              <w:rPr>
                <w:sz w:val="20"/>
                <w:szCs w:val="20"/>
                <w:lang w:val="es-CO"/>
              </w:rPr>
              <w:t>Aprovecha datos reales de la región para generar evidencia y soluciones adaptadas a Latinoamérica.</w:t>
            </w:r>
          </w:p>
        </w:tc>
        <w:tc>
          <w:tcPr>
            <w:tcW w:w="0" w:type="auto"/>
            <w:vAlign w:val="center"/>
            <w:hideMark/>
          </w:tcPr>
          <w:p w14:paraId="31303211" w14:textId="77777777" w:rsidR="00EC5BA2" w:rsidRPr="00B1475A" w:rsidRDefault="009C0B53" w:rsidP="00BA2A18">
            <w:pPr>
              <w:jc w:val="both"/>
              <w:rPr>
                <w:sz w:val="20"/>
                <w:szCs w:val="20"/>
                <w:lang w:val="es-CO"/>
              </w:rPr>
            </w:pPr>
            <w:r w:rsidRPr="00B1475A">
              <w:rPr>
                <w:sz w:val="20"/>
                <w:szCs w:val="20"/>
                <w:lang w:val="es-CO"/>
              </w:rPr>
              <w:t>Contribuye a un ecosistema de salud más resiliente, equitativo y sostenible.</w:t>
            </w:r>
          </w:p>
        </w:tc>
      </w:tr>
    </w:tbl>
    <w:p w14:paraId="07FB0F62" w14:textId="77777777" w:rsidR="001E5510" w:rsidRDefault="009C0B53" w:rsidP="001E5510">
      <w:pPr>
        <w:jc w:val="both"/>
        <w:rPr>
          <w:sz w:val="20"/>
          <w:szCs w:val="20"/>
          <w:lang w:val="es-CO"/>
        </w:rPr>
      </w:pPr>
      <w:r w:rsidRPr="00B1475A">
        <w:rPr>
          <w:vanish/>
          <w:sz w:val="20"/>
          <w:szCs w:val="20"/>
          <w:lang w:val="es-CO"/>
        </w:rPr>
        <w:t>Principio del formulario</w:t>
      </w:r>
    </w:p>
    <w:p w14:paraId="5BA507F9" w14:textId="2D7F4EB4" w:rsidR="00FB2351" w:rsidRDefault="009C0B53" w:rsidP="001E5510">
      <w:pPr>
        <w:jc w:val="both"/>
        <w:rPr>
          <w:sz w:val="20"/>
          <w:szCs w:val="20"/>
          <w:lang w:val="es-CO"/>
        </w:rPr>
      </w:pPr>
      <w:commentRangeStart w:id="715"/>
      <w:commentRangeStart w:id="716"/>
      <w:r w:rsidRPr="00B1475A">
        <w:rPr>
          <w:sz w:val="20"/>
          <w:szCs w:val="20"/>
          <w:lang w:val="es-CO"/>
        </w:rPr>
        <w:t xml:space="preserve">AlejandrIA se plantea como una plataforma federada de </w:t>
      </w:r>
      <w:commentRangeEnd w:id="715"/>
      <w:r w:rsidR="000E771F" w:rsidRPr="00B1475A">
        <w:rPr>
          <w:rStyle w:val="Refdecomentario"/>
          <w:sz w:val="20"/>
          <w:szCs w:val="20"/>
          <w:lang w:val="es-CO"/>
        </w:rPr>
        <w:commentReference w:id="715"/>
      </w:r>
      <w:commentRangeEnd w:id="716"/>
      <w:r w:rsidRPr="00B1475A">
        <w:rPr>
          <w:rStyle w:val="Refdecomentario"/>
          <w:sz w:val="20"/>
          <w:szCs w:val="20"/>
          <w:lang w:val="es-CO"/>
        </w:rPr>
        <w:commentReference w:id="716"/>
      </w:r>
      <w:r w:rsidRPr="00B1475A">
        <w:rPr>
          <w:sz w:val="20"/>
          <w:szCs w:val="20"/>
          <w:lang w:val="es-CO"/>
        </w:rPr>
        <w:t>inteligencia en salud que permite transformar información clínica, administrativa, poblacional y multimodal en evidencia confiable, conocimiento accionable y soluciones analíticas para SURA Salud. Su valor de negocio está en convertir datos fragmentados y difíciles de usar en capacidades reutilizables que ayuden a tomar mejores decisiones, optimizar la operación, mejorar resultados en salud y escalar nuevos servicios analíticos e inteligencia artificial.</w:t>
      </w:r>
    </w:p>
    <w:p w14:paraId="001147B7" w14:textId="77777777" w:rsidR="00AA046A" w:rsidRDefault="00AA046A" w:rsidP="001E5510">
      <w:pPr>
        <w:jc w:val="both"/>
        <w:rPr>
          <w:sz w:val="20"/>
          <w:szCs w:val="20"/>
          <w:lang w:val="es-CO"/>
        </w:rPr>
      </w:pPr>
    </w:p>
    <w:p w14:paraId="51AE71C7" w14:textId="77777777" w:rsidR="00AA046A" w:rsidRDefault="00AA046A" w:rsidP="001E5510">
      <w:pPr>
        <w:jc w:val="both"/>
        <w:rPr>
          <w:sz w:val="20"/>
          <w:szCs w:val="20"/>
          <w:lang w:val="es-CO"/>
        </w:rPr>
      </w:pPr>
    </w:p>
    <w:p w14:paraId="09785F49" w14:textId="77777777" w:rsidR="00AA046A" w:rsidRDefault="00AA046A" w:rsidP="001E5510">
      <w:pPr>
        <w:jc w:val="both"/>
        <w:rPr>
          <w:sz w:val="20"/>
          <w:szCs w:val="20"/>
          <w:lang w:val="es-CO"/>
        </w:rPr>
      </w:pPr>
    </w:p>
    <w:p w14:paraId="24CBC8DC" w14:textId="77777777" w:rsidR="00AA046A" w:rsidRDefault="00AA046A" w:rsidP="001E5510">
      <w:pPr>
        <w:jc w:val="both"/>
        <w:rPr>
          <w:sz w:val="20"/>
          <w:szCs w:val="20"/>
          <w:lang w:val="es-CO"/>
        </w:rPr>
      </w:pPr>
    </w:p>
    <w:p w14:paraId="556ECBAB" w14:textId="77777777" w:rsidR="00AA046A" w:rsidRDefault="00AA046A" w:rsidP="001E5510">
      <w:pPr>
        <w:jc w:val="both"/>
        <w:rPr>
          <w:sz w:val="20"/>
          <w:szCs w:val="20"/>
          <w:lang w:val="es-CO"/>
        </w:rPr>
      </w:pPr>
    </w:p>
    <w:p w14:paraId="037C815A" w14:textId="77777777" w:rsidR="00AA046A" w:rsidRDefault="00AA046A" w:rsidP="001E5510">
      <w:pPr>
        <w:jc w:val="both"/>
        <w:rPr>
          <w:sz w:val="20"/>
          <w:szCs w:val="20"/>
          <w:lang w:val="es-CO"/>
        </w:rPr>
      </w:pPr>
    </w:p>
    <w:p w14:paraId="314EBF25" w14:textId="77777777" w:rsidR="005F23D6" w:rsidRDefault="005F23D6" w:rsidP="001E5510">
      <w:pPr>
        <w:jc w:val="both"/>
        <w:rPr>
          <w:sz w:val="20"/>
          <w:szCs w:val="20"/>
          <w:lang w:val="es-CO"/>
        </w:rPr>
      </w:pPr>
    </w:p>
    <w:p w14:paraId="418DFAA7" w14:textId="77777777" w:rsidR="005F23D6" w:rsidRDefault="005F23D6" w:rsidP="001E5510">
      <w:pPr>
        <w:jc w:val="both"/>
        <w:rPr>
          <w:sz w:val="20"/>
          <w:szCs w:val="20"/>
          <w:lang w:val="es-CO"/>
        </w:rPr>
      </w:pPr>
    </w:p>
    <w:p w14:paraId="66B25C75" w14:textId="77777777" w:rsidR="005F23D6" w:rsidRDefault="005F23D6" w:rsidP="001E5510">
      <w:pPr>
        <w:jc w:val="both"/>
        <w:rPr>
          <w:sz w:val="20"/>
          <w:szCs w:val="20"/>
          <w:lang w:val="es-CO"/>
        </w:rPr>
      </w:pPr>
    </w:p>
    <w:p w14:paraId="6F26AF4A" w14:textId="77777777" w:rsidR="005F23D6" w:rsidRDefault="005F23D6" w:rsidP="001E5510">
      <w:pPr>
        <w:jc w:val="both"/>
        <w:rPr>
          <w:sz w:val="20"/>
          <w:szCs w:val="20"/>
          <w:lang w:val="es-CO"/>
        </w:rPr>
      </w:pPr>
    </w:p>
    <w:p w14:paraId="68C4C2A8" w14:textId="77777777" w:rsidR="005F23D6" w:rsidRDefault="005F23D6" w:rsidP="001E5510">
      <w:pPr>
        <w:jc w:val="both"/>
        <w:rPr>
          <w:sz w:val="20"/>
          <w:szCs w:val="20"/>
          <w:lang w:val="es-CO"/>
        </w:rPr>
      </w:pPr>
    </w:p>
    <w:p w14:paraId="6198912C" w14:textId="77777777" w:rsidR="005F23D6" w:rsidRDefault="005F23D6" w:rsidP="001E5510">
      <w:pPr>
        <w:jc w:val="both"/>
        <w:rPr>
          <w:sz w:val="20"/>
          <w:szCs w:val="20"/>
          <w:lang w:val="es-CO"/>
        </w:rPr>
      </w:pPr>
    </w:p>
    <w:p w14:paraId="494EDA00" w14:textId="77777777" w:rsidR="005F23D6" w:rsidRDefault="005F23D6" w:rsidP="001E5510">
      <w:pPr>
        <w:jc w:val="both"/>
        <w:rPr>
          <w:sz w:val="20"/>
          <w:szCs w:val="20"/>
          <w:lang w:val="es-CO"/>
        </w:rPr>
      </w:pPr>
    </w:p>
    <w:p w14:paraId="3F365154" w14:textId="77777777" w:rsidR="00AA046A" w:rsidRPr="00B1475A" w:rsidRDefault="00AA046A" w:rsidP="001E5510">
      <w:pPr>
        <w:jc w:val="both"/>
        <w:rPr>
          <w:sz w:val="20"/>
          <w:szCs w:val="20"/>
          <w:lang w:val="es-CO"/>
        </w:rPr>
      </w:pPr>
    </w:p>
    <w:p w14:paraId="1D00329B" w14:textId="77777777" w:rsidR="00EC5BA2" w:rsidRPr="00B1475A" w:rsidRDefault="009C0B53" w:rsidP="00BA2A18">
      <w:pPr>
        <w:jc w:val="both"/>
        <w:rPr>
          <w:vanish/>
          <w:sz w:val="20"/>
          <w:szCs w:val="20"/>
          <w:lang w:val="es-CO"/>
        </w:rPr>
      </w:pPr>
      <w:r w:rsidRPr="00B1475A">
        <w:rPr>
          <w:vanish/>
          <w:sz w:val="20"/>
          <w:szCs w:val="20"/>
          <w:lang w:val="es-CO"/>
        </w:rPr>
        <w:lastRenderedPageBreak/>
        <w:t>Final del formulario</w:t>
      </w:r>
    </w:p>
    <w:p w14:paraId="2E64FA01" w14:textId="77777777" w:rsidR="002B1167" w:rsidRPr="00B1475A" w:rsidRDefault="009C0B53" w:rsidP="00BA2A18">
      <w:pPr>
        <w:jc w:val="both"/>
        <w:rPr>
          <w:vanish/>
          <w:sz w:val="20"/>
          <w:szCs w:val="20"/>
          <w:lang w:val="es-CO"/>
        </w:rPr>
      </w:pPr>
      <w:r w:rsidRPr="00B1475A">
        <w:rPr>
          <w:vanish/>
          <w:sz w:val="20"/>
          <w:szCs w:val="20"/>
          <w:lang w:val="es-CO"/>
        </w:rPr>
        <w:t>Principio del formulario</w:t>
      </w:r>
    </w:p>
    <w:p w14:paraId="72D7C2FD" w14:textId="77777777" w:rsidR="002B1167" w:rsidRPr="00B1475A" w:rsidRDefault="009C0B53" w:rsidP="00BA2A18">
      <w:pPr>
        <w:jc w:val="both"/>
        <w:rPr>
          <w:vanish/>
          <w:sz w:val="20"/>
          <w:szCs w:val="20"/>
          <w:lang w:val="es-CO"/>
        </w:rPr>
      </w:pPr>
      <w:r w:rsidRPr="00B1475A">
        <w:rPr>
          <w:vanish/>
          <w:sz w:val="20"/>
          <w:szCs w:val="20"/>
          <w:lang w:val="es-CO"/>
        </w:rPr>
        <w:t>Final del formulario</w:t>
      </w:r>
    </w:p>
    <w:p w14:paraId="117937C5" w14:textId="61F77554" w:rsidR="00C36AD9" w:rsidRPr="001E5510" w:rsidRDefault="009C0B53" w:rsidP="001E5510">
      <w:pPr>
        <w:pStyle w:val="Ttulo1"/>
      </w:pPr>
      <w:bookmarkStart w:id="718" w:name="_Toc238483132"/>
      <w:bookmarkStart w:id="719" w:name="_Toc238560535"/>
      <w:bookmarkStart w:id="720" w:name="_Toc238571031"/>
      <w:bookmarkStart w:id="721" w:name="_Toc238651607"/>
      <w:bookmarkStart w:id="722" w:name="_Toc240576197"/>
      <w:r w:rsidRPr="001E5510">
        <w:t>Aprobaciones</w:t>
      </w:r>
      <w:bookmarkEnd w:id="718"/>
      <w:bookmarkEnd w:id="719"/>
      <w:bookmarkEnd w:id="720"/>
      <w:bookmarkEnd w:id="721"/>
      <w:bookmarkEnd w:id="722"/>
    </w:p>
    <w:p w14:paraId="725D2ECB" w14:textId="77777777" w:rsidR="00C36AD9" w:rsidRPr="00B1475A" w:rsidRDefault="009C0B53" w:rsidP="00BA2A18">
      <w:pPr>
        <w:jc w:val="both"/>
        <w:rPr>
          <w:sz w:val="20"/>
          <w:szCs w:val="20"/>
          <w:lang w:val="es-CO"/>
        </w:rPr>
      </w:pPr>
      <w:r w:rsidRPr="00B1475A">
        <w:rPr>
          <w:sz w:val="20"/>
          <w:szCs w:val="20"/>
          <w:lang w:val="es-CO"/>
        </w:rPr>
        <w:t>Al firmar este documento, las partes confirman que comprenden y aceptan el alcance, los entregables y las condiciones descritas en este SOW.</w:t>
      </w:r>
    </w:p>
    <w:tbl>
      <w:tblPr>
        <w:tblW w:w="0" w:type="auto"/>
        <w:jc w:val="center"/>
        <w:tblLook w:val="04A0" w:firstRow="1" w:lastRow="0" w:firstColumn="1" w:lastColumn="0" w:noHBand="0" w:noVBand="1"/>
      </w:tblPr>
      <w:tblGrid>
        <w:gridCol w:w="4419"/>
        <w:gridCol w:w="4419"/>
      </w:tblGrid>
      <w:tr w:rsidR="004B0C30" w14:paraId="64DAE9B2" w14:textId="77777777">
        <w:trPr>
          <w:cantSplit/>
          <w:jc w:val="center"/>
        </w:trPr>
        <w:tc>
          <w:tcPr>
            <w:tcW w:w="4968" w:type="dxa"/>
            <w:shd w:val="clear" w:color="auto" w:fill="D9EAF7"/>
            <w:tcMar>
              <w:top w:w="150" w:type="dxa"/>
              <w:left w:w="120" w:type="dxa"/>
              <w:bottom w:w="150" w:type="dxa"/>
              <w:right w:w="120" w:type="dxa"/>
            </w:tcMar>
          </w:tcPr>
          <w:p w14:paraId="7BD924B8" w14:textId="77777777" w:rsidR="00C36AD9" w:rsidRPr="00B1475A" w:rsidRDefault="009C0B53" w:rsidP="00BA2A18">
            <w:pPr>
              <w:jc w:val="both"/>
              <w:rPr>
                <w:sz w:val="20"/>
                <w:szCs w:val="20"/>
              </w:rPr>
            </w:pPr>
            <w:r w:rsidRPr="00B1475A">
              <w:rPr>
                <w:b/>
                <w:sz w:val="20"/>
                <w:szCs w:val="20"/>
              </w:rPr>
              <w:t>Por el cliente</w:t>
            </w:r>
          </w:p>
        </w:tc>
        <w:tc>
          <w:tcPr>
            <w:tcW w:w="4968" w:type="dxa"/>
            <w:shd w:val="clear" w:color="auto" w:fill="D9EAF7"/>
            <w:tcMar>
              <w:top w:w="150" w:type="dxa"/>
              <w:left w:w="120" w:type="dxa"/>
              <w:bottom w:w="150" w:type="dxa"/>
              <w:right w:w="120" w:type="dxa"/>
            </w:tcMar>
          </w:tcPr>
          <w:p w14:paraId="5462942A" w14:textId="77777777" w:rsidR="00C36AD9" w:rsidRPr="00B1475A" w:rsidRDefault="009C0B53" w:rsidP="00BA2A18">
            <w:pPr>
              <w:jc w:val="both"/>
              <w:rPr>
                <w:sz w:val="20"/>
                <w:szCs w:val="20"/>
              </w:rPr>
            </w:pPr>
            <w:r w:rsidRPr="00B1475A">
              <w:rPr>
                <w:b/>
                <w:sz w:val="20"/>
                <w:szCs w:val="20"/>
              </w:rPr>
              <w:t>Por el proveedor</w:t>
            </w:r>
          </w:p>
        </w:tc>
      </w:tr>
      <w:tr w:rsidR="004B0C30" w14:paraId="3A8CD2B6" w14:textId="77777777">
        <w:trPr>
          <w:cantSplit/>
          <w:jc w:val="center"/>
        </w:trPr>
        <w:tc>
          <w:tcPr>
            <w:tcW w:w="4968" w:type="dxa"/>
            <w:tcMar>
              <w:top w:w="150" w:type="dxa"/>
              <w:left w:w="120" w:type="dxa"/>
              <w:bottom w:w="150" w:type="dxa"/>
              <w:right w:w="120" w:type="dxa"/>
            </w:tcMar>
          </w:tcPr>
          <w:p w14:paraId="3D4434B8" w14:textId="77777777" w:rsidR="00C36AD9" w:rsidRPr="00B1475A" w:rsidRDefault="009C0B53" w:rsidP="00BA2A18">
            <w:pPr>
              <w:jc w:val="both"/>
              <w:rPr>
                <w:sz w:val="20"/>
                <w:szCs w:val="20"/>
              </w:rPr>
            </w:pPr>
            <w:r w:rsidRPr="00B1475A">
              <w:rPr>
                <w:sz w:val="20"/>
                <w:szCs w:val="20"/>
              </w:rPr>
              <w:t>[Nombre y cargo]</w:t>
            </w:r>
          </w:p>
        </w:tc>
        <w:tc>
          <w:tcPr>
            <w:tcW w:w="4968" w:type="dxa"/>
            <w:tcMar>
              <w:top w:w="150" w:type="dxa"/>
              <w:left w:w="120" w:type="dxa"/>
              <w:bottom w:w="150" w:type="dxa"/>
              <w:right w:w="120" w:type="dxa"/>
            </w:tcMar>
          </w:tcPr>
          <w:p w14:paraId="7CA755A0" w14:textId="77777777" w:rsidR="00C36AD9" w:rsidRPr="00B1475A" w:rsidRDefault="009C0B53" w:rsidP="00BA2A18">
            <w:pPr>
              <w:jc w:val="both"/>
              <w:rPr>
                <w:sz w:val="20"/>
                <w:szCs w:val="20"/>
              </w:rPr>
            </w:pPr>
            <w:r w:rsidRPr="00B1475A">
              <w:rPr>
                <w:sz w:val="20"/>
                <w:szCs w:val="20"/>
              </w:rPr>
              <w:t>[Nombre y cargo]</w:t>
            </w:r>
          </w:p>
        </w:tc>
      </w:tr>
      <w:tr w:rsidR="004B0C30" w14:paraId="413B1CEC" w14:textId="77777777">
        <w:trPr>
          <w:cantSplit/>
          <w:jc w:val="center"/>
        </w:trPr>
        <w:tc>
          <w:tcPr>
            <w:tcW w:w="4968" w:type="dxa"/>
            <w:tcMar>
              <w:top w:w="150" w:type="dxa"/>
              <w:left w:w="120" w:type="dxa"/>
              <w:bottom w:w="150" w:type="dxa"/>
              <w:right w:w="120" w:type="dxa"/>
            </w:tcMar>
          </w:tcPr>
          <w:p w14:paraId="477C660F" w14:textId="77777777" w:rsidR="00C36AD9" w:rsidRPr="00B1475A" w:rsidRDefault="009C0B53" w:rsidP="00BA2A18">
            <w:pPr>
              <w:jc w:val="both"/>
              <w:rPr>
                <w:sz w:val="20"/>
                <w:szCs w:val="20"/>
              </w:rPr>
            </w:pPr>
            <w:r w:rsidRPr="00B1475A">
              <w:rPr>
                <w:sz w:val="20"/>
                <w:szCs w:val="20"/>
              </w:rPr>
              <w:t>Firma: __________________________</w:t>
            </w:r>
          </w:p>
        </w:tc>
        <w:tc>
          <w:tcPr>
            <w:tcW w:w="4968" w:type="dxa"/>
            <w:tcMar>
              <w:top w:w="150" w:type="dxa"/>
              <w:left w:w="120" w:type="dxa"/>
              <w:bottom w:w="150" w:type="dxa"/>
              <w:right w:w="120" w:type="dxa"/>
            </w:tcMar>
          </w:tcPr>
          <w:p w14:paraId="0A643467" w14:textId="77777777" w:rsidR="00C36AD9" w:rsidRPr="00B1475A" w:rsidRDefault="009C0B53" w:rsidP="00BA2A18">
            <w:pPr>
              <w:jc w:val="both"/>
              <w:rPr>
                <w:sz w:val="20"/>
                <w:szCs w:val="20"/>
              </w:rPr>
            </w:pPr>
            <w:r w:rsidRPr="00B1475A">
              <w:rPr>
                <w:sz w:val="20"/>
                <w:szCs w:val="20"/>
              </w:rPr>
              <w:t>Firma: __________________________</w:t>
            </w:r>
          </w:p>
        </w:tc>
      </w:tr>
      <w:tr w:rsidR="004B0C30" w14:paraId="6E1A61AF" w14:textId="77777777">
        <w:trPr>
          <w:cantSplit/>
          <w:jc w:val="center"/>
        </w:trPr>
        <w:tc>
          <w:tcPr>
            <w:tcW w:w="4968" w:type="dxa"/>
            <w:tcMar>
              <w:top w:w="150" w:type="dxa"/>
              <w:left w:w="120" w:type="dxa"/>
              <w:bottom w:w="150" w:type="dxa"/>
              <w:right w:w="120" w:type="dxa"/>
            </w:tcMar>
          </w:tcPr>
          <w:p w14:paraId="13D16AD8" w14:textId="77777777" w:rsidR="00C36AD9" w:rsidRPr="00B1475A" w:rsidRDefault="009C0B53" w:rsidP="00BA2A18">
            <w:pPr>
              <w:jc w:val="both"/>
              <w:rPr>
                <w:sz w:val="20"/>
                <w:szCs w:val="20"/>
              </w:rPr>
            </w:pPr>
            <w:r w:rsidRPr="00B1475A">
              <w:rPr>
                <w:sz w:val="20"/>
                <w:szCs w:val="20"/>
              </w:rPr>
              <w:t>Fecha: __________________________</w:t>
            </w:r>
          </w:p>
        </w:tc>
        <w:tc>
          <w:tcPr>
            <w:tcW w:w="4968" w:type="dxa"/>
            <w:tcMar>
              <w:top w:w="150" w:type="dxa"/>
              <w:left w:w="120" w:type="dxa"/>
              <w:bottom w:w="150" w:type="dxa"/>
              <w:right w:w="120" w:type="dxa"/>
            </w:tcMar>
          </w:tcPr>
          <w:p w14:paraId="63FCA387" w14:textId="77777777" w:rsidR="00C36AD9" w:rsidRPr="00B1475A" w:rsidRDefault="009C0B53" w:rsidP="00BA2A18">
            <w:pPr>
              <w:jc w:val="both"/>
              <w:rPr>
                <w:sz w:val="20"/>
                <w:szCs w:val="20"/>
              </w:rPr>
            </w:pPr>
            <w:r w:rsidRPr="00B1475A">
              <w:rPr>
                <w:sz w:val="20"/>
                <w:szCs w:val="20"/>
              </w:rPr>
              <w:t>Fecha: __________________________</w:t>
            </w:r>
          </w:p>
        </w:tc>
      </w:tr>
    </w:tbl>
    <w:p w14:paraId="05226925" w14:textId="77777777" w:rsidR="006C1F43" w:rsidRPr="00B1475A" w:rsidRDefault="006C1F43" w:rsidP="00BA2A18">
      <w:pPr>
        <w:jc w:val="both"/>
        <w:rPr>
          <w:sz w:val="20"/>
          <w:szCs w:val="20"/>
        </w:rPr>
      </w:pPr>
    </w:p>
    <w:sectPr w:rsidR="006C1F43" w:rsidRPr="00B1475A" w:rsidSect="00D8795B">
      <w:headerReference w:type="even" r:id="rId27"/>
      <w:headerReference w:type="default" r:id="rId28"/>
      <w:footerReference w:type="even" r:id="rId29"/>
      <w:footerReference w:type="default" r:id="rId30"/>
      <w:headerReference w:type="first" r:id="rId31"/>
      <w:footerReference w:type="first" r:id="rId32"/>
      <w:pgSz w:w="12240" w:h="15840"/>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Catalina Ceballos Granados" w:date="2026-08-28T09:17:00Z" w:initials="CC">
    <w:p w14:paraId="504EEFF2" w14:textId="77777777" w:rsidR="00802BA0" w:rsidRDefault="0039397B" w:rsidP="00802BA0">
      <w:pPr>
        <w:pStyle w:val="CommentText"/>
      </w:pPr>
      <w:r>
        <w:rPr>
          <w:rStyle w:val="CommentReference"/>
        </w:rPr>
        <w:annotationRef/>
      </w:r>
      <w:r w:rsidR="00802BA0">
        <w:t>OMOP y clinical IA, no es claro para mi si el sow se limita específicamente al MVP o cubre toda la solución, si cubre toda la solución entonces en el contexto deben incluirse todos los CDM requeridos según los tipos de datos, ademas de incluir la multimodalidad y la evolución paulatina de la federación.</w:t>
      </w:r>
    </w:p>
  </w:comment>
  <w:comment w:id="11" w:author="Yimi Alejandro Herrera Bustamante" w:date="2026-08-31T10:32:00Z" w:initials="YH">
    <w:p w14:paraId="3ED0A2E2" w14:textId="77777777" w:rsidR="00310C5B" w:rsidRDefault="00310C5B" w:rsidP="00310C5B">
      <w:pPr>
        <w:pStyle w:val="CommentText"/>
      </w:pPr>
      <w:r>
        <w:rPr>
          <w:rStyle w:val="CommentReference"/>
        </w:rPr>
        <w:annotationRef/>
      </w:r>
      <w:r>
        <w:rPr>
          <w:lang w:val="es-CO"/>
        </w:rPr>
        <w:t>Se especifica alcance para MVP con la vision de evolución futura.</w:t>
      </w:r>
    </w:p>
  </w:comment>
  <w:comment w:id="12" w:author="Sergio Andres Perez Perez" w:date="2026-08-27T10:27:00Z" w:initials="SP">
    <w:p w14:paraId="181DF4B9" w14:textId="77777777" w:rsidR="00513610" w:rsidRDefault="00513610" w:rsidP="00513610">
      <w:r>
        <w:rPr>
          <w:rStyle w:val="CommentReference"/>
        </w:rPr>
        <w:annotationRef/>
      </w:r>
      <w:r>
        <w:rPr>
          <w:sz w:val="20"/>
          <w:szCs w:val="20"/>
        </w:rPr>
        <w:t>¿Debe incluir el dominio de conocimiento?</w:t>
      </w:r>
    </w:p>
  </w:comment>
  <w:comment w:id="13" w:author="Sergio Andres Perez Perez" w:date="2026-08-27T10:30:00Z" w:initials="SP">
    <w:p w14:paraId="34C03EB9" w14:textId="77777777" w:rsidR="00460396" w:rsidRDefault="00460396" w:rsidP="00460396">
      <w:r>
        <w:rPr>
          <w:rStyle w:val="CommentReference"/>
        </w:rPr>
        <w:annotationRef/>
      </w:r>
      <w:r>
        <w:rPr>
          <w:sz w:val="20"/>
          <w:szCs w:val="20"/>
        </w:rPr>
        <w:t>Debe ser explicito en MAGI V 2.0.</w:t>
      </w:r>
    </w:p>
    <w:p w14:paraId="4E33221D" w14:textId="77777777" w:rsidR="00460396" w:rsidRDefault="00460396" w:rsidP="00460396"/>
    <w:p w14:paraId="313972C1" w14:textId="77777777" w:rsidR="00460396" w:rsidRDefault="00460396" w:rsidP="00460396">
      <w:r>
        <w:rPr>
          <w:sz w:val="20"/>
          <w:szCs w:val="20"/>
        </w:rPr>
        <w:t>Me flata que incluyamos el gobierno de IA</w:t>
      </w:r>
    </w:p>
  </w:comment>
  <w:comment w:id="14" w:author="Francisco Javier Carvajal Pinilla" w:date="2026-08-27T11:58:00Z" w:initials="FJCP">
    <w:p w14:paraId="3D16F1DD" w14:textId="77777777" w:rsidR="00B00198" w:rsidRDefault="00B00198" w:rsidP="00B00198">
      <w:r>
        <w:rPr>
          <w:rStyle w:val="CommentReference"/>
        </w:rPr>
        <w:annotationRef/>
      </w:r>
      <w:r>
        <w:rPr>
          <w:sz w:val="20"/>
          <w:szCs w:val="20"/>
        </w:rPr>
        <w:t>Adicional se deben mencionar los subdominios de información que conformaran el dominio de salud o por lo menos dentro del alcance cuantos subdominios se van a contemplar</w:t>
      </w:r>
    </w:p>
  </w:comment>
  <w:comment w:id="15" w:author="Yimi Alejandro Herrera Bustamante" w:date="2026-08-31T10:39:00Z" w:initials="YH">
    <w:p w14:paraId="27797F4B" w14:textId="77777777" w:rsidR="00E54F05" w:rsidRDefault="00E54F05" w:rsidP="00E54F05">
      <w:pPr>
        <w:pStyle w:val="CommentText"/>
      </w:pPr>
      <w:r>
        <w:rPr>
          <w:rStyle w:val="CommentReference"/>
        </w:rPr>
        <w:annotationRef/>
      </w:r>
      <w:r>
        <w:rPr>
          <w:lang w:val="es-CO"/>
        </w:rPr>
        <w:t>Listo, se especifica.</w:t>
      </w:r>
    </w:p>
  </w:comment>
  <w:comment w:id="16" w:author="Miguel Antonio Castro Martinez" w:date="2026-09-08T14:17:00Z" w:initials="MM">
    <w:p w14:paraId="75DF25CE" w14:textId="4514CB91" w:rsidR="0007588B" w:rsidRDefault="0007588B">
      <w:pPr>
        <w:pStyle w:val="CommentText"/>
      </w:pPr>
      <w:r>
        <w:rPr>
          <w:rStyle w:val="CommentReference"/>
        </w:rPr>
        <w:annotationRef/>
      </w:r>
      <w:r w:rsidRPr="270BCCBE">
        <w:t>Sobre el dominio de conocimiento que pregunto Sergio? debemos incluirlo en este apartado</w:t>
      </w:r>
    </w:p>
  </w:comment>
  <w:comment w:id="17" w:author="Yimi Alejandro Herrera Bustamante" w:date="2026-09-16T08:19:00Z" w:initials="YH">
    <w:p w14:paraId="3BCF6253" w14:textId="77777777" w:rsidR="00910F61" w:rsidRDefault="00910F61" w:rsidP="00910F61">
      <w:pPr>
        <w:pStyle w:val="CommentText"/>
      </w:pPr>
      <w:r>
        <w:rPr>
          <w:rStyle w:val="CommentReference"/>
        </w:rPr>
        <w:annotationRef/>
      </w:r>
      <w:r>
        <w:t>La implementación de la Capa Semántica y del Dominio de Conocimiento v1 forma parte del Proyecto 2 – Plataforma Federada de Inteligencia en Salud. Estas capacidades serán implementadas como servicios comunes y reutilizables del núcleo de AlejandrIA, de manera que su disponibilidad no constituya un prerrequisito tecnológico para cada Data Partner. Esta decisión arquitectónica se puede evaluar y concluir en las primeras etapas del proyecto.</w:t>
      </w:r>
    </w:p>
  </w:comment>
  <w:comment w:id="18" w:author="Camilo Andres Rodriguez Esparza" w:date="2026-08-28T15:22:00Z" w:initials="CE">
    <w:p w14:paraId="01DACBBB" w14:textId="36D38CF3" w:rsidR="00785C1D" w:rsidRDefault="00785C1D">
      <w:pPr>
        <w:pStyle w:val="CommentText"/>
      </w:pPr>
      <w:r>
        <w:rPr>
          <w:rStyle w:val="CommentReference"/>
        </w:rPr>
        <w:annotationRef/>
      </w:r>
      <w:r w:rsidRPr="2FB19D75">
        <w:t>El contexto presenta la IA como una línea más del portafolio. Conviene anclarla al principio AI First: toda capacidad de IA/ML debería pasar por el modelo de decisión (predictiva, generativa o agéntica) y por la matriz de riesgos antes de construirse.</w:t>
      </w:r>
    </w:p>
  </w:comment>
  <w:comment w:id="19" w:author="Yimi Alejandro Herrera Bustamante" w:date="2026-09-01T16:36:00Z" w:initials="YH">
    <w:p w14:paraId="569A419A" w14:textId="77777777" w:rsidR="00B70E5E" w:rsidRDefault="00B70E5E" w:rsidP="00B70E5E">
      <w:pPr>
        <w:pStyle w:val="CommentText"/>
      </w:pPr>
      <w:r>
        <w:rPr>
          <w:rStyle w:val="CommentReference"/>
        </w:rPr>
        <w:annotationRef/>
      </w:r>
      <w:r>
        <w:rPr>
          <w:lang w:val="es-CO"/>
        </w:rPr>
        <w:t>De acuerdo, se aclara ese punto.</w:t>
      </w:r>
    </w:p>
  </w:comment>
  <w:comment w:id="20" w:author="Catalina Ceballos Granados" w:date="2026-08-28T09:23:00Z" w:initials="CC">
    <w:p w14:paraId="339F756F" w14:textId="77777777" w:rsidR="00096926" w:rsidRDefault="00096926" w:rsidP="00096926">
      <w:pPr>
        <w:pStyle w:val="CommentText"/>
      </w:pPr>
      <w:r>
        <w:rPr>
          <w:rStyle w:val="CommentReference"/>
        </w:rPr>
        <w:annotationRef/>
      </w:r>
      <w:r>
        <w:t>No se ve la federación ni en el texto ni en el diagrama</w:t>
      </w:r>
    </w:p>
  </w:comment>
  <w:comment w:id="21" w:author="Yimi Alejandro Herrera Bustamante" w:date="2026-08-31T11:24:00Z" w:initials="YH">
    <w:p w14:paraId="22962597" w14:textId="77777777" w:rsidR="00C27455" w:rsidRDefault="00C27455" w:rsidP="00C27455">
      <w:pPr>
        <w:pStyle w:val="CommentText"/>
      </w:pPr>
      <w:r>
        <w:rPr>
          <w:rStyle w:val="CommentReference"/>
        </w:rPr>
        <w:annotationRef/>
      </w:r>
      <w:r>
        <w:rPr>
          <w:lang w:val="es-CO"/>
        </w:rPr>
        <w:t>Se especifica en el texto.</w:t>
      </w:r>
    </w:p>
  </w:comment>
  <w:comment w:id="22" w:author="Yimi Alejandro Herrera Bustamante" w:date="2026-09-01T15:03:00Z" w:initials="YH">
    <w:p w14:paraId="19F31DD0" w14:textId="77777777" w:rsidR="006E4D34" w:rsidRDefault="006E4D34" w:rsidP="006E4D34">
      <w:pPr>
        <w:pStyle w:val="CommentText"/>
      </w:pPr>
      <w:r>
        <w:rPr>
          <w:rStyle w:val="CommentReference"/>
        </w:rPr>
        <w:annotationRef/>
      </w:r>
      <w:r>
        <w:rPr>
          <w:lang w:val="es-CO"/>
        </w:rPr>
        <w:t>El diagrama es una arquitectura conceptual y se puede consultar el detalle en los capítulos 3.2</w:t>
      </w:r>
    </w:p>
  </w:comment>
  <w:comment w:id="32" w:author="Sergio Andres Perez Perez" w:date="2026-08-27T10:53:00Z" w:initials="SP">
    <w:p w14:paraId="066111A7" w14:textId="5D65CA38" w:rsidR="00DD66F8" w:rsidRDefault="00DD66F8" w:rsidP="00DD66F8">
      <w:r>
        <w:rPr>
          <w:rStyle w:val="CommentReference"/>
        </w:rPr>
        <w:annotationRef/>
      </w:r>
      <w:r>
        <w:rPr>
          <w:sz w:val="20"/>
          <w:szCs w:val="20"/>
        </w:rPr>
        <w:fldChar w:fldCharType="begin"/>
      </w:r>
      <w:r>
        <w:rPr>
          <w:sz w:val="20"/>
          <w:szCs w:val="20"/>
        </w:rPr>
        <w:instrText>HYPERLINK "mailto:fjcarvajal@sura.com.co"</w:instrText>
      </w:r>
      <w:r>
        <w:rPr>
          <w:sz w:val="20"/>
          <w:szCs w:val="20"/>
        </w:rPr>
      </w:r>
      <w:bookmarkStart w:id="36" w:name="_@_53FBC3DD37A272449E54B25F0777CDD8Z"/>
      <w:r>
        <w:rPr>
          <w:sz w:val="20"/>
          <w:szCs w:val="20"/>
        </w:rPr>
        <w:fldChar w:fldCharType="separate"/>
      </w:r>
      <w:bookmarkEnd w:id="36"/>
      <w:r w:rsidRPr="00DD66F8">
        <w:rPr>
          <w:rStyle w:val="Mencionar"/>
          <w:noProof/>
          <w:sz w:val="20"/>
          <w:szCs w:val="20"/>
        </w:rPr>
        <w:t>@Francisco Javier Carvajal Pinilla</w:t>
      </w:r>
      <w:r>
        <w:rPr>
          <w:sz w:val="20"/>
          <w:szCs w:val="20"/>
        </w:rPr>
        <w:fldChar w:fldCharType="end"/>
      </w:r>
      <w:r>
        <w:rPr>
          <w:sz w:val="20"/>
          <w:szCs w:val="20"/>
        </w:rPr>
        <w:t xml:space="preserve"> revisar</w:t>
      </w:r>
    </w:p>
  </w:comment>
  <w:comment w:id="33" w:author="Francisco Javier Carvajal Pinilla" w:date="2026-08-27T12:00:00Z" w:initials="FJCP">
    <w:p w14:paraId="24F21320" w14:textId="77777777" w:rsidR="00FA297A" w:rsidRDefault="00FA297A" w:rsidP="00FA297A">
      <w:r>
        <w:rPr>
          <w:rStyle w:val="CommentReference"/>
        </w:rPr>
        <w:annotationRef/>
      </w:r>
      <w:r>
        <w:rPr>
          <w:sz w:val="20"/>
          <w:szCs w:val="20"/>
        </w:rPr>
        <w:t>La arquitectura de datos debe cumplir con los lineamientos establecidos en MAGI 2.0 y se debe incluir un componente clave y es que la arquitectura debe garantizar temas de trazabilidad y linaje de datos, así como la clasificación/etiquetado de los mismos de acuerdo a su confidencialidad/privacidad</w:t>
      </w:r>
    </w:p>
  </w:comment>
  <w:comment w:id="34" w:author="Catalina Ceballos Granados" w:date="2026-08-28T09:28:00Z" w:initials="CC">
    <w:p w14:paraId="6F11C089" w14:textId="77777777" w:rsidR="00D73DA0" w:rsidRDefault="00D73DA0" w:rsidP="00D73DA0">
      <w:pPr>
        <w:pStyle w:val="CommentText"/>
      </w:pPr>
      <w:r>
        <w:rPr>
          <w:rStyle w:val="CommentReference"/>
        </w:rPr>
        <w:annotationRef/>
      </w:r>
      <w:r>
        <w:t>Y agrego el tratamiento a los datos no estructurados (texto, imágenes )</w:t>
      </w:r>
    </w:p>
  </w:comment>
  <w:comment w:id="35" w:author="Yimi Alejandro Herrera Bustamante" w:date="2026-08-31T11:28:00Z" w:initials="YH">
    <w:p w14:paraId="20E0C6F5" w14:textId="77777777" w:rsidR="006E22FA" w:rsidRDefault="006E22FA" w:rsidP="006E22FA">
      <w:pPr>
        <w:pStyle w:val="CommentText"/>
      </w:pPr>
      <w:r>
        <w:rPr>
          <w:rStyle w:val="CommentReference"/>
        </w:rPr>
        <w:annotationRef/>
      </w:r>
      <w:r>
        <w:rPr>
          <w:lang w:val="es-CO"/>
        </w:rPr>
        <w:t>Se especefica!</w:t>
      </w:r>
    </w:p>
  </w:comment>
  <w:comment w:id="38" w:author="Sergio Andres Perez Perez" w:date="2026-08-27T10:55:00Z" w:initials="SP">
    <w:p w14:paraId="2166224C" w14:textId="77777777" w:rsidR="00A66684" w:rsidRDefault="00A35A29" w:rsidP="00A66684">
      <w:r>
        <w:rPr>
          <w:rStyle w:val="CommentReference"/>
        </w:rPr>
        <w:annotationRef/>
      </w:r>
      <w:r w:rsidR="00A66684">
        <w:rPr>
          <w:sz w:val="20"/>
          <w:szCs w:val="20"/>
        </w:rPr>
        <w:t>No vemos explicito el monitoreo para poder entender como esta fluyendo la información y reprocesar</w:t>
      </w:r>
    </w:p>
  </w:comment>
  <w:comment w:id="39" w:author="Sergio Andres Perez Perez" w:date="2026-08-27T10:56:00Z" w:initials="SP">
    <w:p w14:paraId="7A9F38DC" w14:textId="48951264" w:rsidR="00F360A2" w:rsidRDefault="00F360A2" w:rsidP="00F360A2">
      <w:r>
        <w:rPr>
          <w:rStyle w:val="CommentReference"/>
        </w:rPr>
        <w:annotationRef/>
      </w:r>
      <w:r>
        <w:rPr>
          <w:sz w:val="20"/>
          <w:szCs w:val="20"/>
        </w:rPr>
        <w:fldChar w:fldCharType="begin"/>
      </w:r>
      <w:r>
        <w:rPr>
          <w:sz w:val="20"/>
          <w:szCs w:val="20"/>
        </w:rPr>
        <w:instrText>HYPERLINK "mailto:fjcarvajal@sura.com.co"</w:instrText>
      </w:r>
      <w:r>
        <w:rPr>
          <w:sz w:val="20"/>
          <w:szCs w:val="20"/>
        </w:rPr>
      </w:r>
      <w:bookmarkStart w:id="44" w:name="_@_587619304AF4FE4793FC24466802F79DZ"/>
      <w:r>
        <w:rPr>
          <w:sz w:val="20"/>
          <w:szCs w:val="20"/>
        </w:rPr>
        <w:fldChar w:fldCharType="separate"/>
      </w:r>
      <w:bookmarkEnd w:id="44"/>
      <w:r w:rsidRPr="00F360A2">
        <w:rPr>
          <w:rStyle w:val="Mencionar"/>
          <w:noProof/>
          <w:sz w:val="20"/>
          <w:szCs w:val="20"/>
        </w:rPr>
        <w:t>@Francisco Javier Carvajal Pinilla</w:t>
      </w:r>
      <w:r>
        <w:rPr>
          <w:sz w:val="20"/>
          <w:szCs w:val="20"/>
        </w:rPr>
        <w:fldChar w:fldCharType="end"/>
      </w:r>
      <w:r>
        <w:rPr>
          <w:sz w:val="20"/>
          <w:szCs w:val="20"/>
        </w:rPr>
        <w:t xml:space="preserve"> revisar</w:t>
      </w:r>
    </w:p>
  </w:comment>
  <w:comment w:id="40" w:author="Francisco Javier Carvajal Pinilla" w:date="2026-08-27T12:04:00Z" w:initials="FJCP">
    <w:p w14:paraId="64DDD650" w14:textId="77777777" w:rsidR="00154794" w:rsidRDefault="00154794" w:rsidP="00154794">
      <w:r>
        <w:rPr>
          <w:rStyle w:val="CommentReference"/>
        </w:rPr>
        <w:annotationRef/>
      </w:r>
      <w:r>
        <w:rPr>
          <w:sz w:val="20"/>
          <w:szCs w:val="20"/>
        </w:rPr>
        <w:t>Se deben garantizar mecanismos de contingencia en las integraciones, así como alineación con definiciones de MAGI 2.0 (Plano integración), así como cumplimiento de controles bajo el marco de journey del dato</w:t>
      </w:r>
    </w:p>
  </w:comment>
  <w:comment w:id="41" w:author="Yimi Alejandro Herrera Bustamante" w:date="2026-08-31T11:33:00Z" w:initials="YH">
    <w:p w14:paraId="47E1337D" w14:textId="77777777" w:rsidR="00CC40C2" w:rsidRDefault="00CC40C2" w:rsidP="00CC40C2">
      <w:pPr>
        <w:pStyle w:val="CommentText"/>
      </w:pPr>
      <w:r>
        <w:rPr>
          <w:rStyle w:val="CommentReference"/>
        </w:rPr>
        <w:annotationRef/>
      </w:r>
      <w:r>
        <w:rPr>
          <w:lang w:val="es-CO"/>
        </w:rPr>
        <w:t>Se especifica!</w:t>
      </w:r>
    </w:p>
  </w:comment>
  <w:comment w:id="42" w:author="Miguel Antonio Castro Martinez" w:date="2026-09-08T14:53:00Z" w:initials="MM">
    <w:p w14:paraId="0106EFD7" w14:textId="50B0C99E" w:rsidR="00AA4639" w:rsidRDefault="00AA4639">
      <w:pPr>
        <w:pStyle w:val="CommentText"/>
      </w:pPr>
      <w:r>
        <w:rPr>
          <w:rStyle w:val="CommentReference"/>
        </w:rPr>
        <w:annotationRef/>
      </w:r>
      <w:r w:rsidRPr="18E29212">
        <w:t>Se encuentra con la respuesta parcial ya que no se detalla mecanismos de contingencia para fallos de integración.</w:t>
      </w:r>
    </w:p>
    <w:p w14:paraId="5F91BC28" w14:textId="43271A30" w:rsidR="00AA4639" w:rsidRDefault="00AA4639">
      <w:pPr>
        <w:pStyle w:val="CommentText"/>
      </w:pPr>
    </w:p>
    <w:p w14:paraId="5A733799" w14:textId="5F7803B0" w:rsidR="00AA4639" w:rsidRDefault="00AA4639">
      <w:pPr>
        <w:pStyle w:val="CommentText"/>
      </w:pPr>
      <w:r w:rsidRPr="1C7010FA">
        <w:t>¿Esto cubre los elementos de contingencia operativa ante fallas de integración?</w:t>
      </w:r>
    </w:p>
    <w:p w14:paraId="5EA429F4" w14:textId="32CBE6D5" w:rsidR="00AA4639" w:rsidRDefault="00AA4639">
      <w:pPr>
        <w:pStyle w:val="CommentText"/>
      </w:pPr>
      <w:r w:rsidRPr="20581933">
        <w:t>detección de errores,</w:t>
      </w:r>
    </w:p>
    <w:p w14:paraId="0C3DB960" w14:textId="11B71871" w:rsidR="00AA4639" w:rsidRDefault="00AA4639">
      <w:pPr>
        <w:pStyle w:val="CommentText"/>
      </w:pPr>
      <w:r w:rsidRPr="14E6CAEF">
        <w:t>trazabilidad de ejecuciones,</w:t>
      </w:r>
    </w:p>
    <w:p w14:paraId="06EB0845" w14:textId="3804E4FB" w:rsidR="00AA4639" w:rsidRDefault="00AA4639">
      <w:pPr>
        <w:pStyle w:val="CommentText"/>
      </w:pPr>
      <w:r w:rsidRPr="588120FF">
        <w:t>reprocesamiento de cargas,</w:t>
      </w:r>
    </w:p>
    <w:p w14:paraId="242C0C59" w14:textId="4AEEAC20" w:rsidR="00AA4639" w:rsidRDefault="00AA4639">
      <w:pPr>
        <w:pStyle w:val="CommentText"/>
      </w:pPr>
      <w:r w:rsidRPr="3CFCFC40">
        <w:t>monitoreo continuo.</w:t>
      </w:r>
    </w:p>
    <w:p w14:paraId="7ACA9D7E" w14:textId="7C6A889B" w:rsidR="00AA4639" w:rsidRDefault="00AA4639">
      <w:pPr>
        <w:pStyle w:val="CommentText"/>
      </w:pPr>
    </w:p>
  </w:comment>
  <w:comment w:id="43" w:author="Yimi Alejandro Herrera Bustamante" w:date="2026-09-16T08:50:00Z" w:initials="YH">
    <w:p w14:paraId="3E5F5945" w14:textId="77777777" w:rsidR="007D030B" w:rsidRDefault="007D030B" w:rsidP="007D030B">
      <w:pPr>
        <w:pStyle w:val="CommentText"/>
      </w:pPr>
      <w:r>
        <w:rPr>
          <w:rStyle w:val="CommentReference"/>
        </w:rPr>
        <w:annotationRef/>
      </w:r>
      <w:r>
        <w:rPr>
          <w:lang w:val="es-CO"/>
        </w:rPr>
        <w:t>Si esto está contemplado, se anexa mayor especificidad. Sobre el monitoreo continuo el alcance es registro y trazabilidad no un servicio gestionado de operación.</w:t>
      </w:r>
    </w:p>
  </w:comment>
  <w:comment w:id="45" w:author="Catalina Ceballos Granados" w:date="2026-09-14T11:13:00Z" w:initials="CC">
    <w:p w14:paraId="5F00B547" w14:textId="77777777" w:rsidR="00202281" w:rsidRDefault="00202281" w:rsidP="00202281">
      <w:pPr>
        <w:pStyle w:val="CommentText"/>
      </w:pPr>
      <w:r>
        <w:rPr>
          <w:rStyle w:val="CommentReference"/>
        </w:rPr>
        <w:annotationRef/>
      </w:r>
      <w:r>
        <w:t>SURA HIS va a reemplazar a global web, es posible que debamos cubrir las dos los primeros 6 meses</w:t>
      </w:r>
    </w:p>
  </w:comment>
  <w:comment w:id="46" w:author="Yimi Alejandro Herrera Bustamante" w:date="2026-09-16T17:08:00Z" w:initials="YH">
    <w:p w14:paraId="33FD496C" w14:textId="77777777" w:rsidR="00643D8F" w:rsidRDefault="00643D8F" w:rsidP="00643D8F">
      <w:pPr>
        <w:pStyle w:val="CommentText"/>
      </w:pPr>
      <w:r>
        <w:rPr>
          <w:rStyle w:val="CommentReference"/>
        </w:rPr>
        <w:annotationRef/>
      </w:r>
      <w:r>
        <w:t xml:space="preserve">La coexistencia o incorporación de ambas fuentes no implica automáticamente la implementación completa de dos integraciones equivalentes. Si la evolución de SURA HIS durante el proyecto requiere nuevas estructuras, interfaces, mecanismos de acceso o reprocesamiento de componentes ya implementados, se realizará el correspondiente análisis de impacto. </w:t>
      </w:r>
    </w:p>
  </w:comment>
  <w:comment w:id="48" w:author="Sergio Andres Perez Perez" w:date="2026-08-27T10:59:00Z" w:initials="SP">
    <w:p w14:paraId="051FF0FD" w14:textId="77777777" w:rsidR="00A755C4" w:rsidRDefault="00A755C4" w:rsidP="00A755C4">
      <w:r>
        <w:rPr>
          <w:rStyle w:val="CommentReference"/>
        </w:rPr>
        <w:annotationRef/>
      </w:r>
      <w:r>
        <w:rPr>
          <w:sz w:val="20"/>
          <w:szCs w:val="20"/>
        </w:rPr>
        <w:t>Dejar explicito que tipo de reglas y si no estan incluidas reglas de calidad de datos incluirlas</w:t>
      </w:r>
    </w:p>
  </w:comment>
  <w:comment w:id="49" w:author="Sergio Andres Perez Perez" w:date="2026-08-27T11:00:00Z" w:initials="SP">
    <w:p w14:paraId="2E7F5D9C" w14:textId="77777777" w:rsidR="00B35766" w:rsidRDefault="00B35766" w:rsidP="00B35766">
      <w:r>
        <w:rPr>
          <w:rStyle w:val="CommentReference"/>
        </w:rPr>
        <w:annotationRef/>
      </w:r>
      <w:r>
        <w:rPr>
          <w:sz w:val="20"/>
          <w:szCs w:val="20"/>
        </w:rPr>
        <w:t>No se menciona nada acerca de buenas practicas en el tratamiento de datos, particiones, indices, etc</w:t>
      </w:r>
    </w:p>
  </w:comment>
  <w:comment w:id="50" w:author="Francisco Javier Carvajal Pinilla" w:date="2026-08-27T12:06:00Z" w:initials="FJCP">
    <w:p w14:paraId="11A97380" w14:textId="77777777" w:rsidR="009953BF" w:rsidRDefault="009953BF" w:rsidP="009953BF">
      <w:r>
        <w:rPr>
          <w:rStyle w:val="CommentReference"/>
        </w:rPr>
        <w:annotationRef/>
      </w:r>
      <w:r>
        <w:rPr>
          <w:sz w:val="20"/>
          <w:szCs w:val="20"/>
        </w:rPr>
        <w:t>Con respecto al tema de dominios el componente de gobierno es relevante, mapeo de dominios-subdominio-atributos, producto de datosy catalogo , así como mediciones de calidad de datos en Knowledge Catalog para GCP y sincronización con Microsoft Purview</w:t>
      </w:r>
    </w:p>
  </w:comment>
  <w:comment w:id="51" w:author="Yimi Alejandro Herrera Bustamante" w:date="2026-08-31T11:41:00Z" w:initials="YH">
    <w:p w14:paraId="01D64A8E" w14:textId="77777777" w:rsidR="00941B75" w:rsidRDefault="00941B75" w:rsidP="00941B75">
      <w:pPr>
        <w:pStyle w:val="CommentText"/>
      </w:pPr>
      <w:r>
        <w:rPr>
          <w:rStyle w:val="CommentReference"/>
        </w:rPr>
        <w:annotationRef/>
      </w:r>
      <w:r>
        <w:rPr>
          <w:lang w:val="es-CO"/>
        </w:rPr>
        <w:t>Se complementa con lo mencionado.</w:t>
      </w:r>
    </w:p>
  </w:comment>
  <w:comment w:id="52" w:author="Miguel Antonio Castro Martinez" w:date="2026-09-08T15:01:00Z" w:initials="MM">
    <w:p w14:paraId="2EE788BC" w14:textId="40AE7A0E" w:rsidR="00AA4639" w:rsidRDefault="00AA4639">
      <w:pPr>
        <w:pStyle w:val="CommentText"/>
      </w:pPr>
      <w:r>
        <w:rPr>
          <w:rStyle w:val="CommentReference"/>
        </w:rPr>
        <w:annotationRef/>
      </w:r>
      <w:r w:rsidRPr="18ED263B">
        <w:t>no encontré una referencia explícita a métricas de calidad publicadas en Knowledge Catalog ni a scorecards específicas de calidad dentro del catálogo</w:t>
      </w:r>
    </w:p>
  </w:comment>
  <w:comment w:id="53" w:author="Yimi Alejandro Herrera Bustamante" w:date="2026-09-16T10:38:00Z" w:initials="YH">
    <w:p w14:paraId="4C90FC6D" w14:textId="77777777" w:rsidR="005E6440" w:rsidRDefault="005E6440" w:rsidP="005E6440">
      <w:pPr>
        <w:pStyle w:val="CommentText"/>
      </w:pPr>
      <w:r>
        <w:rPr>
          <w:rStyle w:val="CommentReference"/>
        </w:rPr>
        <w:annotationRef/>
      </w:r>
      <w:r>
        <w:rPr>
          <w:lang w:val="es-CO"/>
        </w:rPr>
        <w:t>Se anexa explícitamente dentro del alcance de Primera versión del Dominio de Datos de Salud.</w:t>
      </w:r>
    </w:p>
  </w:comment>
  <w:comment w:id="55" w:author="Sergio Andres Perez Perez" w:date="2026-08-27T11:07:00Z" w:initials="SP">
    <w:p w14:paraId="49B5B2EB" w14:textId="77777777" w:rsidR="006E545D" w:rsidRDefault="006E545D" w:rsidP="006E545D">
      <w:r>
        <w:rPr>
          <w:rStyle w:val="CommentReference"/>
        </w:rPr>
        <w:annotationRef/>
      </w:r>
      <w:r>
        <w:rPr>
          <w:sz w:val="20"/>
          <w:szCs w:val="20"/>
        </w:rPr>
        <w:t>No es claro a que se refieren, cual es la primera version</w:t>
      </w:r>
    </w:p>
  </w:comment>
  <w:comment w:id="56" w:author="Yimi Alejandro Herrera Bustamante" w:date="2026-08-31T11:45:00Z" w:initials="YH">
    <w:p w14:paraId="00ACB32C" w14:textId="77777777" w:rsidR="00695D9C" w:rsidRDefault="00695D9C" w:rsidP="00695D9C">
      <w:pPr>
        <w:pStyle w:val="CommentText"/>
      </w:pPr>
      <w:r>
        <w:rPr>
          <w:rStyle w:val="CommentReference"/>
        </w:rPr>
        <w:annotationRef/>
      </w:r>
      <w:r>
        <w:rPr>
          <w:lang w:val="es-CO"/>
        </w:rPr>
        <w:t>Se refiere al presente SOW, que constituye una primera versión del proyecto.</w:t>
      </w:r>
    </w:p>
  </w:comment>
  <w:comment w:id="58" w:author="Sergio Andres Perez Perez" w:date="2026-08-27T11:13:00Z" w:initials="SP">
    <w:p w14:paraId="3249C253" w14:textId="2D712982" w:rsidR="00123205" w:rsidRDefault="00123205" w:rsidP="00123205">
      <w:r>
        <w:rPr>
          <w:rStyle w:val="CommentReference"/>
        </w:rPr>
        <w:annotationRef/>
      </w:r>
      <w:r>
        <w:rPr>
          <w:sz w:val="20"/>
          <w:szCs w:val="20"/>
        </w:rPr>
        <w:t>No vemos la busqueda semántica</w:t>
      </w:r>
    </w:p>
  </w:comment>
  <w:comment w:id="59" w:author="Sergio Andres Perez Perez" w:date="2026-08-27T11:14:00Z" w:initials="SP">
    <w:p w14:paraId="34549E09" w14:textId="77777777" w:rsidR="00031299" w:rsidRDefault="00031299" w:rsidP="00031299">
      <w:r>
        <w:rPr>
          <w:rStyle w:val="CommentReference"/>
        </w:rPr>
        <w:annotationRef/>
      </w:r>
      <w:r>
        <w:rPr>
          <w:sz w:val="20"/>
          <w:szCs w:val="20"/>
        </w:rPr>
        <w:t>No vemos Servidor terminologico como API</w:t>
      </w:r>
    </w:p>
  </w:comment>
  <w:comment w:id="60" w:author="Sergio Andres Perez Perez" w:date="2026-08-27T11:14:00Z" w:initials="SP">
    <w:p w14:paraId="2D933B7C" w14:textId="77777777" w:rsidR="001A6C62" w:rsidRDefault="001A6C62" w:rsidP="001A6C62">
      <w:r>
        <w:rPr>
          <w:rStyle w:val="CommentReference"/>
        </w:rPr>
        <w:annotationRef/>
      </w:r>
      <w:r>
        <w:rPr>
          <w:sz w:val="20"/>
          <w:szCs w:val="20"/>
        </w:rPr>
        <w:t>No vemos el servidor terminológico como MCP</w:t>
      </w:r>
    </w:p>
  </w:comment>
  <w:comment w:id="61" w:author="Yimi Alejandro Herrera Bustamante" w:date="2026-08-31T11:55:00Z" w:initials="YH">
    <w:p w14:paraId="6BD40763" w14:textId="77777777" w:rsidR="007D1901" w:rsidRDefault="007D1901" w:rsidP="007D1901">
      <w:pPr>
        <w:pStyle w:val="CommentText"/>
      </w:pPr>
      <w:r>
        <w:rPr>
          <w:rStyle w:val="CommentReference"/>
        </w:rPr>
        <w:annotationRef/>
      </w:r>
      <w:r>
        <w:rPr>
          <w:lang w:val="es-CO"/>
        </w:rPr>
        <w:t>Se especifica dentro del alcance</w:t>
      </w:r>
    </w:p>
  </w:comment>
  <w:comment w:id="63" w:author="Catalina Ceballos Granados" w:date="2026-08-28T09:34:00Z" w:initials="CC">
    <w:p w14:paraId="009875E1" w14:textId="77777777" w:rsidR="00CA0BD6" w:rsidRDefault="00CA0BD6" w:rsidP="00CA0BD6">
      <w:pPr>
        <w:pStyle w:val="CommentText"/>
      </w:pPr>
      <w:r>
        <w:rPr>
          <w:rStyle w:val="CommentReference"/>
        </w:rPr>
        <w:annotationRef/>
      </w:r>
      <w:r>
        <w:t>Solo contempla la aplicación? Y la construcción de los vocabularios, si los vocabularios para Colombia y LATAM no esta construidos para OMOP?</w:t>
      </w:r>
    </w:p>
    <w:p w14:paraId="73EEE29F" w14:textId="77777777" w:rsidR="00CA0BD6" w:rsidRDefault="00CA0BD6" w:rsidP="00CA0BD6">
      <w:pPr>
        <w:pStyle w:val="CommentText"/>
      </w:pPr>
    </w:p>
    <w:p w14:paraId="554626EF" w14:textId="77777777" w:rsidR="00CA0BD6" w:rsidRDefault="00CA0BD6" w:rsidP="00CA0BD6">
      <w:pPr>
        <w:pStyle w:val="CommentText"/>
      </w:pPr>
    </w:p>
  </w:comment>
  <w:comment w:id="64" w:author="Yimi Alejandro Herrera Bustamante" w:date="2026-08-31T12:03:00Z" w:initials="YH">
    <w:p w14:paraId="7708ED03" w14:textId="77777777" w:rsidR="0099328D" w:rsidRDefault="0099328D" w:rsidP="0099328D">
      <w:pPr>
        <w:pStyle w:val="CommentText"/>
      </w:pPr>
      <w:r>
        <w:rPr>
          <w:rStyle w:val="CommentReference"/>
        </w:rPr>
        <w:annotationRef/>
      </w:r>
      <w:r>
        <w:rPr>
          <w:lang w:val="es-CO"/>
        </w:rPr>
        <w:t>Contempla la aplicación y homologacion pero no la construccion de nuevos vocabularios para Colombia y LATAM.</w:t>
      </w:r>
    </w:p>
  </w:comment>
  <w:comment w:id="65" w:author="Catalina Ceballos Granados" w:date="2026-08-28T09:35:00Z" w:initials="CC">
    <w:p w14:paraId="3AD71042" w14:textId="77777777" w:rsidR="00FF72F3" w:rsidRDefault="00FF72F3" w:rsidP="00FF72F3">
      <w:pPr>
        <w:pStyle w:val="CommentText"/>
      </w:pPr>
      <w:r>
        <w:rPr>
          <w:rStyle w:val="CommentReference"/>
        </w:rPr>
        <w:annotationRef/>
      </w:r>
      <w:r>
        <w:t>Como lo vamos a validar?</w:t>
      </w:r>
    </w:p>
    <w:p w14:paraId="1916D8EC" w14:textId="77777777" w:rsidR="00FF72F3" w:rsidRDefault="00FF72F3" w:rsidP="00FF72F3">
      <w:pPr>
        <w:pStyle w:val="CommentText"/>
      </w:pPr>
      <w:r>
        <w:t>En general el documentos esta muy general, veo que se limita a los primeros 6 meses del proyecto según el cronograma, pero no incluye el alcance global de la solución.</w:t>
      </w:r>
    </w:p>
  </w:comment>
  <w:comment w:id="66" w:author="Yimi Alejandro Herrera Bustamante" w:date="2026-08-31T12:11:00Z" w:initials="YH">
    <w:p w14:paraId="20C9E788" w14:textId="77777777" w:rsidR="00B468CE" w:rsidRDefault="00B468CE" w:rsidP="00B468CE">
      <w:pPr>
        <w:pStyle w:val="CommentText"/>
      </w:pPr>
      <w:r>
        <w:rPr>
          <w:rStyle w:val="CommentReference"/>
        </w:rPr>
        <w:annotationRef/>
      </w:r>
      <w:r>
        <w:rPr>
          <w:lang w:val="es-CO"/>
        </w:rPr>
        <w:t>Se explica sobre la estrategia de validación de datos.</w:t>
      </w:r>
    </w:p>
  </w:comment>
  <w:comment w:id="67" w:author="Juan Pablo Restrepo Urrea" w:date="2026-08-27T11:18:00Z" w:initials="JR">
    <w:p w14:paraId="616100BB" w14:textId="77777777" w:rsidR="00F963E8" w:rsidRDefault="007A6B45" w:rsidP="00F963E8">
      <w:pPr>
        <w:pStyle w:val="CommentText"/>
      </w:pPr>
      <w:r>
        <w:rPr>
          <w:rStyle w:val="CommentReference"/>
        </w:rPr>
        <w:annotationRef/>
      </w:r>
      <w:r w:rsidR="00F963E8">
        <w:t xml:space="preserve">Declarar en detalle las tablas que serán </w:t>
      </w:r>
    </w:p>
    <w:p w14:paraId="0EC3F06C" w14:textId="77777777" w:rsidR="00F963E8" w:rsidRDefault="00F963E8" w:rsidP="00F963E8">
      <w:pPr>
        <w:pStyle w:val="CommentText"/>
      </w:pPr>
      <w:r>
        <w:t xml:space="preserve">pobladas para que los casos de uso sean viables </w:t>
      </w:r>
    </w:p>
  </w:comment>
  <w:comment w:id="68" w:author="Yimi Alejandro Herrera Bustamante" w:date="2026-08-31T12:11:00Z" w:initials="YH">
    <w:p w14:paraId="0EE57F63" w14:textId="77777777" w:rsidR="00FD65AE" w:rsidRDefault="00FD65AE" w:rsidP="00FD65AE">
      <w:pPr>
        <w:pStyle w:val="CommentText"/>
      </w:pPr>
      <w:r>
        <w:rPr>
          <w:rStyle w:val="CommentReference"/>
        </w:rPr>
        <w:annotationRef/>
      </w:r>
      <w:r>
        <w:rPr>
          <w:lang w:val="es-CO"/>
        </w:rPr>
        <w:t>Se menciona el detalle de tablas.</w:t>
      </w:r>
    </w:p>
  </w:comment>
  <w:comment w:id="69" w:author="Sergio Andres Perez Perez" w:date="2026-08-27T11:19:00Z" w:initials="SP">
    <w:p w14:paraId="35EBA009" w14:textId="1FA4D9CE" w:rsidR="00745564" w:rsidRDefault="00745564" w:rsidP="00745564">
      <w:r>
        <w:rPr>
          <w:rStyle w:val="CommentReference"/>
        </w:rPr>
        <w:annotationRef/>
      </w:r>
      <w:r>
        <w:rPr>
          <w:sz w:val="20"/>
          <w:szCs w:val="20"/>
        </w:rPr>
        <w:t>Cuales son los criterios de priorización</w:t>
      </w:r>
    </w:p>
  </w:comment>
  <w:comment w:id="70" w:author="Yimi Alejandro Herrera Bustamante" w:date="2026-08-31T12:15:00Z" w:initials="YH">
    <w:p w14:paraId="74D60100" w14:textId="77777777" w:rsidR="00D04289" w:rsidRDefault="00D04289" w:rsidP="00D04289">
      <w:pPr>
        <w:pStyle w:val="CommentText"/>
      </w:pPr>
      <w:r>
        <w:rPr>
          <w:rStyle w:val="CommentReference"/>
        </w:rPr>
        <w:annotationRef/>
      </w:r>
      <w:r>
        <w:rPr>
          <w:lang w:val="es-CO"/>
        </w:rPr>
        <w:t>Basados en su relevancia para los casos de uso PHM/RWE y determinados en la primera etapa del proyecto.</w:t>
      </w:r>
    </w:p>
  </w:comment>
  <w:comment w:id="72" w:author="David Alejandro Marin Alzate" w:date="2026-08-27T11:19:00Z" w:initials="DM">
    <w:p w14:paraId="7F0BD10F" w14:textId="77777777" w:rsidR="003E7908" w:rsidRDefault="003E7908" w:rsidP="003E7908">
      <w:r>
        <w:rPr>
          <w:rStyle w:val="CommentReference"/>
        </w:rPr>
        <w:annotationRef/>
      </w:r>
      <w:r>
        <w:rPr>
          <w:sz w:val="20"/>
          <w:szCs w:val="20"/>
        </w:rPr>
        <w:t>MAGI 2.0</w:t>
      </w:r>
    </w:p>
  </w:comment>
  <w:comment w:id="73" w:author="Sergio Andres Perez Perez" w:date="2026-08-27T11:21:00Z" w:initials="SP">
    <w:p w14:paraId="57EC4C61" w14:textId="77777777" w:rsidR="005D2049" w:rsidRDefault="005D2049" w:rsidP="005D2049">
      <w:r>
        <w:rPr>
          <w:rStyle w:val="CommentReference"/>
        </w:rPr>
        <w:annotationRef/>
      </w:r>
      <w:r>
        <w:rPr>
          <w:sz w:val="20"/>
          <w:szCs w:val="20"/>
        </w:rPr>
        <w:t>Trabajando de forma integral  para garantizar el ciclo completo de datos desde el origen hasta el consumo</w:t>
      </w:r>
    </w:p>
  </w:comment>
  <w:comment w:id="74" w:author="Sergio Andres Perez Perez" w:date="2026-08-27T11:23:00Z" w:initials="SP">
    <w:p w14:paraId="0B79D2A0" w14:textId="77777777" w:rsidR="009543F7" w:rsidRDefault="009543F7" w:rsidP="009543F7">
      <w:r>
        <w:rPr>
          <w:rStyle w:val="CommentReference"/>
        </w:rPr>
        <w:annotationRef/>
      </w:r>
      <w:r>
        <w:rPr>
          <w:sz w:val="20"/>
          <w:szCs w:val="20"/>
        </w:rPr>
        <w:t>Incluir la integración de Dataplex con purview</w:t>
      </w:r>
    </w:p>
  </w:comment>
  <w:comment w:id="75" w:author="Sergio Andres Perez Perez" w:date="2026-08-27T11:24:00Z" w:initials="SP">
    <w:p w14:paraId="0DE8F9F2" w14:textId="60F5E390" w:rsidR="007A06C9" w:rsidRDefault="007A06C9" w:rsidP="007A06C9">
      <w:r>
        <w:rPr>
          <w:rStyle w:val="CommentReference"/>
        </w:rPr>
        <w:annotationRef/>
      </w:r>
      <w:r>
        <w:rPr>
          <w:sz w:val="20"/>
          <w:szCs w:val="20"/>
        </w:rPr>
        <w:t xml:space="preserve">No estamos viendo la alineación con el gobierno de IA </w:t>
      </w:r>
      <w:r>
        <w:fldChar w:fldCharType="begin"/>
      </w:r>
      <w:r>
        <w:instrText>HYPERLINK "mailto:crodrigueze@sura.com.co"</w:instrText>
      </w:r>
      <w:bookmarkStart w:id="80" w:name="_@_B44FA71C04A40141B1C2F6AF1CFC7B6CZ"/>
      <w:r>
        <w:fldChar w:fldCharType="separate"/>
      </w:r>
      <w:bookmarkEnd w:id="80"/>
      <w:r w:rsidRPr="007A06C9">
        <w:rPr>
          <w:rStyle w:val="Mencionar"/>
          <w:noProof/>
        </w:rPr>
        <w:t>@Camilo Andres Rodriguez Esparza</w:t>
      </w:r>
      <w:r>
        <w:fldChar w:fldCharType="end"/>
      </w:r>
    </w:p>
  </w:comment>
  <w:comment w:id="76" w:author="Yimi Alejandro Herrera Bustamante" w:date="2026-09-02T17:24:00Z" w:initials="YH">
    <w:p w14:paraId="5FD9E55D" w14:textId="77777777" w:rsidR="000005BC" w:rsidRDefault="000005BC" w:rsidP="000005BC">
      <w:pPr>
        <w:pStyle w:val="CommentText"/>
      </w:pPr>
      <w:r>
        <w:rPr>
          <w:rStyle w:val="CommentReference"/>
        </w:rPr>
        <w:annotationRef/>
      </w:r>
      <w:r>
        <w:rPr>
          <w:lang w:val="es-CO"/>
        </w:rPr>
        <w:t>El presente SOW contempla como base gobierno definido en IA First</w:t>
      </w:r>
    </w:p>
  </w:comment>
  <w:comment w:id="77" w:author="Miguel Antonio Castro Martinez" w:date="2026-09-08T15:25:00Z" w:initials="MM">
    <w:p w14:paraId="0FB37DC9" w14:textId="4F33A8FC" w:rsidR="00205255" w:rsidRDefault="00205255">
      <w:pPr>
        <w:pStyle w:val="CommentText"/>
      </w:pPr>
      <w:r>
        <w:rPr>
          <w:rStyle w:val="CommentReference"/>
        </w:rPr>
        <w:annotationRef/>
      </w:r>
      <w:r w:rsidRPr="2F8A8F9F">
        <w:t>En este punto aun no se logra evidenciar la integración que se debe garantizar entre Knowladge Catalog y Purview</w:t>
      </w:r>
    </w:p>
  </w:comment>
  <w:comment w:id="78" w:author="Miguel Antonio Castro Martinez" w:date="2026-09-08T15:26:00Z" w:initials="MM">
    <w:p w14:paraId="5FABEF97" w14:textId="3BEA9512" w:rsidR="00205255" w:rsidRDefault="00205255">
      <w:pPr>
        <w:pStyle w:val="CommentText"/>
      </w:pPr>
      <w:r>
        <w:rPr>
          <w:rStyle w:val="CommentReference"/>
        </w:rPr>
        <w:annotationRef/>
      </w:r>
      <w:r w:rsidRPr="17D24D09">
        <w:t>En este punto tampoco se evidencia aunque se menciona en los comentarios el uso de los lineamientos definidos para gobierno de IA (IA First)</w:t>
      </w:r>
    </w:p>
  </w:comment>
  <w:comment w:id="79" w:author="Yimi Alejandro Herrera Bustamante" w:date="2026-09-16T10:43:00Z" w:initials="YH">
    <w:p w14:paraId="4CC46A07" w14:textId="77777777" w:rsidR="00016C97" w:rsidRDefault="00016C97" w:rsidP="00016C97">
      <w:pPr>
        <w:pStyle w:val="CommentText"/>
      </w:pPr>
      <w:r>
        <w:rPr>
          <w:rStyle w:val="CommentReference"/>
        </w:rPr>
        <w:annotationRef/>
      </w:r>
      <w:r>
        <w:rPr>
          <w:lang w:val="es-CO"/>
        </w:rPr>
        <w:t>Se especifica en mayor detalle.</w:t>
      </w:r>
    </w:p>
  </w:comment>
  <w:comment w:id="83" w:author="Sergio Andres Perez Perez" w:date="2026-08-27T11:27:00Z" w:initials="SP">
    <w:p w14:paraId="1AC8460E" w14:textId="77777777" w:rsidR="00C068B1" w:rsidRDefault="00C068B1" w:rsidP="00C068B1">
      <w:r>
        <w:rPr>
          <w:rStyle w:val="CommentReference"/>
        </w:rPr>
        <w:annotationRef/>
      </w:r>
      <w:r>
        <w:rPr>
          <w:sz w:val="20"/>
          <w:szCs w:val="20"/>
        </w:rPr>
        <w:t>No es claro cuales serian las herramientas, entonces aclarar si se usarian las que estan definidas hoy por Sura</w:t>
      </w:r>
    </w:p>
  </w:comment>
  <w:comment w:id="84" w:author="Yimi Alejandro Herrera Bustamante" w:date="2026-09-01T10:59:00Z" w:initials="YH">
    <w:p w14:paraId="3EF30412" w14:textId="77777777" w:rsidR="00E91CE1" w:rsidRDefault="00E91CE1" w:rsidP="00E91CE1">
      <w:pPr>
        <w:pStyle w:val="CommentText"/>
      </w:pPr>
      <w:r>
        <w:rPr>
          <w:rStyle w:val="CommentReference"/>
        </w:rPr>
        <w:annotationRef/>
      </w:r>
      <w:r>
        <w:t>Sí, se preparará integracion con Dynatrace.</w:t>
      </w:r>
    </w:p>
  </w:comment>
  <w:comment w:id="85" w:author="Miguel Antonio Castro Martinez" w:date="2026-09-08T15:30:00Z" w:initials="MM">
    <w:p w14:paraId="57424698" w14:textId="07308A30" w:rsidR="00205255" w:rsidRDefault="00205255">
      <w:pPr>
        <w:pStyle w:val="CommentText"/>
      </w:pPr>
      <w:r>
        <w:rPr>
          <w:rStyle w:val="CommentReference"/>
        </w:rPr>
        <w:annotationRef/>
      </w:r>
      <w:r w:rsidRPr="6FE58F9F">
        <w:t>Contemplar o incluir herramientas que se deben usar para monitoreo de datos o agentes que no estan incluidos en los monitoreos de Dynatrace, ya que Dynatrace esta muy enfocado en aplicacion.</w:t>
      </w:r>
    </w:p>
  </w:comment>
  <w:comment w:id="86" w:author="Yimi Alejandro Herrera Bustamante" w:date="2026-09-16T14:30:00Z" w:initials="YH">
    <w:p w14:paraId="2422C45B" w14:textId="77777777" w:rsidR="0007217D" w:rsidRDefault="0007217D" w:rsidP="0007217D">
      <w:pPr>
        <w:pStyle w:val="CommentText"/>
      </w:pPr>
      <w:r>
        <w:rPr>
          <w:rStyle w:val="CommentReference"/>
        </w:rPr>
        <w:annotationRef/>
      </w:r>
      <w:r>
        <w:t>Se complementa el alcance.</w:t>
      </w:r>
    </w:p>
  </w:comment>
  <w:comment w:id="88" w:author="Sergio Andres Perez Perez" w:date="2026-08-27T11:28:00Z" w:initials="SP">
    <w:p w14:paraId="3071363F" w14:textId="77777777" w:rsidR="0076745C" w:rsidRDefault="0076745C" w:rsidP="0076745C">
      <w:r>
        <w:rPr>
          <w:rStyle w:val="CommentReference"/>
        </w:rPr>
        <w:annotationRef/>
      </w:r>
      <w:r>
        <w:rPr>
          <w:sz w:val="20"/>
          <w:szCs w:val="20"/>
        </w:rPr>
        <w:t>Falta incluir la integración con el  Lakehouse Sura colombia como consumidor y fuente</w:t>
      </w:r>
    </w:p>
  </w:comment>
  <w:comment w:id="89" w:author="Yimi Alejandro Herrera Bustamante" w:date="2026-08-31T12:17:00Z" w:initials="YH">
    <w:p w14:paraId="65D62F2D" w14:textId="77777777" w:rsidR="00380FE8" w:rsidRDefault="00380FE8" w:rsidP="00380FE8">
      <w:pPr>
        <w:pStyle w:val="CommentText"/>
      </w:pPr>
      <w:r>
        <w:rPr>
          <w:rStyle w:val="CommentReference"/>
        </w:rPr>
        <w:annotationRef/>
      </w:r>
      <w:r>
        <w:rPr>
          <w:lang w:val="es-CO"/>
        </w:rPr>
        <w:t>Se anexa.</w:t>
      </w:r>
    </w:p>
  </w:comment>
  <w:comment w:id="91" w:author="Sergio Andres Perez Perez" w:date="2026-08-27T11:30:00Z" w:initials="SP">
    <w:p w14:paraId="3636FC86" w14:textId="77777777" w:rsidR="0059204C" w:rsidRDefault="0059204C" w:rsidP="0059204C">
      <w:r>
        <w:rPr>
          <w:rStyle w:val="CommentReference"/>
        </w:rPr>
        <w:annotationRef/>
      </w:r>
      <w:r>
        <w:rPr>
          <w:sz w:val="20"/>
          <w:szCs w:val="20"/>
        </w:rPr>
        <w:t>Debe ser DevSecOps, no solo DevOps</w:t>
      </w:r>
    </w:p>
  </w:comment>
  <w:comment w:id="92" w:author="Yimi Alejandro Herrera Bustamante" w:date="2026-08-31T12:19:00Z" w:initials="YH">
    <w:p w14:paraId="65FCFB1B" w14:textId="77777777" w:rsidR="00021B7D" w:rsidRDefault="00021B7D" w:rsidP="00021B7D">
      <w:pPr>
        <w:pStyle w:val="CommentText"/>
      </w:pPr>
      <w:r>
        <w:rPr>
          <w:rStyle w:val="CommentReference"/>
        </w:rPr>
        <w:annotationRef/>
      </w:r>
      <w:r>
        <w:rPr>
          <w:lang w:val="es-CO"/>
        </w:rPr>
        <w:t>Se menciona!</w:t>
      </w:r>
    </w:p>
  </w:comment>
  <w:comment w:id="94" w:author="Sergio Andres Perez Perez" w:date="2026-08-27T11:36:00Z" w:initials="SP">
    <w:p w14:paraId="135202C5" w14:textId="77777777" w:rsidR="000409BF" w:rsidRDefault="000409BF" w:rsidP="000409BF">
      <w:r>
        <w:rPr>
          <w:rStyle w:val="CommentReference"/>
        </w:rPr>
        <w:annotationRef/>
      </w:r>
      <w:r>
        <w:rPr>
          <w:sz w:val="20"/>
          <w:szCs w:val="20"/>
        </w:rPr>
        <w:t>Se debe estructurar en el espacio de AlejandrIA de confluence</w:t>
      </w:r>
    </w:p>
  </w:comment>
  <w:comment w:id="95" w:author="Sergio Andres Perez Perez" w:date="2026-08-27T11:37:00Z" w:initials="SP">
    <w:p w14:paraId="698F68B6" w14:textId="77777777" w:rsidR="00524AB6" w:rsidRDefault="00524AB6" w:rsidP="00524AB6">
      <w:r>
        <w:rPr>
          <w:rStyle w:val="CommentReference"/>
        </w:rPr>
        <w:annotationRef/>
      </w:r>
      <w:r>
        <w:rPr>
          <w:sz w:val="20"/>
          <w:szCs w:val="20"/>
        </w:rPr>
        <w:t>No veo incluido la documentación de los tema de IA</w:t>
      </w:r>
    </w:p>
  </w:comment>
  <w:comment w:id="96" w:author="Yimi Alejandro Herrera Bustamante" w:date="2026-09-01T11:03:00Z" w:initials="YH">
    <w:p w14:paraId="14561CA0" w14:textId="77777777" w:rsidR="00083D4D" w:rsidRDefault="00083D4D" w:rsidP="00083D4D">
      <w:pPr>
        <w:pStyle w:val="CommentText"/>
      </w:pPr>
      <w:r>
        <w:rPr>
          <w:rStyle w:val="CommentReference"/>
        </w:rPr>
        <w:annotationRef/>
      </w:r>
      <w:r>
        <w:t>Este punto habla sobre el alcance de dominio de datos salud, en el punto de plataforma federada en salud estaría la documentación referente a IA</w:t>
      </w:r>
    </w:p>
  </w:comment>
  <w:comment w:id="97" w:author="Miguel Antonio Castro Martinez" w:date="2026-09-08T15:39:00Z" w:initials="MM">
    <w:p w14:paraId="4E37241C" w14:textId="5EA3C13D" w:rsidR="00205255" w:rsidRDefault="00205255">
      <w:pPr>
        <w:pStyle w:val="CommentText"/>
      </w:pPr>
      <w:r>
        <w:rPr>
          <w:rStyle w:val="CommentReference"/>
        </w:rPr>
        <w:annotationRef/>
      </w:r>
      <w:r w:rsidRPr="273E3DB0">
        <w:t>En el dominio de datos de salud tambien se utiliza IA para el caso de Servidor terminologico, (Busqueda Semantica)</w:t>
      </w:r>
    </w:p>
  </w:comment>
  <w:comment w:id="98" w:author="Yimi Alejandro Herrera Bustamante" w:date="2026-09-16T14:31:00Z" w:initials="YH">
    <w:p w14:paraId="4D27E357" w14:textId="77777777" w:rsidR="00303288" w:rsidRDefault="00303288" w:rsidP="00303288">
      <w:pPr>
        <w:pStyle w:val="CommentText"/>
      </w:pPr>
      <w:r>
        <w:rPr>
          <w:rStyle w:val="CommentReference"/>
        </w:rPr>
        <w:annotationRef/>
      </w:r>
      <w:r>
        <w:rPr>
          <w:lang w:val="es-CO"/>
        </w:rPr>
        <w:t>De acuerdo, y estan incluidos en la documentación sobre el servidor terminológico.</w:t>
      </w:r>
    </w:p>
  </w:comment>
  <w:comment w:id="103" w:author="Sergio Andres Perez Perez" w:date="2026-08-27T11:41:00Z" w:initials="SP">
    <w:p w14:paraId="30C148AD" w14:textId="77777777" w:rsidR="004831DA" w:rsidRDefault="004831DA" w:rsidP="006510AC">
      <w:r>
        <w:rPr>
          <w:rStyle w:val="CommentReference"/>
        </w:rPr>
        <w:annotationRef/>
      </w:r>
      <w:r>
        <w:rPr>
          <w:sz w:val="20"/>
          <w:szCs w:val="20"/>
        </w:rPr>
        <w:t>Hay que precisar que habiamos acordado que es solo los campos Clob, los demas se deben llevar a traves de DataStream</w:t>
      </w:r>
    </w:p>
  </w:comment>
  <w:comment w:id="104" w:author="Yimi Alejandro Herrera Bustamante" w:date="2026-09-01T11:04:00Z" w:initials="YH">
    <w:p w14:paraId="020DEA32" w14:textId="77777777" w:rsidR="004831DA" w:rsidRDefault="004831DA" w:rsidP="00845CDD">
      <w:pPr>
        <w:pStyle w:val="CommentText"/>
      </w:pPr>
      <w:r>
        <w:rPr>
          <w:rStyle w:val="CommentReference"/>
        </w:rPr>
        <w:annotationRef/>
      </w:r>
      <w:r>
        <w:t>ok</w:t>
      </w:r>
    </w:p>
  </w:comment>
  <w:comment w:id="105" w:author="Miguel Antonio Castro Martinez" w:date="2026-09-08T15:44:00Z" w:initials="MM">
    <w:p w14:paraId="272E6BE9" w14:textId="5643C40C" w:rsidR="00205255" w:rsidRDefault="00205255">
      <w:pPr>
        <w:pStyle w:val="CommentText"/>
      </w:pPr>
      <w:r>
        <w:rPr>
          <w:rStyle w:val="CommentReference"/>
        </w:rPr>
        <w:annotationRef/>
      </w:r>
      <w:r w:rsidRPr="78993A9D">
        <w:t>No es cierto!. Datastream es la herramienta que se usa para replicar los datos, lo que sucede es que aquellas tablas que contienen campos CLOBS deben ir a Cloud Storage, las demas tablas que no tienen campos CLOBS deben ir a Bigquery, pero la herramienta de replicación debe existir para el caso A o B.</w:t>
      </w:r>
    </w:p>
  </w:comment>
  <w:comment w:id="106" w:author="Yimi Alejandro Herrera Bustamante" w:date="2026-09-16T14:36:00Z" w:initials="YH">
    <w:p w14:paraId="4408CEF4" w14:textId="77777777" w:rsidR="00027C4E" w:rsidRDefault="00027C4E" w:rsidP="00027C4E">
      <w:pPr>
        <w:pStyle w:val="CommentText"/>
      </w:pPr>
      <w:r>
        <w:rPr>
          <w:rStyle w:val="CommentReference"/>
        </w:rPr>
        <w:annotationRef/>
      </w:r>
      <w:r>
        <w:t xml:space="preserve">Se ajusta la redacción para aclarar que Datastream continúa siendo la herramienta de replicación para PHC </w:t>
      </w:r>
    </w:p>
  </w:comment>
  <w:comment w:id="107" w:author="Miguel Antonio Castro Martinez" w:date="2026-08-28T08:24:00Z" w:initials="MM">
    <w:p w14:paraId="6ADE2F5E" w14:textId="77777777" w:rsidR="004831DA" w:rsidRDefault="004831DA">
      <w:pPr>
        <w:pStyle w:val="CommentText"/>
      </w:pPr>
      <w:r>
        <w:rPr>
          <w:rStyle w:val="CommentReference"/>
        </w:rPr>
        <w:annotationRef/>
      </w:r>
      <w:r w:rsidRPr="058CA131">
        <w:t>El FHIR Store Intermedio debe ser creado en el proyecto de interoperabilidad, no en el proyecto del dominio de datos de salud, ya que de esta forma se mantiene el ecosistema de interoperabilidad. Esto lo conversamos en las sesiones de la debida diligencia.</w:t>
      </w:r>
    </w:p>
  </w:comment>
  <w:comment w:id="108" w:author="Yimi Alejandro Herrera Bustamante" w:date="2026-09-01T11:05:00Z" w:initials="YH">
    <w:p w14:paraId="68CC139F" w14:textId="77777777" w:rsidR="004831DA" w:rsidRDefault="004831DA" w:rsidP="00E66F36">
      <w:pPr>
        <w:pStyle w:val="CommentText"/>
      </w:pPr>
      <w:r>
        <w:rPr>
          <w:rStyle w:val="CommentReference"/>
        </w:rPr>
        <w:annotationRef/>
      </w:r>
      <w:r>
        <w:t>Se aclara.</w:t>
      </w:r>
    </w:p>
  </w:comment>
  <w:comment w:id="109" w:author="Miguel Antonio Castro Martinez" w:date="2026-08-28T08:25:00Z" w:initials="MM">
    <w:p w14:paraId="7819AFDF" w14:textId="77777777" w:rsidR="004831DA" w:rsidRDefault="004831DA">
      <w:pPr>
        <w:pStyle w:val="CommentText"/>
      </w:pPr>
      <w:r>
        <w:rPr>
          <w:rStyle w:val="CommentReference"/>
        </w:rPr>
        <w:annotationRef/>
      </w:r>
      <w:r w:rsidRPr="1E24AC8F">
        <w:t>Si debe estar en el FHIR Store Corporativo pero en un Store intermedio independiente del funcionamiento actual de interoperabilidad, también lo conversamos con NTT y Google.</w:t>
      </w:r>
    </w:p>
  </w:comment>
  <w:comment w:id="110" w:author="Yimi Alejandro Herrera Bustamante" w:date="2026-09-01T15:13:00Z" w:initials="YH">
    <w:p w14:paraId="0C7CFA8C" w14:textId="77777777" w:rsidR="004831DA" w:rsidRDefault="004831DA" w:rsidP="00DC150F">
      <w:pPr>
        <w:pStyle w:val="CommentText"/>
      </w:pPr>
      <w:r>
        <w:rPr>
          <w:rStyle w:val="CommentReference"/>
        </w:rPr>
        <w:annotationRef/>
      </w:r>
      <w:r>
        <w:rPr>
          <w:lang w:val="es-CO"/>
        </w:rPr>
        <w:t>Se aclara que si estará en FHIR Store intermedio independiende del actual.</w:t>
      </w:r>
    </w:p>
  </w:comment>
  <w:comment w:id="119" w:author="Sergio Andres Perez Perez" w:date="2026-08-27T11:55:00Z" w:initials="SP">
    <w:p w14:paraId="0335BCDA" w14:textId="77777777" w:rsidR="004831DA" w:rsidRDefault="004831DA" w:rsidP="00F95D3B">
      <w:r>
        <w:rPr>
          <w:rStyle w:val="CommentReference"/>
        </w:rPr>
        <w:annotationRef/>
      </w:r>
      <w:r>
        <w:rPr>
          <w:sz w:val="20"/>
          <w:szCs w:val="20"/>
        </w:rPr>
        <w:t>No se describe como seria el proceso de conexión con futuros datapartners de forma simple y estandarizada, por ejemplo un datapartner de prueba que quede conectado</w:t>
      </w:r>
    </w:p>
  </w:comment>
  <w:comment w:id="120" w:author="Yimi Alejandro Herrera Bustamante" w:date="2026-09-02T16:28:00Z" w:initials="YH">
    <w:p w14:paraId="3F9A9817" w14:textId="77777777" w:rsidR="004831DA" w:rsidRDefault="004831DA" w:rsidP="00580CD5">
      <w:pPr>
        <w:pStyle w:val="CommentText"/>
      </w:pPr>
      <w:r>
        <w:rPr>
          <w:rStyle w:val="CommentReference"/>
        </w:rPr>
        <w:annotationRef/>
      </w:r>
      <w:r>
        <w:rPr>
          <w:lang w:val="es-CO"/>
        </w:rPr>
        <w:t>Se menciona en Prerrequisitos y consideraciones para la federación de datos</w:t>
      </w:r>
    </w:p>
  </w:comment>
  <w:comment w:id="121" w:author="Catalina Ceballos Granados" w:date="2026-08-28T12:12:00Z" w:initials="CC">
    <w:p w14:paraId="28C97A3C" w14:textId="77777777" w:rsidR="004831DA" w:rsidRDefault="004831DA" w:rsidP="00AA00F4">
      <w:pPr>
        <w:pStyle w:val="CommentText"/>
      </w:pPr>
      <w:r>
        <w:rPr>
          <w:rStyle w:val="CommentReference"/>
        </w:rPr>
        <w:annotationRef/>
      </w:r>
      <w:r>
        <w:t xml:space="preserve">No habla de como garantizar la protección y la seguridad de los datos a través de la federación,  anonimización en cada uno de los niveles y toquenización. </w:t>
      </w:r>
    </w:p>
  </w:comment>
  <w:comment w:id="122" w:author="Yimi Alejandro Herrera Bustamante" w:date="2026-09-02T16:34:00Z" w:initials="YH">
    <w:p w14:paraId="54630C0A" w14:textId="77777777" w:rsidR="004831DA" w:rsidRDefault="004831DA" w:rsidP="00D91FB1">
      <w:pPr>
        <w:pStyle w:val="CommentText"/>
      </w:pPr>
      <w:r>
        <w:rPr>
          <w:rStyle w:val="CommentReference"/>
        </w:rPr>
        <w:annotationRef/>
      </w:r>
      <w:r>
        <w:rPr>
          <w:lang w:val="es-CO"/>
        </w:rPr>
        <w:t>Se menciona en el apartado Prerrequisitos y consideraciones para la federación de datos</w:t>
      </w:r>
    </w:p>
  </w:comment>
  <w:comment w:id="124" w:author="Sergio Andres Perez Perez" w:date="2026-08-27T14:33:00Z" w:initials="SP">
    <w:p w14:paraId="48B57331" w14:textId="77777777" w:rsidR="00EC77DF" w:rsidRDefault="00EC77DF" w:rsidP="00EC77DF">
      <w:r>
        <w:rPr>
          <w:rStyle w:val="CommentReference"/>
        </w:rPr>
        <w:annotationRef/>
      </w:r>
      <w:r>
        <w:rPr>
          <w:sz w:val="20"/>
          <w:szCs w:val="20"/>
        </w:rPr>
        <w:t xml:space="preserve">Inccluir los conceptos de los minimos de arquitectura. </w:t>
      </w:r>
    </w:p>
    <w:p w14:paraId="7410ED79" w14:textId="77777777" w:rsidR="00EC77DF" w:rsidRDefault="00EC77DF" w:rsidP="00230BC7"/>
  </w:comment>
  <w:comment w:id="125" w:author="Sergio Andres Perez Perez" w:date="2026-08-27T14:33:00Z" w:initials="SP">
    <w:p w14:paraId="48733085" w14:textId="77777777" w:rsidR="00EC77DF" w:rsidRDefault="00EC77DF" w:rsidP="00230BC7">
      <w:r>
        <w:rPr>
          <w:rStyle w:val="CommentReference"/>
        </w:rPr>
        <w:annotationRef/>
      </w:r>
      <w:r>
        <w:rPr>
          <w:sz w:val="20"/>
          <w:szCs w:val="20"/>
        </w:rPr>
        <w:t>Incluir los atriburos de calidad</w:t>
      </w:r>
    </w:p>
  </w:comment>
  <w:comment w:id="126" w:author="Yimi Alejandro Herrera Bustamante" w:date="2026-09-01T16:38:00Z" w:initials="YH">
    <w:p w14:paraId="06193802" w14:textId="77777777" w:rsidR="00EC77DF" w:rsidRDefault="00EC77DF" w:rsidP="004148D5">
      <w:pPr>
        <w:pStyle w:val="CommentText"/>
      </w:pPr>
      <w:r>
        <w:rPr>
          <w:rStyle w:val="CommentReference"/>
        </w:rPr>
        <w:annotationRef/>
      </w:r>
      <w:r>
        <w:fldChar w:fldCharType="begin"/>
      </w:r>
      <w:r>
        <w:instrText>HYPERLINK "mailto:alecasti@emeal.nttdata.com"</w:instrText>
      </w:r>
      <w:bookmarkStart w:id="129" w:name="_@_7E30CA3FFFEB47738D74F0E8EAB7F97EZ"/>
      <w:r>
        <w:fldChar w:fldCharType="separate"/>
      </w:r>
      <w:bookmarkEnd w:id="129"/>
      <w:r w:rsidRPr="004148D5">
        <w:rPr>
          <w:rStyle w:val="Mencionar"/>
          <w:noProof/>
        </w:rPr>
        <w:t>@Alex Mauricio Castillo Castillo</w:t>
      </w:r>
      <w:r>
        <w:fldChar w:fldCharType="end"/>
      </w:r>
      <w:r>
        <w:t xml:space="preserve"> </w:t>
      </w:r>
    </w:p>
  </w:comment>
  <w:comment w:id="127" w:author="Miguel Antonio Castro Martinez" w:date="2026-09-08T16:04:00Z" w:initials="MM">
    <w:p w14:paraId="465764BF" w14:textId="0F51863D" w:rsidR="00205255" w:rsidRDefault="00205255">
      <w:pPr>
        <w:pStyle w:val="CommentText"/>
      </w:pPr>
      <w:r>
        <w:rPr>
          <w:rStyle w:val="CommentReference"/>
        </w:rPr>
        <w:annotationRef/>
      </w:r>
      <w:r w:rsidRPr="1729F951">
        <w:t>En la compañía toda solución debe pasar por un proceso que se llama minimos de arquitectura, que se encuentra automatizado para su validación y todo proyecto debe garantizar:</w:t>
      </w:r>
    </w:p>
    <w:p w14:paraId="2EFEE9C0" w14:textId="3D1E36C0" w:rsidR="00205255" w:rsidRDefault="00205255">
      <w:pPr>
        <w:pStyle w:val="CommentText"/>
      </w:pPr>
      <w:r w:rsidRPr="1C164376">
        <w:t>- Metodologia</w:t>
      </w:r>
    </w:p>
    <w:p w14:paraId="60C8B657" w14:textId="0AB38FEE" w:rsidR="00205255" w:rsidRDefault="00205255">
      <w:pPr>
        <w:pStyle w:val="CommentText"/>
      </w:pPr>
      <w:r w:rsidRPr="23C4AE76">
        <w:t>- Pruebas automatizadas</w:t>
      </w:r>
    </w:p>
    <w:p w14:paraId="136593E1" w14:textId="45699662" w:rsidR="00205255" w:rsidRDefault="00205255">
      <w:pPr>
        <w:pStyle w:val="CommentText"/>
      </w:pPr>
      <w:r w:rsidRPr="326C4017">
        <w:t>- CI/CD</w:t>
      </w:r>
    </w:p>
  </w:comment>
  <w:comment w:id="128" w:author="Alex Mauricio Castillo Castillo" w:date="2026-09-16T10:19:00Z" w:initials="AC">
    <w:p w14:paraId="1C37FB24" w14:textId="3A13F4D6" w:rsidR="00B24797" w:rsidRDefault="00B24797">
      <w:pPr>
        <w:pStyle w:val="CommentText"/>
      </w:pPr>
      <w:r>
        <w:rPr>
          <w:rStyle w:val="CommentReference"/>
        </w:rPr>
        <w:annotationRef/>
      </w:r>
      <w:r w:rsidRPr="5BA4C5E7">
        <w:t>esto items se encuentran contemplados en: Metodología: Sección 11 — Gobierno, seguimiento y escalamiento |</w:t>
      </w:r>
    </w:p>
    <w:p w14:paraId="4882953F" w14:textId="16B5E59E" w:rsidR="00B24797" w:rsidRDefault="00B24797">
      <w:pPr>
        <w:pStyle w:val="CommentText"/>
      </w:pPr>
      <w:r w:rsidRPr="6E35E534">
        <w:t>Pruebas automatizadas: Sección 3.1.10, 3.2.14 y Entregables de Calidad |</w:t>
      </w:r>
    </w:p>
    <w:p w14:paraId="5C85F646" w14:textId="749F2405" w:rsidR="00B24797" w:rsidRDefault="00B24797">
      <w:pPr>
        <w:pStyle w:val="CommentText"/>
      </w:pPr>
      <w:r w:rsidRPr="227EA779">
        <w:t>CI/CD: Sección 3.1.10 (DevSecOps) y Componentes de Gobierno de Plataforma</w:t>
      </w:r>
    </w:p>
  </w:comment>
  <w:comment w:id="131" w:author="Catalina Ceballos Granados" w:date="2026-08-28T12:14:00Z" w:initials="CC">
    <w:p w14:paraId="10866877" w14:textId="77777777" w:rsidR="00EC77DF" w:rsidRDefault="00EC77DF" w:rsidP="00A57BF6">
      <w:pPr>
        <w:pStyle w:val="CommentText"/>
      </w:pPr>
      <w:r>
        <w:rPr>
          <w:rStyle w:val="CommentReference"/>
        </w:rPr>
        <w:annotationRef/>
      </w:r>
      <w:r>
        <w:t>En que punto ocurre la anonimización, que tipo de federación se implementa en el MVP y como avanza?</w:t>
      </w:r>
    </w:p>
  </w:comment>
  <w:comment w:id="132" w:author="Yimi Alejandro Herrera Bustamante" w:date="2026-09-02T16:34:00Z" w:initials="YH">
    <w:p w14:paraId="0F625881" w14:textId="77777777" w:rsidR="00EC77DF" w:rsidRDefault="00EC77DF" w:rsidP="00732627">
      <w:pPr>
        <w:pStyle w:val="CommentText"/>
      </w:pPr>
      <w:r>
        <w:rPr>
          <w:rStyle w:val="CommentReference"/>
        </w:rPr>
        <w:annotationRef/>
      </w:r>
      <w:r>
        <w:rPr>
          <w:lang w:val="es-CO"/>
        </w:rPr>
        <w:t>Se menciona en Prerrequisitos y consideraciones para la federación de datos</w:t>
      </w:r>
    </w:p>
  </w:comment>
  <w:comment w:id="133" w:author="Sergio Andres Perez Perez" w:date="2026-08-27T14:38:00Z" w:initials="SP">
    <w:p w14:paraId="5E813459" w14:textId="77777777" w:rsidR="00AF370D" w:rsidRDefault="00AF370D" w:rsidP="00FA2918">
      <w:r>
        <w:rPr>
          <w:rStyle w:val="CommentReference"/>
        </w:rPr>
        <w:annotationRef/>
      </w:r>
      <w:r>
        <w:rPr>
          <w:sz w:val="20"/>
          <w:szCs w:val="20"/>
        </w:rPr>
        <w:t>Sumando a la pregunta de un comentario anterior quisieramos que en el alcance se pueda probar un datapartner que puede ser de ejemplo pero en la situación en el que el Datapartner use tecnologías diferentes u otra nube</w:t>
      </w:r>
    </w:p>
  </w:comment>
  <w:comment w:id="134" w:author="Yimi Alejandro Herrera Bustamante" w:date="2026-09-02T16:35:00Z" w:initials="YH">
    <w:p w14:paraId="1DC21E4A" w14:textId="77777777" w:rsidR="00AF370D" w:rsidRDefault="00AF370D" w:rsidP="00732627">
      <w:pPr>
        <w:pStyle w:val="CommentText"/>
      </w:pPr>
      <w:r>
        <w:rPr>
          <w:rStyle w:val="CommentReference"/>
        </w:rPr>
        <w:annotationRef/>
      </w:r>
      <w:r>
        <w:rPr>
          <w:lang w:val="es-CO"/>
        </w:rPr>
        <w:t>Se menciona en Prerrequisitos y consideraciones para la federación de datos y el framework de onboarding.</w:t>
      </w:r>
    </w:p>
  </w:comment>
  <w:comment w:id="136" w:author="Sergio Andres Perez Perez" w:date="2026-08-27T14:41:00Z" w:initials="SP">
    <w:p w14:paraId="3B10BC33" w14:textId="77777777" w:rsidR="00AF370D" w:rsidRDefault="00AF370D" w:rsidP="00A85462">
      <w:r>
        <w:rPr>
          <w:rStyle w:val="CommentReference"/>
        </w:rPr>
        <w:annotationRef/>
      </w:r>
      <w:r>
        <w:rPr>
          <w:sz w:val="20"/>
          <w:szCs w:val="20"/>
        </w:rPr>
        <w:t>A parte de un documento con el detalle del framework que artefactos se entregan que permitan hacer la conexión facilmente</w:t>
      </w:r>
    </w:p>
  </w:comment>
  <w:comment w:id="137" w:author="Yimi Alejandro Herrera Bustamante" w:date="2026-09-02T16:35:00Z" w:initials="YH">
    <w:p w14:paraId="0C10B6AA" w14:textId="77777777" w:rsidR="00AF370D" w:rsidRDefault="00AF370D" w:rsidP="0097203F">
      <w:pPr>
        <w:pStyle w:val="CommentText"/>
      </w:pPr>
      <w:r>
        <w:rPr>
          <w:rStyle w:val="CommentReference"/>
        </w:rPr>
        <w:annotationRef/>
      </w:r>
      <w:r>
        <w:rPr>
          <w:lang w:val="es-CO"/>
        </w:rPr>
        <w:t>Se menciona en el framework de onboarding</w:t>
      </w:r>
    </w:p>
  </w:comment>
  <w:comment w:id="138" w:author="Sergio Andres Perez Perez" w:date="2026-08-27T14:50:00Z" w:initials="SP">
    <w:p w14:paraId="783C4BD4" w14:textId="77777777" w:rsidR="00AF370D" w:rsidRDefault="00AF370D" w:rsidP="000D5CB1">
      <w:r>
        <w:rPr>
          <w:rStyle w:val="CommentReference"/>
        </w:rPr>
        <w:annotationRef/>
      </w:r>
      <w:r>
        <w:rPr>
          <w:sz w:val="20"/>
          <w:szCs w:val="20"/>
        </w:rPr>
        <w:t>No esta del todo claro el alcance, de donde a donde llega el frameworkd</w:t>
      </w:r>
    </w:p>
  </w:comment>
  <w:comment w:id="139" w:author="Yimi Alejandro Herrera Bustamante" w:date="2026-09-02T16:36:00Z" w:initials="YH">
    <w:p w14:paraId="3C360D6F" w14:textId="77777777" w:rsidR="00AF370D" w:rsidRDefault="00AF370D" w:rsidP="00D864CF">
      <w:pPr>
        <w:pStyle w:val="CommentText"/>
      </w:pPr>
      <w:r>
        <w:rPr>
          <w:rStyle w:val="CommentReference"/>
        </w:rPr>
        <w:annotationRef/>
      </w:r>
      <w:r>
        <w:rPr>
          <w:lang w:val="es-CO"/>
        </w:rPr>
        <w:t>Se menciona en el framework de onboarding.</w:t>
      </w:r>
    </w:p>
  </w:comment>
  <w:comment w:id="140" w:author="Sergio Andres Perez Perez" w:date="2026-08-27T14:38:00Z" w:initials="SP">
    <w:p w14:paraId="0B8562DC" w14:textId="77777777" w:rsidR="00AF370D" w:rsidRDefault="00AF370D" w:rsidP="00FA2918">
      <w:r>
        <w:rPr>
          <w:rStyle w:val="CommentReference"/>
        </w:rPr>
        <w:annotationRef/>
      </w:r>
      <w:r>
        <w:rPr>
          <w:sz w:val="20"/>
          <w:szCs w:val="20"/>
        </w:rPr>
        <w:t>Sumando a la pregunta de un comentario anterior quisieramos que en el alcance se pueda probar un datapartner que puede ser de ejemplo pero en la situación en el que el Datapartner use tecnologías diferentes u otra nube</w:t>
      </w:r>
    </w:p>
  </w:comment>
  <w:comment w:id="141" w:author="Yimi Alejandro Herrera Bustamante" w:date="2026-09-02T16:35:00Z" w:initials="YH">
    <w:p w14:paraId="172E3BA9" w14:textId="77777777" w:rsidR="00AF370D" w:rsidRDefault="00AF370D" w:rsidP="00732627">
      <w:pPr>
        <w:pStyle w:val="CommentText"/>
      </w:pPr>
      <w:r>
        <w:rPr>
          <w:rStyle w:val="CommentReference"/>
        </w:rPr>
        <w:annotationRef/>
      </w:r>
      <w:r>
        <w:rPr>
          <w:lang w:val="es-CO"/>
        </w:rPr>
        <w:t>Se menciona en Prerrequisitos y consideraciones para la federación de datos y el framework de onboarding.</w:t>
      </w:r>
    </w:p>
  </w:comment>
  <w:comment w:id="142" w:author="Miguel Antonio Castro Martinez" w:date="2026-09-09T10:23:00Z" w:initials="MM">
    <w:p w14:paraId="14D0FE8D" w14:textId="712D1657" w:rsidR="00616190" w:rsidRDefault="00616190">
      <w:pPr>
        <w:pStyle w:val="CommentText"/>
      </w:pPr>
      <w:r>
        <w:rPr>
          <w:rStyle w:val="CommentReference"/>
        </w:rPr>
        <w:annotationRef/>
      </w:r>
      <w:r w:rsidRPr="6B95369C">
        <w:t>Validado en el numeral 3.2.24 luego del diagrama de aprendizaje federado</w:t>
      </w:r>
    </w:p>
  </w:comment>
  <w:comment w:id="145" w:author="Camilo Andres Rodriguez Esparza" w:date="2026-08-28T15:23:00Z" w:initials="CE">
    <w:p w14:paraId="4496967A" w14:textId="0493EBE4" w:rsidR="008073FA" w:rsidRDefault="008073FA">
      <w:pPr>
        <w:pStyle w:val="CommentText"/>
      </w:pPr>
      <w:r>
        <w:rPr>
          <w:rStyle w:val="CommentReference"/>
        </w:rPr>
        <w:annotationRef/>
      </w:r>
      <w:r w:rsidRPr="244A6BE8">
        <w:t xml:space="preserve">Dominio de Conocimiento» tiene una definición propia en SURA (esferas, niveles N1–N4 de RAG a fine-tuning, capa semántica y quality gate). Aquí se usa de forma ambigua: falta declarar el nivel objetivo, si usa RAG o Graph RAG, las métricas mínimas de calidad y si incluye implementación o solo diseño (ya lo señala </w:t>
      </w:r>
      <w:r>
        <w:fldChar w:fldCharType="begin"/>
      </w:r>
      <w:r>
        <w:instrText xml:space="preserve"> HYPERLINK "mailto:sergpepe@sura.com.co"</w:instrText>
      </w:r>
      <w:bookmarkStart w:id="148" w:name="_@_FF8447F2D56946A2927AC019EE5C18F2Z"/>
      <w:r>
        <w:fldChar w:fldCharType="separate"/>
      </w:r>
      <w:bookmarkEnd w:id="148"/>
      <w:r w:rsidRPr="461EEF73">
        <w:rPr>
          <w:rStyle w:val="Mencionar"/>
          <w:noProof/>
        </w:rPr>
        <w:t>@Sergio Andres Perez Perez</w:t>
      </w:r>
      <w:r>
        <w:fldChar w:fldCharType="end"/>
      </w:r>
      <w:r w:rsidRPr="1E0B611E">
        <w:t>).</w:t>
      </w:r>
    </w:p>
  </w:comment>
  <w:comment w:id="146" w:author="Yimi Alejandro Herrera Bustamante" w:date="2026-09-03T08:49:00Z" w:initials="YH">
    <w:p w14:paraId="27841E43" w14:textId="77777777" w:rsidR="00583B99" w:rsidRDefault="00583B99" w:rsidP="00583B99">
      <w:pPr>
        <w:pStyle w:val="CommentText"/>
      </w:pPr>
      <w:r>
        <w:rPr>
          <w:rStyle w:val="CommentReference"/>
        </w:rPr>
        <w:annotationRef/>
      </w:r>
      <w:r>
        <w:t>Se acoge el comentario. El Dominio de Conocimiento de AlejandrIA será alineado explícitamente con el framework de Dominio de Conocimiento definido por SURA. El alcance cubre implementación</w:t>
      </w:r>
    </w:p>
  </w:comment>
  <w:comment w:id="147" w:author="Miguel Antonio Castro Martinez" w:date="2026-09-09T10:27:00Z" w:initials="MM">
    <w:p w14:paraId="15BAD484" w14:textId="5D839C08" w:rsidR="00384A8E" w:rsidRDefault="00384A8E">
      <w:pPr>
        <w:pStyle w:val="CommentText"/>
      </w:pPr>
      <w:r>
        <w:rPr>
          <w:rStyle w:val="CommentReference"/>
        </w:rPr>
        <w:annotationRef/>
      </w:r>
      <w:r w:rsidRPr="7849A912">
        <w:t>Se encuentra solucionado en el numeral 3.1.10</w:t>
      </w:r>
    </w:p>
  </w:comment>
  <w:comment w:id="150" w:author="Camilo Andres Rodriguez Esparza" w:date="2026-08-28T15:41:00Z" w:initials="CE">
    <w:p w14:paraId="5288DEEC" w14:textId="5CBBBBBC" w:rsidR="0022370B" w:rsidRDefault="0022370B">
      <w:pPr>
        <w:pStyle w:val="CommentText"/>
      </w:pPr>
      <w:r>
        <w:rPr>
          <w:rStyle w:val="CommentReference"/>
        </w:rPr>
        <w:annotationRef/>
      </w:r>
      <w:r w:rsidRPr="1B9D7B4A">
        <w:t>Definir las interfaces con modelos y agentes bajo el estándar API-LED + MCP de SURA (exponer primero como API y luego como MCP; registrar los agentes). Evitar el acoplamiento directo agente–backend, que rompe el desacoplamiento del blueprint. consultar definiciones AIFirst de SURA</w:t>
      </w:r>
    </w:p>
  </w:comment>
  <w:comment w:id="152" w:author="Sergio Andres Perez Perez" w:date="2026-08-27T15:00:00Z" w:initials="SP">
    <w:p w14:paraId="2B83F66C" w14:textId="77777777" w:rsidR="002634FA" w:rsidRDefault="002634FA" w:rsidP="002634FA">
      <w:r>
        <w:rPr>
          <w:rStyle w:val="CommentReference"/>
        </w:rPr>
        <w:annotationRef/>
      </w:r>
      <w:r>
        <w:rPr>
          <w:sz w:val="20"/>
          <w:szCs w:val="20"/>
        </w:rPr>
        <w:t>¿Con esto se refieren a la auditoria?</w:t>
      </w:r>
    </w:p>
  </w:comment>
  <w:comment w:id="153" w:author="Miguel Antonio Castro Martinez" w:date="2026-09-09T10:39:00Z" w:initials="MM">
    <w:p w14:paraId="24F38CCC" w14:textId="6C065560" w:rsidR="00D27DE5" w:rsidRDefault="00D27DE5">
      <w:pPr>
        <w:pStyle w:val="CommentText"/>
      </w:pPr>
      <w:r>
        <w:rPr>
          <w:rStyle w:val="CommentReference"/>
        </w:rPr>
        <w:annotationRef/>
      </w:r>
      <w:r w:rsidRPr="3DB8663D">
        <w:t>Comentario aun sin resolver.</w:t>
      </w:r>
    </w:p>
  </w:comment>
  <w:comment w:id="154" w:author="Alex Mauricio Castillo Castillo" w:date="2026-09-16T10:30:00Z" w:initials="AC">
    <w:p w14:paraId="345A04FB" w14:textId="0EF6FDD4" w:rsidR="008C7B08" w:rsidRDefault="008F5A4F">
      <w:pPr>
        <w:pStyle w:val="CommentText"/>
      </w:pPr>
      <w:r>
        <w:rPr>
          <w:rStyle w:val="CommentReference"/>
        </w:rPr>
        <w:annotationRef/>
      </w:r>
      <w:r w:rsidR="008C7B08" w:rsidRPr="66EE740A">
        <w:t>Si, este es insumo para el punto 3.2.11 Gobierno, seguridad y control de acceso  - Auditoria y tazabilidad</w:t>
      </w:r>
    </w:p>
  </w:comment>
  <w:comment w:id="161" w:author="Sergio Andres Perez Perez" w:date="2026-08-27T15:04:00Z" w:initials="SP">
    <w:p w14:paraId="0ECA7A02" w14:textId="77777777" w:rsidR="004D226E" w:rsidRDefault="004D226E" w:rsidP="004D226E">
      <w:r>
        <w:rPr>
          <w:rStyle w:val="CommentReference"/>
        </w:rPr>
        <w:annotationRef/>
      </w:r>
      <w:r>
        <w:rPr>
          <w:sz w:val="20"/>
          <w:szCs w:val="20"/>
        </w:rPr>
        <w:t>¿Cual es alcance?</w:t>
      </w:r>
    </w:p>
  </w:comment>
  <w:comment w:id="162" w:author="Yimi Alejandro Herrera Bustamante" w:date="2026-09-02T10:44:00Z" w:initials="YH">
    <w:p w14:paraId="04F5C57D" w14:textId="39409822" w:rsidR="0049537F" w:rsidRDefault="0049537F" w:rsidP="0049537F">
      <w:pPr>
        <w:pStyle w:val="CommentText"/>
      </w:pPr>
      <w:r>
        <w:rPr>
          <w:rStyle w:val="CommentReference"/>
        </w:rPr>
        <w:annotationRef/>
      </w:r>
      <w:r>
        <w:fldChar w:fldCharType="begin"/>
      </w:r>
      <w:r>
        <w:instrText>HYPERLINK "mailto:alecasti@emeal.nttdata.com"</w:instrText>
      </w:r>
      <w:bookmarkStart w:id="164" w:name="_@_5366B56A57A64481AAF219B849A46FA6Z"/>
      <w:r>
        <w:fldChar w:fldCharType="separate"/>
      </w:r>
      <w:bookmarkEnd w:id="164"/>
      <w:r w:rsidRPr="0049537F">
        <w:rPr>
          <w:rStyle w:val="Mencionar"/>
          <w:noProof/>
        </w:rPr>
        <w:t>@Alex Mauricio Castillo Castillo</w:t>
      </w:r>
      <w:r>
        <w:fldChar w:fldCharType="end"/>
      </w:r>
      <w:r>
        <w:t xml:space="preserve"> </w:t>
      </w:r>
    </w:p>
  </w:comment>
  <w:comment w:id="163" w:author="Alex Mauricio Castillo Castillo" w:date="2026-09-02T17:04:00Z" w:initials="AC">
    <w:p w14:paraId="6B4E76CF" w14:textId="678BDC3C" w:rsidR="0044096C" w:rsidRDefault="0044096C">
      <w:pPr>
        <w:pStyle w:val="CommentText"/>
      </w:pPr>
      <w:r>
        <w:rPr>
          <w:rStyle w:val="CommentReference"/>
        </w:rPr>
        <w:annotationRef/>
      </w:r>
      <w:r w:rsidRPr="2C25D189">
        <w:t>El alcance funcional detallado de las experiencias PHM y RWE no se define a priori en este documento, dado que su contenido preciso es el resultado del proceso de diseño de casos de uso que se realizará en las fases tempranas del proyecto. NTT Data diseñará e implementará las experiencias de usuario priorizadas para los perfiles PHM y RWE conforme emerjan del proceso de diseño conjunto, dentro de los límites de esfuerzo, arquitectura y capacidades de plataforma acordados para Release 1. Cualquier capacidad que supere ese marco se gestionará como control de cambios. </w:t>
      </w:r>
    </w:p>
  </w:comment>
  <w:comment w:id="165" w:author="Sergio Andres Perez Perez" w:date="2026-08-27T15:04:00Z" w:initials="SP">
    <w:p w14:paraId="269A0754" w14:textId="77777777" w:rsidR="004D226E" w:rsidRDefault="004D226E" w:rsidP="004D226E">
      <w:r>
        <w:rPr>
          <w:rStyle w:val="CommentReference"/>
        </w:rPr>
        <w:annotationRef/>
      </w:r>
      <w:r>
        <w:rPr>
          <w:sz w:val="20"/>
          <w:szCs w:val="20"/>
        </w:rPr>
        <w:t>¿Cual es alcance?</w:t>
      </w:r>
    </w:p>
  </w:comment>
  <w:comment w:id="166" w:author="Yimi Alejandro Herrera Bustamante" w:date="2026-09-02T10:45:00Z" w:initials="YH">
    <w:p w14:paraId="7E19167B" w14:textId="681AEAC6" w:rsidR="0049537F" w:rsidRDefault="0049537F" w:rsidP="0049537F">
      <w:pPr>
        <w:pStyle w:val="CommentText"/>
      </w:pPr>
      <w:r>
        <w:rPr>
          <w:rStyle w:val="CommentReference"/>
        </w:rPr>
        <w:annotationRef/>
      </w:r>
      <w:r>
        <w:fldChar w:fldCharType="begin"/>
      </w:r>
      <w:r>
        <w:instrText>HYPERLINK "mailto:alecasti@emeal.nttdata.com"</w:instrText>
      </w:r>
      <w:bookmarkStart w:id="168" w:name="_@_965B9D120E4445D5ABB44A894610430EZ"/>
      <w:r>
        <w:fldChar w:fldCharType="separate"/>
      </w:r>
      <w:bookmarkEnd w:id="168"/>
      <w:r w:rsidRPr="0049537F">
        <w:rPr>
          <w:rStyle w:val="Mencionar"/>
          <w:noProof/>
        </w:rPr>
        <w:t>@Alex Mauricio Castillo Castillo</w:t>
      </w:r>
      <w:r>
        <w:fldChar w:fldCharType="end"/>
      </w:r>
      <w:r>
        <w:t xml:space="preserve"> </w:t>
      </w:r>
    </w:p>
  </w:comment>
  <w:comment w:id="167" w:author="Alex Mauricio Castillo Castillo" w:date="2026-09-02T17:04:00Z" w:initials="AC">
    <w:p w14:paraId="7CA553A6" w14:textId="76E0A9B0" w:rsidR="0044096C" w:rsidRDefault="0044096C">
      <w:pPr>
        <w:pStyle w:val="CommentText"/>
      </w:pPr>
      <w:r>
        <w:rPr>
          <w:rStyle w:val="CommentReference"/>
        </w:rPr>
        <w:annotationRef/>
      </w:r>
      <w:r w:rsidRPr="3E3A0AB1">
        <w:t>El alcance funcional detallado de las experiencias PHM y RWE no se define a priori en este documento, dado que su contenido preciso es el resultado del proceso de diseño de casos de uso que se realizará en las fases tempranas del proyecto. NTT Data diseñará e implementará las experiencias de usuario priorizadas para los perfiles PHM y RWE conforme emerjan del proceso de diseño conjunto, dentro de los límites de esfuerzo, arquitectura y capacidades de plataforma acordados para Release 1. Cualquier capacidad que supere ese marco se gestionará como control de cambios. </w:t>
      </w:r>
    </w:p>
  </w:comment>
  <w:comment w:id="169" w:author="Camilo Andres Rodriguez Esparza" w:date="2026-08-28T15:39:00Z" w:initials="CE">
    <w:p w14:paraId="5DBCCB33" w14:textId="645D3961" w:rsidR="00023724" w:rsidRDefault="007F7F62">
      <w:pPr>
        <w:pStyle w:val="CommentText"/>
      </w:pPr>
      <w:r>
        <w:rPr>
          <w:rStyle w:val="CommentReference"/>
        </w:rPr>
        <w:annotationRef/>
      </w:r>
      <w:r w:rsidR="00023724" w:rsidRPr="2FC97575">
        <w:t>Si la «búsqueda inteligente» implica búsqueda semántica o RAG sobre conocimiento clínico, debe apoyarse en la capa semántica gobernada y en el servidor terminológico expuesto como MCP (lo mencionan Sergio Pérez y Miguel Castro). Precisar el mecanismo de IA y su gobierno.</w:t>
      </w:r>
    </w:p>
  </w:comment>
  <w:comment w:id="170" w:author="Yimi Alejandro Herrera Bustamante" w:date="2026-09-02T16:42:00Z" w:initials="YH">
    <w:p w14:paraId="6A69D0BF" w14:textId="77777777" w:rsidR="000179AB" w:rsidRDefault="000179AB" w:rsidP="000179AB">
      <w:pPr>
        <w:pStyle w:val="CommentText"/>
      </w:pPr>
      <w:r>
        <w:rPr>
          <w:rStyle w:val="CommentReference"/>
        </w:rPr>
        <w:annotationRef/>
      </w:r>
      <w:r>
        <w:t xml:space="preserve">El mecanismo podrá combinar búsqueda estructurada, semántica/vectorial y patrones de recuperación aumentada (RAG/Graph RAG cuando aplique), de acuerdo con el diseño definido para cada caso de uso </w:t>
      </w:r>
    </w:p>
  </w:comment>
  <w:comment w:id="171" w:author="Miguel Antonio Castro Martinez" w:date="2026-09-09T10:44:00Z" w:initials="MM">
    <w:p w14:paraId="2154A276" w14:textId="5CE492D9" w:rsidR="0099546D" w:rsidRDefault="0099546D">
      <w:pPr>
        <w:pStyle w:val="CommentText"/>
      </w:pPr>
      <w:r>
        <w:rPr>
          <w:rStyle w:val="CommentReference"/>
        </w:rPr>
        <w:annotationRef/>
      </w:r>
      <w:r w:rsidRPr="0503AF44">
        <w:t>Se debe incluir en el documento la capacidad de integración mencionada por Camilo hacia la capa semántica gobernada y el uso de MCP.</w:t>
      </w:r>
    </w:p>
  </w:comment>
  <w:comment w:id="172" w:author="Yimi Alejandro Herrera Bustamante" w:date="2026-09-16T17:02:00Z" w:initials="YH">
    <w:p w14:paraId="4E6EE0A7" w14:textId="77777777" w:rsidR="00D456DF" w:rsidRDefault="00D456DF" w:rsidP="00D456DF">
      <w:pPr>
        <w:pStyle w:val="CommentText"/>
      </w:pPr>
      <w:r>
        <w:rPr>
          <w:rStyle w:val="CommentReference"/>
        </w:rPr>
        <w:annotationRef/>
      </w:r>
      <w:r>
        <w:rPr>
          <w:lang w:val="es-CO"/>
        </w:rPr>
        <w:t>Se anexa también en el capitulo de capa semántica.</w:t>
      </w:r>
    </w:p>
  </w:comment>
  <w:comment w:id="174" w:author="Camilo Andres Rodriguez Esparza" w:date="2026-08-28T15:31:00Z" w:initials="CE">
    <w:p w14:paraId="3FD0E247" w14:textId="6C92CC23" w:rsidR="002D28F1" w:rsidRDefault="002D28F1">
      <w:pPr>
        <w:pStyle w:val="CommentText"/>
      </w:pPr>
      <w:r>
        <w:rPr>
          <w:rStyle w:val="CommentReference"/>
        </w:rPr>
        <w:annotationRef/>
      </w:r>
      <w:r w:rsidRPr="24607016">
        <w:t xml:space="preserve">Justificar con el modelo de decisión AI First el uso de aprendizaje no supervisado y documentar calidad y estabilidad del clustering. Como menciona </w:t>
      </w:r>
      <w:r>
        <w:fldChar w:fldCharType="begin"/>
      </w:r>
      <w:r>
        <w:instrText xml:space="preserve"> HYPERLINK "mailto:cceballosg@sura.com.co"</w:instrText>
      </w:r>
      <w:bookmarkStart w:id="176" w:name="_@_D509E93F6F22446DBC4951FD70B4D197Z"/>
      <w:r>
        <w:fldChar w:fldCharType="separate"/>
      </w:r>
      <w:bookmarkEnd w:id="176"/>
      <w:r w:rsidRPr="487A0DE2">
        <w:rPr>
          <w:rStyle w:val="Mencionar"/>
          <w:noProof/>
        </w:rPr>
        <w:t>@Catalina Ceballos Granados</w:t>
      </w:r>
      <w:r>
        <w:fldChar w:fldCharType="end"/>
      </w:r>
      <w:r w:rsidRPr="480EC0B2">
        <w:t>, la primera capacidad debería ser fenotipos, cohortes y clusterización con validación diagnóstica humana; conviene reflejarlo en el alcance.</w:t>
      </w:r>
    </w:p>
  </w:comment>
  <w:comment w:id="175" w:author="Yimi Alejandro Herrera Bustamante" w:date="2026-09-02T16:51:00Z" w:initials="YH">
    <w:p w14:paraId="7F726671" w14:textId="77777777" w:rsidR="00360069" w:rsidRDefault="00360069" w:rsidP="00360069">
      <w:pPr>
        <w:pStyle w:val="CommentText"/>
      </w:pPr>
      <w:r>
        <w:rPr>
          <w:rStyle w:val="CommentReference"/>
        </w:rPr>
        <w:annotationRef/>
      </w:r>
      <w:r>
        <w:rPr>
          <w:lang w:val="es-CO"/>
        </w:rPr>
        <w:t>Se anexa el modelo de decisión.</w:t>
      </w:r>
    </w:p>
  </w:comment>
  <w:comment w:id="177" w:author="Catalina Ceballos Granados" w:date="2026-08-28T12:18:00Z" w:initials="CC">
    <w:p w14:paraId="3A32CDEF" w14:textId="77777777" w:rsidR="006E3DE5" w:rsidRDefault="006E3DE5" w:rsidP="006E3DE5">
      <w:pPr>
        <w:pStyle w:val="CommentText"/>
      </w:pPr>
      <w:r>
        <w:rPr>
          <w:rStyle w:val="CommentReference"/>
        </w:rPr>
        <w:annotationRef/>
      </w:r>
      <w:r>
        <w:t>Las primeras capacidades son la aplicación de fenotipos, generación de cohortes, clusterización y posteriormente los patrones ocultos. Todo lo anterior a través de capacidades agenticas hibridas en donde el usuario comience la interacción y haga validación diagnósticas.</w:t>
      </w:r>
    </w:p>
  </w:comment>
  <w:comment w:id="178" w:author="Yimi Alejandro Herrera Bustamante" w:date="2026-09-02T16:51:00Z" w:initials="YH">
    <w:p w14:paraId="365BD6F9" w14:textId="77777777" w:rsidR="00626070" w:rsidRDefault="00626070" w:rsidP="00626070">
      <w:pPr>
        <w:pStyle w:val="CommentText"/>
      </w:pPr>
      <w:r>
        <w:rPr>
          <w:rStyle w:val="CommentReference"/>
        </w:rPr>
        <w:annotationRef/>
      </w:r>
      <w:r>
        <w:rPr>
          <w:lang w:val="es-CO"/>
        </w:rPr>
        <w:t>Se aclara el punto.</w:t>
      </w:r>
    </w:p>
  </w:comment>
  <w:comment w:id="179" w:author="Catalina Ceballos Granados" w:date="2026-08-28T12:20:00Z" w:initials="CC">
    <w:p w14:paraId="4C336648" w14:textId="77777777" w:rsidR="006B5AAC" w:rsidRDefault="006B5AAC" w:rsidP="006B5AAC">
      <w:pPr>
        <w:pStyle w:val="CommentText"/>
      </w:pPr>
      <w:r>
        <w:rPr>
          <w:rStyle w:val="CommentReference"/>
        </w:rPr>
        <w:annotationRef/>
      </w:r>
      <w:r>
        <w:t>No veo nada referente a la integración de fenotipos y la disponibilidad de aplicarlos y las capacidades de generar cohortes.</w:t>
      </w:r>
    </w:p>
  </w:comment>
  <w:comment w:id="180" w:author="Yimi Alejandro Herrera Bustamante" w:date="2026-09-02T16:52:00Z" w:initials="YH">
    <w:p w14:paraId="62718C1B" w14:textId="77777777" w:rsidR="00626070" w:rsidRDefault="00626070" w:rsidP="00626070">
      <w:pPr>
        <w:pStyle w:val="CommentText"/>
      </w:pPr>
      <w:r>
        <w:rPr>
          <w:rStyle w:val="CommentReference"/>
        </w:rPr>
        <w:annotationRef/>
      </w:r>
      <w:r>
        <w:rPr>
          <w:lang w:val="es-CO"/>
        </w:rPr>
        <w:t>Se aclara el punto</w:t>
      </w:r>
    </w:p>
  </w:comment>
  <w:comment w:id="182" w:author="Catalina Ceballos Granados" w:date="2026-08-28T12:21:00Z" w:initials="CC">
    <w:p w14:paraId="0F0C8D2F" w14:textId="77777777" w:rsidR="00E3379F" w:rsidRDefault="00E3379F" w:rsidP="00E3379F">
      <w:pPr>
        <w:pStyle w:val="CommentText"/>
      </w:pPr>
      <w:r>
        <w:rPr>
          <w:rStyle w:val="CommentReference"/>
        </w:rPr>
        <w:annotationRef/>
      </w:r>
      <w:r>
        <w:t>Aquí si me falta y muy importante la garantia de la anonimización nivel normativo para RWE</w:t>
      </w:r>
    </w:p>
  </w:comment>
  <w:comment w:id="183" w:author="Yimi Alejandro Herrera Bustamante" w:date="2026-09-02T16:53:00Z" w:initials="YH">
    <w:p w14:paraId="0ED4EBD1" w14:textId="77777777" w:rsidR="007D5AB6" w:rsidRDefault="007D5AB6" w:rsidP="007D5AB6">
      <w:pPr>
        <w:pStyle w:val="CommentText"/>
      </w:pPr>
      <w:r>
        <w:rPr>
          <w:rStyle w:val="CommentReference"/>
        </w:rPr>
        <w:annotationRef/>
      </w:r>
      <w:r>
        <w:rPr>
          <w:lang w:val="es-CO"/>
        </w:rPr>
        <w:t>Se anexa y se aclara en el capitulo sobre la federación y anonimización</w:t>
      </w:r>
    </w:p>
  </w:comment>
  <w:comment w:id="185" w:author="Catalina Ceballos Granados" w:date="2026-08-28T12:22:00Z" w:initials="CC">
    <w:p w14:paraId="0EE60EE9" w14:textId="77777777" w:rsidR="003B5E3A" w:rsidRDefault="003B5E3A" w:rsidP="003B5E3A">
      <w:pPr>
        <w:pStyle w:val="CommentText"/>
      </w:pPr>
      <w:r>
        <w:rPr>
          <w:rStyle w:val="CommentReference"/>
        </w:rPr>
        <w:annotationRef/>
      </w:r>
      <w:r>
        <w:t xml:space="preserve">Falta la construcción y disposición de conocimiento para los agentes </w:t>
      </w:r>
    </w:p>
  </w:comment>
  <w:comment w:id="186" w:author="Yimi Alejandro Herrera Bustamante" w:date="2026-09-02T16:54:00Z" w:initials="YH">
    <w:p w14:paraId="1BDE5557" w14:textId="77777777" w:rsidR="00B04B17" w:rsidRDefault="00B04B17" w:rsidP="00B04B17">
      <w:pPr>
        <w:pStyle w:val="CommentText"/>
      </w:pPr>
      <w:r>
        <w:rPr>
          <w:rStyle w:val="CommentReference"/>
        </w:rPr>
        <w:annotationRef/>
      </w:r>
      <w:r>
        <w:rPr>
          <w:lang w:val="es-CO"/>
        </w:rPr>
        <w:t>Se complementa.</w:t>
      </w:r>
    </w:p>
  </w:comment>
  <w:comment w:id="187" w:author="Camilo Andres Rodriguez Esparza" w:date="2026-08-28T15:24:00Z" w:initials="CE">
    <w:p w14:paraId="1AEB5A26" w14:textId="7FD86351" w:rsidR="00B0658E" w:rsidRDefault="00B0658E">
      <w:pPr>
        <w:pStyle w:val="CommentText"/>
      </w:pPr>
      <w:r>
        <w:rPr>
          <w:rStyle w:val="CommentReference"/>
        </w:rPr>
        <w:annotationRef/>
      </w:r>
      <w:r w:rsidRPr="534C6749">
        <w:t>La gestión de prompts debería seguir el modelo interno de «prompt como artefacto» (versionado, ciclo borrador/activo/obsoleto, rollback) y administrarse en un repositorio versionado, no embebida en el código del agente.</w:t>
      </w:r>
    </w:p>
  </w:comment>
  <w:comment w:id="188" w:author="Yimi Alejandro Herrera Bustamante" w:date="2026-09-02T16:55:00Z" w:initials="YH">
    <w:p w14:paraId="7A5F1237" w14:textId="77777777" w:rsidR="00190A20" w:rsidRDefault="00190A20" w:rsidP="00190A20">
      <w:pPr>
        <w:pStyle w:val="CommentText"/>
      </w:pPr>
      <w:r>
        <w:rPr>
          <w:rStyle w:val="CommentReference"/>
        </w:rPr>
        <w:annotationRef/>
      </w:r>
      <w:r>
        <w:rPr>
          <w:lang w:val="es-CO"/>
        </w:rPr>
        <w:t>De acuerdo!</w:t>
      </w:r>
    </w:p>
  </w:comment>
  <w:comment w:id="189" w:author="Camilo Andres Rodriguez Esparza" w:date="2026-08-28T15:26:00Z" w:initials="CE">
    <w:p w14:paraId="4B0B377F" w14:textId="3C6F2EEB" w:rsidR="00C544F2" w:rsidRDefault="00C544F2">
      <w:pPr>
        <w:pStyle w:val="CommentText"/>
      </w:pPr>
      <w:r>
        <w:rPr>
          <w:rStyle w:val="CommentReference"/>
        </w:rPr>
        <w:annotationRef/>
      </w:r>
      <w:r w:rsidRPr="7E0F4AE1">
        <w:t>Las herramientas del agente deberían resolverse y autorizarse desde un registro central (patrón MCP), con políticas por rol y contexto, en lugar de invocarse directamente. El SoW no menciona este componente del blueprint agéntico.</w:t>
      </w:r>
    </w:p>
  </w:comment>
  <w:comment w:id="190" w:author="Yimi Alejandro Herrera Bustamante" w:date="2026-09-02T17:25:00Z" w:initials="YH">
    <w:p w14:paraId="75B4F42A" w14:textId="77777777" w:rsidR="00677DC2" w:rsidRDefault="00677DC2" w:rsidP="00677DC2">
      <w:pPr>
        <w:pStyle w:val="CommentText"/>
      </w:pPr>
      <w:r>
        <w:rPr>
          <w:rStyle w:val="CommentReference"/>
        </w:rPr>
        <w:annotationRef/>
      </w:r>
      <w:r>
        <w:rPr>
          <w:lang w:val="es-CO"/>
        </w:rPr>
        <w:t>Está dentro del alcance contemplar patrón MCP centralizado y gobernado.</w:t>
      </w:r>
    </w:p>
  </w:comment>
  <w:comment w:id="191" w:author="Camilo Andres Rodriguez Esparza" w:date="2026-08-28T15:25:00Z" w:initials="CE">
    <w:p w14:paraId="4608AF40" w14:textId="578FDFB1" w:rsidR="004932F2" w:rsidRDefault="004932F2">
      <w:pPr>
        <w:pStyle w:val="CommentText"/>
      </w:pPr>
      <w:r>
        <w:rPr>
          <w:rStyle w:val="CommentReference"/>
        </w:rPr>
        <w:annotationRef/>
      </w:r>
      <w:r w:rsidRPr="726FA545">
        <w:t>Alinear con el modelo de observabilidad extremo a extremo: propagar identificadores de correlación por canal, agente, herramienta y modelo, con métricas de latencia, tokens y costo. Hoy se menciona la trazabilidad pero no esa instrumentación.</w:t>
      </w:r>
    </w:p>
    <w:p w14:paraId="1EC9C504" w14:textId="0942BA92" w:rsidR="004932F2" w:rsidRDefault="004932F2">
      <w:pPr>
        <w:pStyle w:val="CommentText"/>
      </w:pPr>
      <w:r w:rsidRPr="5A45C241">
        <w:t xml:space="preserve"> </w:t>
      </w:r>
    </w:p>
  </w:comment>
  <w:comment w:id="192" w:author="Yimi Alejandro Herrera Bustamante" w:date="2026-09-02T16:57:00Z" w:initials="YH">
    <w:p w14:paraId="4FB8AE43" w14:textId="77777777" w:rsidR="00C5054E" w:rsidRDefault="00C5054E" w:rsidP="00C5054E">
      <w:pPr>
        <w:pStyle w:val="CommentText"/>
      </w:pPr>
      <w:r>
        <w:rPr>
          <w:rStyle w:val="CommentReference"/>
        </w:rPr>
        <w:annotationRef/>
      </w:r>
      <w:r>
        <w:rPr>
          <w:lang w:val="es-CO"/>
        </w:rPr>
        <w:t>Esta contemplado dentro del alcance.</w:t>
      </w:r>
    </w:p>
  </w:comment>
  <w:comment w:id="193" w:author="Camilo Andres Rodriguez Esparza" w:date="2026-08-28T15:25:00Z" w:initials="CE">
    <w:p w14:paraId="4F076886" w14:textId="2E307052" w:rsidR="00D56870" w:rsidRDefault="00D56870">
      <w:pPr>
        <w:pStyle w:val="CommentText"/>
      </w:pPr>
      <w:r>
        <w:rPr>
          <w:rStyle w:val="CommentReference"/>
        </w:rPr>
        <w:annotationRef/>
      </w:r>
      <w:r w:rsidRPr="07C993DD">
        <w:t>Formalizar la evaluación como Evals con conjuntos de referencia y umbrales mínimos que bloqueen el paso a producción (acierto, alucinación, uso de herramientas). Definir responsable, periodicidad y evidencia.</w:t>
      </w:r>
    </w:p>
  </w:comment>
  <w:comment w:id="194" w:author="Yimi Alejandro Herrera Bustamante" w:date="2026-09-02T17:01:00Z" w:initials="YH">
    <w:p w14:paraId="65111DBD" w14:textId="77777777" w:rsidR="00977CF7" w:rsidRDefault="00977CF7" w:rsidP="00977CF7">
      <w:pPr>
        <w:pStyle w:val="CommentText"/>
      </w:pPr>
      <w:r>
        <w:rPr>
          <w:rStyle w:val="CommentReference"/>
        </w:rPr>
        <w:annotationRef/>
      </w:r>
      <w:r>
        <w:t xml:space="preserve">Se acoge el comentario. El alcance ya contempla evaluación de respuestas, trazabilidad, tools autorizadas y guardrails para los agentes PHM/RWE, así como controles técnicos mediante Model Armor, validación de salidas estructuradas y Sensitive Data Protection. Sin embargo, se hará explícito en la sección 3.2.14 el marco de validación de IA generativa </w:t>
      </w:r>
    </w:p>
  </w:comment>
  <w:comment w:id="195" w:author="Miguel Antonio Castro Martinez" w:date="2026-09-09T10:51:00Z" w:initials="MM">
    <w:p w14:paraId="297AB125" w14:textId="786428F9" w:rsidR="00A43A8D" w:rsidRDefault="00A43A8D">
      <w:pPr>
        <w:pStyle w:val="CommentText"/>
      </w:pPr>
      <w:r>
        <w:rPr>
          <w:rStyle w:val="CommentReference"/>
        </w:rPr>
        <w:annotationRef/>
      </w:r>
      <w:r w:rsidRPr="60280EA9">
        <w:t>Validando el punto 3.2.14 no resuelve en su totalidad el comentario, ya que no hacen referencia al manejo de los umbrales de evaluación, ni tampoco el manejo de los responsables.</w:t>
      </w:r>
    </w:p>
  </w:comment>
  <w:comment w:id="196" w:author="Yimi Alejandro Herrera Bustamante" w:date="2026-09-17T14:26:00Z" w:initials="YH">
    <w:p w14:paraId="081C2049" w14:textId="77777777" w:rsidR="006D0504" w:rsidRDefault="006D0504" w:rsidP="006D0504">
      <w:pPr>
        <w:pStyle w:val="CommentText"/>
      </w:pPr>
      <w:r>
        <w:rPr>
          <w:rStyle w:val="CommentReference"/>
        </w:rPr>
        <w:annotationRef/>
      </w:r>
      <w:r>
        <w:rPr>
          <w:lang w:val="es-CO"/>
        </w:rPr>
        <w:t>Se ajusta en 3.2.13</w:t>
      </w:r>
      <w:r>
        <w:rPr>
          <w:lang w:val="es-CO"/>
        </w:rPr>
        <w:tab/>
        <w:t>Validación end-to-end, documentación y transferencia.</w:t>
      </w:r>
      <w:r>
        <w:rPr>
          <w:lang w:val="es-CO"/>
        </w:rPr>
        <w:br/>
      </w:r>
      <w:r>
        <w:rPr>
          <w:lang w:val="es-CO"/>
        </w:rPr>
        <w:br/>
      </w:r>
      <w:r>
        <w:rPr>
          <w:rFonts w:hint="eastAsia"/>
          <w:lang w:val="es-CO"/>
        </w:rPr>
        <w:t xml:space="preserve">Se establecen métricas y valores cuantitativos mínimos, NTT ejecuta/evidencia; SURA valida y aprueba según roles, Quality Gate antes de producción, como criterios de bloqueo: No cumple umbral / hallazgo crítico / riesgo no aceptado </w:t>
      </w:r>
      <w:r>
        <w:rPr>
          <w:rFonts w:hint="eastAsia"/>
          <w:lang w:val="es-CO"/>
        </w:rPr>
        <w:t>→</w:t>
      </w:r>
      <w:r>
        <w:rPr>
          <w:rFonts w:hint="eastAsia"/>
          <w:lang w:val="es-CO"/>
        </w:rPr>
        <w:t xml:space="preserve"> no pasa a PROD </w:t>
      </w:r>
    </w:p>
  </w:comment>
  <w:comment w:id="197" w:author="Camilo Andres Rodriguez Esparza" w:date="2026-08-28T15:24:00Z" w:initials="CE">
    <w:p w14:paraId="4BFB5779" w14:textId="4499FB61" w:rsidR="00865AAD" w:rsidRDefault="00865AAD">
      <w:pPr>
        <w:pStyle w:val="CommentText"/>
      </w:pPr>
      <w:r>
        <w:rPr>
          <w:rStyle w:val="CommentReference"/>
        </w:rPr>
        <w:annotationRef/>
      </w:r>
      <w:r w:rsidRPr="615A0AA0">
        <w:t>Precisar los guardrails mínimos: protección contra inyección de prompts, control de datos sensibles (DLP/PII) y validación de entrada y salida, con revisión humana para acciones de alto impacto. En salud este control no puede quedar genérico.</w:t>
      </w:r>
    </w:p>
  </w:comment>
  <w:comment w:id="198" w:author="Yimi Alejandro Herrera Bustamante" w:date="2026-09-03T08:51:00Z" w:initials="YH">
    <w:p w14:paraId="5C4739CC" w14:textId="77777777" w:rsidR="00E214AB" w:rsidRDefault="00E214AB" w:rsidP="00E214AB">
      <w:pPr>
        <w:pStyle w:val="CommentText"/>
      </w:pPr>
      <w:r>
        <w:rPr>
          <w:rStyle w:val="CommentReference"/>
        </w:rPr>
        <w:annotationRef/>
      </w:r>
      <w:r>
        <w:rPr>
          <w:lang w:val="es-CO"/>
        </w:rPr>
        <w:t>Se precisa.</w:t>
      </w:r>
    </w:p>
  </w:comment>
  <w:comment w:id="199" w:author="Miguel Antonio Castro Martinez" w:date="2026-09-09T10:54:00Z" w:initials="MM">
    <w:p w14:paraId="69282797" w14:textId="1F601EF8" w:rsidR="004E3EED" w:rsidRDefault="004E3EED">
      <w:pPr>
        <w:pStyle w:val="CommentText"/>
      </w:pPr>
      <w:r>
        <w:rPr>
          <w:rStyle w:val="CommentReference"/>
        </w:rPr>
        <w:annotationRef/>
      </w:r>
      <w:r w:rsidRPr="5CDA2C65">
        <w:t>Se encuentra solucionado parcialmente, incluir la parte que menciona camino sobre la revision humana en acciones de alto impacto ( human in the loop)</w:t>
      </w:r>
    </w:p>
  </w:comment>
  <w:comment w:id="200" w:author="Yimi Alejandro Herrera Bustamante" w:date="2026-09-16T17:06:00Z" w:initials="YH">
    <w:p w14:paraId="3C4E64B6" w14:textId="77777777" w:rsidR="000E3609" w:rsidRDefault="000E3609" w:rsidP="000E3609">
      <w:pPr>
        <w:pStyle w:val="CommentText"/>
      </w:pPr>
      <w:r>
        <w:rPr>
          <w:rStyle w:val="CommentReference"/>
        </w:rPr>
        <w:annotationRef/>
      </w:r>
      <w:r>
        <w:rPr>
          <w:lang w:val="es-CO"/>
        </w:rPr>
        <w:t>Se anexa el punto de human in the loop.</w:t>
      </w:r>
    </w:p>
  </w:comment>
  <w:comment w:id="202" w:author="Catalina Ceballos Granados" w:date="2026-08-28T12:23:00Z" w:initials="CC">
    <w:p w14:paraId="7CDC7716" w14:textId="77777777" w:rsidR="00E83546" w:rsidRDefault="00E83546" w:rsidP="00E83546">
      <w:pPr>
        <w:pStyle w:val="CommentText"/>
      </w:pPr>
      <w:r>
        <w:rPr>
          <w:rStyle w:val="CommentReference"/>
        </w:rPr>
        <w:annotationRef/>
      </w:r>
      <w:r>
        <w:t>Esta muy amplio, no me queda claro como se administra la federación, ejemplo niveles de permisos para federar, niveles de federación y que pasa con los datos por ejemplo en el primer nivel luego de que se agreguen (de esto hablamos mucho en los espacios)</w:t>
      </w:r>
    </w:p>
  </w:comment>
  <w:comment w:id="203" w:author="Yimi Alejandro Herrera Bustamante" w:date="2026-09-02T17:26:00Z" w:initials="YH">
    <w:p w14:paraId="6DCA131C" w14:textId="77777777" w:rsidR="00D66857" w:rsidRDefault="00D66857" w:rsidP="00D66857">
      <w:pPr>
        <w:pStyle w:val="CommentText"/>
      </w:pPr>
      <w:r>
        <w:rPr>
          <w:rStyle w:val="CommentReference"/>
        </w:rPr>
        <w:annotationRef/>
      </w:r>
      <w:r>
        <w:rPr>
          <w:lang w:val="es-CO"/>
        </w:rPr>
        <w:t>Se anexa detalle en el capítulo de prerrequisitos y consideraciones de federación</w:t>
      </w:r>
    </w:p>
  </w:comment>
  <w:comment w:id="204" w:author="Sergio Andres Perez Perez" w:date="2026-08-27T15:10:00Z" w:initials="SP">
    <w:p w14:paraId="5A568AA8" w14:textId="77777777" w:rsidR="0088443F" w:rsidRDefault="0088443F" w:rsidP="0088443F">
      <w:r>
        <w:rPr>
          <w:rStyle w:val="CommentReference"/>
        </w:rPr>
        <w:annotationRef/>
      </w:r>
      <w:r>
        <w:rPr>
          <w:sz w:val="20"/>
          <w:szCs w:val="20"/>
        </w:rPr>
        <w:t>¿Que alcance tiene la configuración del datapartner?</w:t>
      </w:r>
    </w:p>
  </w:comment>
  <w:comment w:id="205" w:author="Yimi Alejandro Herrera Bustamante" w:date="2026-09-03T08:52:00Z" w:initials="YH">
    <w:p w14:paraId="785B13E9" w14:textId="053280C8" w:rsidR="00E214AB" w:rsidRDefault="00E214AB" w:rsidP="00E214AB">
      <w:pPr>
        <w:pStyle w:val="CommentText"/>
      </w:pPr>
      <w:r>
        <w:rPr>
          <w:rStyle w:val="CommentReference"/>
        </w:rPr>
        <w:annotationRef/>
      </w:r>
      <w:r>
        <w:fldChar w:fldCharType="begin"/>
      </w:r>
      <w:r>
        <w:instrText>HYPERLINK "mailto:alecasti@emeal.nttdata.com"</w:instrText>
      </w:r>
      <w:bookmarkStart w:id="208" w:name="_@_F7FB505F5CC74456A1CC09406D0A7D25Z"/>
      <w:r>
        <w:fldChar w:fldCharType="separate"/>
      </w:r>
      <w:bookmarkEnd w:id="208"/>
      <w:r w:rsidRPr="00E214AB">
        <w:rPr>
          <w:rStyle w:val="Mencionar"/>
          <w:noProof/>
        </w:rPr>
        <w:t>@Alex Mauricio Castillo Castillo</w:t>
      </w:r>
      <w:r>
        <w:fldChar w:fldCharType="end"/>
      </w:r>
      <w:r>
        <w:t xml:space="preserve"> </w:t>
      </w:r>
    </w:p>
  </w:comment>
  <w:comment w:id="206" w:author="Alex Mauricio Castillo Castillo" w:date="2026-09-03T10:32:00Z" w:initials="AC">
    <w:p w14:paraId="7C818DCE" w14:textId="6217340D" w:rsidR="000A70D1" w:rsidRDefault="000A70D1">
      <w:pPr>
        <w:pStyle w:val="CommentText"/>
      </w:pPr>
      <w:r>
        <w:rPr>
          <w:rStyle w:val="CommentReference"/>
        </w:rPr>
        <w:annotationRef/>
      </w:r>
      <w:r w:rsidRPr="2845C7FB">
        <w:t>ver en los entregables, lo correspondiente a "</w:t>
      </w:r>
      <w:r w:rsidRPr="2655FD7D">
        <w:rPr>
          <w:b/>
          <w:bCs/>
        </w:rPr>
        <w:t>Integración con Data Partner</w:t>
      </w:r>
      <w:r w:rsidRPr="7B005F19">
        <w:t> "</w:t>
      </w:r>
    </w:p>
  </w:comment>
  <w:comment w:id="207" w:author="Miguel Antonio Castro Martinez" w:date="2026-09-09T11:04:00Z" w:initials="MM">
    <w:p w14:paraId="4F5B35C2" w14:textId="4E989FEC" w:rsidR="00A94984" w:rsidRDefault="00A94984">
      <w:pPr>
        <w:pStyle w:val="CommentText"/>
      </w:pPr>
      <w:r>
        <w:rPr>
          <w:rStyle w:val="CommentReference"/>
        </w:rPr>
        <w:annotationRef/>
      </w:r>
      <w:r w:rsidRPr="626F0963">
        <w:t>Se tiene respuesta en los puntos 4.2 Entregables (Integración con Data Partner) y 3.2.26 con prerriquisitos tecnicos del datapartner</w:t>
      </w:r>
    </w:p>
  </w:comment>
  <w:comment w:id="212" w:author="Sergio Andres Perez Perez" w:date="2026-08-27T15:13:00Z" w:initials="SP">
    <w:p w14:paraId="1B6189EC" w14:textId="77777777" w:rsidR="00CB3388" w:rsidRDefault="00CB3388" w:rsidP="00CB3388">
      <w:r>
        <w:rPr>
          <w:rStyle w:val="CommentReference"/>
        </w:rPr>
        <w:annotationRef/>
      </w:r>
      <w:r>
        <w:rPr>
          <w:sz w:val="20"/>
          <w:szCs w:val="20"/>
        </w:rPr>
        <w:t>Que es diferente con respecto a lo menciobado anteriormente de modelo de Gobierno</w:t>
      </w:r>
    </w:p>
  </w:comment>
  <w:comment w:id="213" w:author="Sergio Andres Perez Perez" w:date="2026-08-27T15:13:00Z" w:initials="SP">
    <w:p w14:paraId="012A3715" w14:textId="77777777" w:rsidR="0031297A" w:rsidRDefault="0031297A" w:rsidP="0031297A">
      <w:r>
        <w:rPr>
          <w:rStyle w:val="CommentReference"/>
        </w:rPr>
        <w:annotationRef/>
      </w:r>
      <w:r>
        <w:rPr>
          <w:sz w:val="20"/>
          <w:szCs w:val="20"/>
        </w:rPr>
        <w:t>No se menciona la anonimización, enmascaramiento, seudoanonimización</w:t>
      </w:r>
    </w:p>
    <w:p w14:paraId="68F7FC03" w14:textId="77777777" w:rsidR="0031297A" w:rsidRDefault="0031297A" w:rsidP="0031297A"/>
  </w:comment>
  <w:comment w:id="214" w:author="Yimi Alejandro Herrera Bustamante" w:date="2026-09-02T17:31:00Z" w:initials="YH">
    <w:p w14:paraId="32708DD4" w14:textId="77777777" w:rsidR="00935211" w:rsidRDefault="00935211" w:rsidP="00935211">
      <w:pPr>
        <w:pStyle w:val="CommentText"/>
      </w:pPr>
      <w:r>
        <w:rPr>
          <w:rStyle w:val="CommentReference"/>
        </w:rPr>
        <w:annotationRef/>
      </w:r>
      <w:r>
        <w:rPr>
          <w:lang w:val="es-CO"/>
        </w:rPr>
        <w:t>Se aclara en el capítulo de prerrequisitos y consideraciones para la federación.</w:t>
      </w:r>
    </w:p>
  </w:comment>
  <w:comment w:id="215" w:author="Juan Pablo Restrepo Urrea [2]" w:date="2026-09-09T11:15:00Z" w:initials="JR">
    <w:p w14:paraId="6948F0E9" w14:textId="77777777" w:rsidR="00F9575C" w:rsidRDefault="00F9575C" w:rsidP="00F9575C">
      <w:pPr>
        <w:pStyle w:val="CommentText"/>
      </w:pPr>
      <w:r>
        <w:rPr>
          <w:rStyle w:val="CommentReference"/>
        </w:rPr>
        <w:annotationRef/>
      </w:r>
      <w:r>
        <w:t>Mencionar explícitamente MAGI  V2.0 - (Siempre que hablemos de MAGI hacer explicita la version) – Los mecanismos de pseudoanonimización y anonimización se mencionan en otro sector del doc.</w:t>
      </w:r>
    </w:p>
  </w:comment>
  <w:comment w:id="216" w:author="Yimi Alejandro Herrera Bustamante" w:date="2026-09-16T17:07:00Z" w:initials="YH">
    <w:p w14:paraId="4932BF63" w14:textId="77777777" w:rsidR="00F42A6F" w:rsidRDefault="00F42A6F" w:rsidP="00F42A6F">
      <w:pPr>
        <w:pStyle w:val="CommentText"/>
      </w:pPr>
      <w:r>
        <w:rPr>
          <w:rStyle w:val="CommentReference"/>
        </w:rPr>
        <w:annotationRef/>
      </w:r>
      <w:r>
        <w:rPr>
          <w:lang w:val="es-CO"/>
        </w:rPr>
        <w:t>De acuerdo!</w:t>
      </w:r>
    </w:p>
  </w:comment>
  <w:comment w:id="210" w:author="Camilo Andres Rodriguez Esparza" w:date="2026-08-28T15:36:00Z" w:initials="CE">
    <w:p w14:paraId="1EA47063" w14:textId="14AE3AA3" w:rsidR="008C75F4" w:rsidRDefault="008C75F4">
      <w:pPr>
        <w:pStyle w:val="CommentText"/>
      </w:pPr>
      <w:r>
        <w:rPr>
          <w:rStyle w:val="CommentReference"/>
        </w:rPr>
        <w:annotationRef/>
      </w:r>
      <w:r w:rsidRPr="1F6AB1DF">
        <w:t>el SoW no incluye un capítulo de gobierno de IA. Debe referenciar la directriz de IA Responsable, el comité correspondiente, la matriz de riesgos como control formal, el registro de agentes y MAGI para el dato que alimenta la IA.</w:t>
      </w:r>
    </w:p>
  </w:comment>
  <w:comment w:id="211" w:author="Yimi Alejandro Herrera Bustamante" w:date="2026-09-03T08:54:00Z" w:initials="YH">
    <w:p w14:paraId="2DA7D930" w14:textId="77777777" w:rsidR="0055421F" w:rsidRDefault="0055421F" w:rsidP="0055421F">
      <w:pPr>
        <w:pStyle w:val="CommentText"/>
      </w:pPr>
      <w:r>
        <w:rPr>
          <w:rStyle w:val="CommentReference"/>
        </w:rPr>
        <w:annotationRef/>
      </w:r>
      <w:r>
        <w:rPr>
          <w:lang w:val="es-CO"/>
        </w:rPr>
        <w:t>Se especifica!</w:t>
      </w:r>
    </w:p>
  </w:comment>
  <w:comment w:id="218" w:author="Camilo Andres Rodriguez Esparza" w:date="2026-08-28T15:35:00Z" w:initials="CE">
    <w:p w14:paraId="19A0C361" w14:textId="102B7970" w:rsidR="002E2B4A" w:rsidRDefault="002E2B4A">
      <w:pPr>
        <w:pStyle w:val="CommentText"/>
      </w:pPr>
      <w:r>
        <w:rPr>
          <w:rStyle w:val="CommentReference"/>
        </w:rPr>
        <w:annotationRef/>
      </w:r>
      <w:r w:rsidRPr="06FDB2BD">
        <w:t>Consolidar en un solo marco de LLMOps el versionado de prompts, modelos y activos semánticos, y la observabilidad con métricas de IA (tokens, costo, calidad, drift). Confirmar la herramienta corporativa (Dynatrace) para no fragmentar la observabilidad de IA.</w:t>
      </w:r>
    </w:p>
  </w:comment>
  <w:comment w:id="219" w:author="Yimi Alejandro Herrera Bustamante" w:date="2026-09-02T18:12:00Z" w:initials="YH">
    <w:p w14:paraId="15655F85" w14:textId="77777777" w:rsidR="00E9085A" w:rsidRDefault="00E9085A" w:rsidP="00E9085A">
      <w:pPr>
        <w:pStyle w:val="CommentText"/>
      </w:pPr>
      <w:r>
        <w:rPr>
          <w:rStyle w:val="CommentReference"/>
        </w:rPr>
        <w:annotationRef/>
      </w:r>
      <w:r>
        <w:rPr>
          <w:lang w:val="es-CO"/>
        </w:rPr>
        <w:t>De acuerdo! Esta contemplado.</w:t>
      </w:r>
    </w:p>
  </w:comment>
  <w:comment w:id="220" w:author="Juan Pablo Restrepo Urrea [2]" w:date="2026-09-09T11:30:00Z" w:initials="JR">
    <w:p w14:paraId="1D4D839A" w14:textId="77777777" w:rsidR="000352C2" w:rsidRDefault="000352C2" w:rsidP="000352C2">
      <w:pPr>
        <w:pStyle w:val="CommentText"/>
      </w:pPr>
      <w:r>
        <w:rPr>
          <w:rStyle w:val="CommentReference"/>
        </w:rPr>
        <w:annotationRef/>
      </w:r>
      <w:r>
        <w:t>No queda completamente cerrado. Solicitamos definir explícitamente el marco de LLMOps para Release 1, incluyendo métricas mínimas de observabilidad de IA (tokens, costo, calidad y drift), así como confirmar si Dynatrace será la plataforma corporativa para centralizar la observabilidad de IA generativa y evitar la fragmentación de herramientas.</w:t>
      </w:r>
    </w:p>
  </w:comment>
  <w:comment w:id="221" w:author="Yimi Alejandro Herrera Bustamante" w:date="2026-09-17T14:45:00Z" w:initials="YH">
    <w:p w14:paraId="0EB5ECA0" w14:textId="77777777" w:rsidR="00975E1E" w:rsidRDefault="00975E1E" w:rsidP="00975E1E">
      <w:pPr>
        <w:pStyle w:val="CommentText"/>
      </w:pPr>
      <w:r>
        <w:rPr>
          <w:rStyle w:val="CommentReference"/>
        </w:rPr>
        <w:annotationRef/>
      </w:r>
      <w:r>
        <w:t>Se complementa el alcance definiendo explícitamente el marco mínimo de LLMOps/AgentOps para Release 1, incluyendo versionamiento de modelos, prompts, agentes y activos semánticos, métricas mínimas de tokens, costo, calidad, latencia y drift cuando aplique, así como Evals y Quality Gates. Dynatrace se establece como plataforma corporativa central de observabilidad, complementada con capacidades nativas de GCP.</w:t>
      </w:r>
    </w:p>
  </w:comment>
  <w:comment w:id="223" w:author="Sergio Andres Perez Perez" w:date="2026-08-27T15:18:00Z" w:initials="SP">
    <w:p w14:paraId="7CF4E04D" w14:textId="77777777" w:rsidR="009A710B" w:rsidRDefault="0078457D" w:rsidP="009A710B">
      <w:r>
        <w:rPr>
          <w:rStyle w:val="CommentReference"/>
        </w:rPr>
        <w:annotationRef/>
      </w:r>
      <w:r w:rsidR="009A710B">
        <w:rPr>
          <w:sz w:val="20"/>
          <w:szCs w:val="20"/>
        </w:rPr>
        <w:t>Detallar que se valida especificamente en cada punto, pduede ser tan abierto o cerrado como queramos</w:t>
      </w:r>
    </w:p>
  </w:comment>
  <w:comment w:id="224" w:author="Camilo Andres Rodriguez Esparza" w:date="2026-08-28T15:43:00Z" w:initials="CE">
    <w:p w14:paraId="1C764F0B" w14:textId="2073649C" w:rsidR="006E021F" w:rsidRDefault="006E021F">
      <w:pPr>
        <w:pStyle w:val="CommentText"/>
      </w:pPr>
      <w:r>
        <w:rPr>
          <w:rStyle w:val="CommentReference"/>
        </w:rPr>
        <w:annotationRef/>
      </w:r>
      <w:r w:rsidRPr="4E003B92">
        <w:t xml:space="preserve">Especificar qué se valida en IA: evals (acierto, alucinación, uso de herramientas), pruebas de seguridad (inyección de prompts, fuga de datos) y criterios de aceptación cuantitativos. </w:t>
      </w:r>
    </w:p>
    <w:p w14:paraId="7227A140" w14:textId="16FAE36A" w:rsidR="006E021F" w:rsidRDefault="006E021F">
      <w:pPr>
        <w:pStyle w:val="CommentText"/>
      </w:pPr>
      <w:r w:rsidRPr="115E3496">
        <w:t xml:space="preserve"> </w:t>
      </w:r>
    </w:p>
  </w:comment>
  <w:comment w:id="225" w:author="Yimi Alejandro Herrera Bustamante" w:date="2026-09-02T18:13:00Z" w:initials="YH">
    <w:p w14:paraId="76B2EF06" w14:textId="77777777" w:rsidR="00FA7EB5" w:rsidRDefault="00FA7EB5" w:rsidP="00FA7EB5">
      <w:pPr>
        <w:pStyle w:val="CommentText"/>
      </w:pPr>
      <w:r>
        <w:rPr>
          <w:rStyle w:val="CommentReference"/>
        </w:rPr>
        <w:annotationRef/>
      </w:r>
      <w:r>
        <w:rPr>
          <w:lang w:val="es-CO"/>
        </w:rPr>
        <w:t>Se especifica!</w:t>
      </w:r>
    </w:p>
  </w:comment>
  <w:comment w:id="226" w:author="Juan Pablo Restrepo Urrea [2]" w:date="2026-09-09T13:47:00Z" w:initials="JR">
    <w:p w14:paraId="7572D448" w14:textId="77777777" w:rsidR="00DA7A0E" w:rsidRDefault="00DA7A0E" w:rsidP="00DA7A0E">
      <w:pPr>
        <w:pStyle w:val="CommentText"/>
      </w:pPr>
      <w:r>
        <w:rPr>
          <w:rStyle w:val="CommentReference"/>
        </w:rPr>
        <w:annotationRef/>
      </w:r>
      <w:r>
        <w:t>No se evidencian criterios de aceptación cuantitativos ni compromisos mínimos de desempeño para estas métricas. Solicitamos definir los umbrales requeridos para considerar aprobados los componentes de IA y habilitar su promoción a producción.</w:t>
      </w:r>
    </w:p>
  </w:comment>
  <w:comment w:id="227" w:author="Yimi Alejandro Herrera Bustamante" w:date="2026-09-17T14:28:00Z" w:initials="YH">
    <w:p w14:paraId="788DF7AF" w14:textId="77777777" w:rsidR="00E26847" w:rsidRDefault="00E26847" w:rsidP="00E26847">
      <w:pPr>
        <w:pStyle w:val="CommentText"/>
      </w:pPr>
      <w:r>
        <w:rPr>
          <w:rStyle w:val="CommentReference"/>
        </w:rPr>
        <w:annotationRef/>
      </w:r>
      <w:r>
        <w:rPr>
          <w:lang w:val="es-CO"/>
        </w:rPr>
        <w:t>Se complementa con métricas cuantitativas y umbrales.</w:t>
      </w:r>
    </w:p>
  </w:comment>
  <w:comment w:id="231" w:author="Camilo Andres Rodriguez Esparza" w:date="2026-08-28T15:27:00Z" w:initials="CE">
    <w:p w14:paraId="55715870" w14:textId="7424810B" w:rsidR="00F17F6C" w:rsidRDefault="00F17F6C">
      <w:pPr>
        <w:pStyle w:val="CommentText"/>
      </w:pPr>
      <w:r>
        <w:rPr>
          <w:rStyle w:val="CommentReference"/>
        </w:rPr>
        <w:annotationRef/>
      </w:r>
      <w:r w:rsidRPr="430B9114">
        <w:t>El stack agéntico y de modelos se define íntegramente sobre Google. Varios de estos componentes (control plane, gateways de modelos y herramientas, registro de agentes, gestión de prompts) están definidos en SURA sobre otra nube. Proponemos que NTT acompañe a SURA en homologar esas definiciones para aplicarlas de forma equivalente en GCP, dejando el mapeo documentado.</w:t>
      </w:r>
    </w:p>
    <w:p w14:paraId="5F5B3773" w14:textId="53A4248E" w:rsidR="00F17F6C" w:rsidRDefault="00F17F6C">
      <w:pPr>
        <w:pStyle w:val="CommentText"/>
      </w:pPr>
      <w:r w:rsidRPr="52DCCD3F">
        <w:t xml:space="preserve"> </w:t>
      </w:r>
    </w:p>
  </w:comment>
  <w:comment w:id="232" w:author="Juan Pablo Restrepo Urrea [2]" w:date="2026-09-09T13:50:00Z" w:initials="JR">
    <w:p w14:paraId="4380FC33" w14:textId="77777777" w:rsidR="00A678BE" w:rsidRDefault="00A678BE" w:rsidP="00A678BE">
      <w:pPr>
        <w:pStyle w:val="CommentText"/>
      </w:pPr>
      <w:r>
        <w:rPr>
          <w:rStyle w:val="CommentReference"/>
        </w:rPr>
        <w:annotationRef/>
      </w:r>
      <w:r>
        <w:t>Se debe incorporar algún plan de homologación?</w:t>
      </w:r>
    </w:p>
  </w:comment>
  <w:comment w:id="233" w:author="Alex Mauricio Castillo Castillo" w:date="2026-09-16T10:54:00Z" w:initials="AC">
    <w:p w14:paraId="388E399B" w14:textId="45C974B3" w:rsidR="00435315" w:rsidRDefault="00435315">
      <w:pPr>
        <w:pStyle w:val="CommentText"/>
      </w:pPr>
      <w:r>
        <w:rPr>
          <w:rStyle w:val="CommentReference"/>
        </w:rPr>
        <w:annotationRef/>
      </w:r>
      <w:r w:rsidRPr="2BA41087">
        <w:t xml:space="preserve">El SOW compromete explícitamente una revisión conjunta en el </w:t>
      </w:r>
      <w:r w:rsidRPr="54406409">
        <w:rPr>
          <w:b/>
          <w:bCs/>
        </w:rPr>
        <w:t>Mes 1</w:t>
      </w:r>
      <w:r w:rsidRPr="6E29F161">
        <w:t xml:space="preserve"> con el equipo de arquitectura de IA de SURA para mapear cada política corporativa vigente (Azure/AWS) a los componentes GCP equivalentes, con el resultado documentado en un </w:t>
      </w:r>
      <w:r w:rsidRPr="7D164671">
        <w:rPr>
          <w:b/>
          <w:bCs/>
        </w:rPr>
        <w:t>ADR de alineación de gobierno de IA</w:t>
      </w:r>
      <w:r w:rsidRPr="296ACCCF">
        <w:t xml:space="preserve"> que es entregable formal de arquitectura y referencia de cumplimiento para todas las fases del proyecto.</w:t>
      </w:r>
    </w:p>
  </w:comment>
  <w:comment w:id="234" w:author="Sergio Andres Perez Perez" w:date="2026-08-27T15:25:00Z" w:initials="SP">
    <w:p w14:paraId="0CFBDC11" w14:textId="77777777" w:rsidR="00AC56E9" w:rsidRDefault="000B405D" w:rsidP="00AC56E9">
      <w:r>
        <w:rPr>
          <w:rStyle w:val="CommentReference"/>
        </w:rPr>
        <w:annotationRef/>
      </w:r>
      <w:r w:rsidR="00AC56E9">
        <w:rPr>
          <w:sz w:val="20"/>
          <w:szCs w:val="20"/>
        </w:rPr>
        <w:t>¿Ya esta definido que es Colab?, Debemos garantizar que la experiencia es la de Plataforma AlejandrIA y no la de Google o como se mitigaria?</w:t>
      </w:r>
    </w:p>
    <w:p w14:paraId="1AB1C66A" w14:textId="77777777" w:rsidR="00AC56E9" w:rsidRDefault="00AC56E9" w:rsidP="00AC56E9"/>
  </w:comment>
  <w:comment w:id="235" w:author="Alex Mauricio Castillo Castillo" w:date="2026-09-01T19:01:00Z" w:initials="AC">
    <w:p w14:paraId="61F35828" w14:textId="67F932C9" w:rsidR="00DC2E14" w:rsidRDefault="00DC2E14">
      <w:pPr>
        <w:pStyle w:val="CommentText"/>
      </w:pPr>
      <w:r>
        <w:rPr>
          <w:rStyle w:val="CommentReference"/>
        </w:rPr>
        <w:annotationRef/>
      </w:r>
      <w:r w:rsidRPr="4F1AFEF4">
        <w:t>la herramienta de workspace no está definida, se presenta en la arquitectura las opciones de Colab y JupyterHub; estas herramientas deberán pasar por un proceso evaluación y aprobación para determinar la alternativa a seguir. </w:t>
      </w:r>
    </w:p>
  </w:comment>
  <w:comment w:id="236" w:author="Juan Pablo Restrepo Urrea [2]" w:date="2026-09-09T13:53:00Z" w:initials="JR">
    <w:p w14:paraId="1CFE198C" w14:textId="77777777" w:rsidR="00190206" w:rsidRDefault="00190206" w:rsidP="00190206">
      <w:pPr>
        <w:pStyle w:val="CommentText"/>
      </w:pPr>
      <w:r>
        <w:rPr>
          <w:rStyle w:val="CommentReference"/>
        </w:rPr>
        <w:annotationRef/>
      </w:r>
      <w:r>
        <w:t xml:space="preserve">Ok. Pero garanticemos mediante una PoC la funcionalidad optima para los casos de uso, al igual que la experiencia de usuario. </w:t>
      </w:r>
    </w:p>
  </w:comment>
  <w:comment w:id="237" w:author="Alex Mauricio Castillo Castillo" w:date="2026-09-15T18:11:00Z" w:initials="AC">
    <w:p w14:paraId="7A9EDBD4" w14:textId="56FFA6B9" w:rsidR="00A00D02" w:rsidRDefault="00A00D02">
      <w:r>
        <w:annotationRef/>
      </w:r>
      <w:r w:rsidRPr="70BE1177">
        <w:t>Se tiene esta nota en el documento: *</w:t>
      </w:r>
      <w:r w:rsidRPr="1C837CD6">
        <w:rPr>
          <w:b/>
          <w:bCs/>
        </w:rPr>
        <w:t>NOTA</w:t>
      </w:r>
      <w:r w:rsidRPr="38B0634C">
        <w:t>: la herramienta de workspace no está definida, se presenta en la arquitectura las opciones de Colab y JupyterHub; estas herramientas deberán pasar por un proceso evaluación y aprobación para determinar la alternativa a seguir. </w:t>
      </w:r>
    </w:p>
    <w:p w14:paraId="144291A7" w14:textId="61DF4605" w:rsidR="00A00D02" w:rsidRDefault="00A00D02"/>
  </w:comment>
  <w:comment w:id="242" w:author="Sergio Andres Perez Perez" w:date="2026-08-27T15:45:00Z" w:initials="SP">
    <w:p w14:paraId="551B5238" w14:textId="77777777" w:rsidR="009677F5" w:rsidRDefault="009677F5" w:rsidP="009677F5">
      <w:r>
        <w:rPr>
          <w:rStyle w:val="CommentReference"/>
        </w:rPr>
        <w:annotationRef/>
      </w:r>
      <w:r>
        <w:rPr>
          <w:sz w:val="20"/>
          <w:szCs w:val="20"/>
        </w:rPr>
        <w:t>¿Cómo seria el proceso de creación de usuarios?</w:t>
      </w:r>
    </w:p>
  </w:comment>
  <w:comment w:id="243" w:author="Yimi Alejandro Herrera Bustamante" w:date="2026-09-02T18:13:00Z" w:initials="YH">
    <w:p w14:paraId="40887B33" w14:textId="3D054773" w:rsidR="00FA7EB5" w:rsidRDefault="00FA7EB5" w:rsidP="00FA7EB5">
      <w:pPr>
        <w:pStyle w:val="CommentText"/>
      </w:pPr>
      <w:r>
        <w:rPr>
          <w:rStyle w:val="CommentReference"/>
        </w:rPr>
        <w:annotationRef/>
      </w:r>
      <w:r>
        <w:fldChar w:fldCharType="begin"/>
      </w:r>
      <w:r>
        <w:instrText>HYPERLINK "mailto:alecasti@emeal.nttdata.com"</w:instrText>
      </w:r>
      <w:bookmarkStart w:id="248" w:name="_@_6F9AD9BF14114A9C95AE095B3723455BZ"/>
      <w:r>
        <w:fldChar w:fldCharType="separate"/>
      </w:r>
      <w:bookmarkEnd w:id="248"/>
      <w:r w:rsidRPr="00FA7EB5">
        <w:rPr>
          <w:rStyle w:val="Mencionar"/>
          <w:noProof/>
        </w:rPr>
        <w:t>@Alex Mauricio Castillo Castillo</w:t>
      </w:r>
      <w:r>
        <w:fldChar w:fldCharType="end"/>
      </w:r>
      <w:r>
        <w:t xml:space="preserve"> </w:t>
      </w:r>
    </w:p>
  </w:comment>
  <w:comment w:id="244" w:author="Alex Mauricio Castillo Castillo" w:date="2026-09-03T08:58:00Z" w:initials="AC">
    <w:p w14:paraId="045D6736" w14:textId="328D502C" w:rsidR="00D1423C" w:rsidRDefault="00D1423C">
      <w:pPr>
        <w:pStyle w:val="CommentText"/>
      </w:pPr>
      <w:r>
        <w:rPr>
          <w:rStyle w:val="CommentReference"/>
        </w:rPr>
        <w:annotationRef/>
      </w:r>
      <w:r w:rsidRPr="697FF298">
        <w:t>ver nota al pie de la tabla</w:t>
      </w:r>
    </w:p>
  </w:comment>
  <w:comment w:id="245" w:author="Juan Pablo Restrepo Urrea [2]" w:date="2026-09-09T14:03:00Z" w:initials="JR">
    <w:p w14:paraId="1676360A" w14:textId="77777777" w:rsidR="000732F1" w:rsidRDefault="00124266" w:rsidP="000732F1">
      <w:pPr>
        <w:pStyle w:val="CommentText"/>
      </w:pPr>
      <w:r>
        <w:rPr>
          <w:rStyle w:val="CommentReference"/>
        </w:rPr>
        <w:annotationRef/>
      </w:r>
      <w:r w:rsidR="000732F1">
        <w:t xml:space="preserve">El Portal debe garantizar desde un inicio el acceso de los datapartners, independientemente del dominio. </w:t>
      </w:r>
    </w:p>
  </w:comment>
  <w:comment w:id="246" w:author="Yimi Alejandro Herrera Bustamante" w:date="2026-09-16T10:46:00Z" w:initials="YH">
    <w:p w14:paraId="159D4BB6" w14:textId="3808E30C" w:rsidR="008C4AF8" w:rsidRDefault="008C4AF8" w:rsidP="008C4AF8">
      <w:pPr>
        <w:pStyle w:val="CommentText"/>
      </w:pPr>
      <w:r>
        <w:rPr>
          <w:rStyle w:val="CommentReference"/>
        </w:rPr>
        <w:annotationRef/>
      </w:r>
      <w:r>
        <w:fldChar w:fldCharType="begin"/>
      </w:r>
      <w:r>
        <w:instrText>HYPERLINK "mailto:alecasti@emeal.nttdata.com"</w:instrText>
      </w:r>
      <w:bookmarkStart w:id="249" w:name="_@_88290358289640AE8E9E7BF078C783EEZ"/>
      <w:r>
        <w:fldChar w:fldCharType="separate"/>
      </w:r>
      <w:bookmarkEnd w:id="249"/>
      <w:r w:rsidRPr="008C4AF8">
        <w:rPr>
          <w:rStyle w:val="Mencionar"/>
          <w:noProof/>
        </w:rPr>
        <w:t>@Alex Mauricio Castillo Castillo</w:t>
      </w:r>
      <w:r>
        <w:fldChar w:fldCharType="end"/>
      </w:r>
      <w:r>
        <w:t xml:space="preserve"> </w:t>
      </w:r>
    </w:p>
  </w:comment>
  <w:comment w:id="247" w:author="Alex Mauricio Castillo Castillo" w:date="2026-09-16T11:07:00Z" w:initials="AC">
    <w:p w14:paraId="41BCFD57" w14:textId="7F9A1482" w:rsidR="0011736B" w:rsidRDefault="0011736B">
      <w:pPr>
        <w:pStyle w:val="CommentText"/>
      </w:pPr>
      <w:r>
        <w:rPr>
          <w:rStyle w:val="CommentReference"/>
        </w:rPr>
        <w:annotationRef/>
      </w:r>
      <w:r w:rsidRPr="30FA7EDA">
        <w:t>SURA debe formalizar como insumo de gobierno: qué modelo de identidad elige, quién aprovisiona las cuentas externas, bajo qué dominio, y el SLA de aprovisionamiento previo al onboarding de cada partner. Se ajusta el alcance como solucion del R1, pero se deber evaluar con detalle sobre la solución multidatapartner</w:t>
      </w:r>
    </w:p>
  </w:comment>
  <w:comment w:id="263" w:author="Sergio Andres Perez Perez" w:date="2026-08-27T16:12:00Z" w:initials="SP">
    <w:p w14:paraId="413D62C2" w14:textId="77777777" w:rsidR="00D71932" w:rsidRDefault="00D71932" w:rsidP="00D71932">
      <w:r>
        <w:rPr>
          <w:rStyle w:val="CommentReference"/>
        </w:rPr>
        <w:annotationRef/>
      </w:r>
      <w:r>
        <w:rPr>
          <w:sz w:val="20"/>
          <w:szCs w:val="20"/>
        </w:rPr>
        <w:t>debe ser con Azure Devops</w:t>
      </w:r>
    </w:p>
  </w:comment>
  <w:comment w:id="264" w:author="Yimi Alejandro Herrera Bustamante" w:date="2026-09-01T15:32:00Z" w:initials="YH">
    <w:p w14:paraId="6803BD74" w14:textId="77777777" w:rsidR="00FE6AC4" w:rsidRDefault="00FE6AC4" w:rsidP="00FE6AC4">
      <w:pPr>
        <w:pStyle w:val="CommentText"/>
      </w:pPr>
      <w:r>
        <w:rPr>
          <w:rStyle w:val="CommentReference"/>
        </w:rPr>
        <w:annotationRef/>
      </w:r>
      <w:r>
        <w:rPr>
          <w:lang w:val="es-CO"/>
        </w:rPr>
        <w:t>Ok</w:t>
      </w:r>
    </w:p>
  </w:comment>
  <w:comment w:id="265" w:author="Sergio Andres Perez Perez" w:date="2026-08-27T16:14:00Z" w:initials="SP">
    <w:p w14:paraId="0F8F84E6" w14:textId="77777777" w:rsidR="00E72D0A" w:rsidRDefault="00E72D0A" w:rsidP="00E72D0A">
      <w:r>
        <w:rPr>
          <w:rStyle w:val="CommentReference"/>
        </w:rPr>
        <w:annotationRef/>
      </w:r>
      <w:r>
        <w:rPr>
          <w:sz w:val="20"/>
          <w:szCs w:val="20"/>
        </w:rPr>
        <w:t>Detallar las herramientas</w:t>
      </w:r>
    </w:p>
  </w:comment>
  <w:comment w:id="266" w:author="Yimi Alejandro Herrera Bustamante" w:date="2026-09-03T10:51:00Z" w:initials="YH">
    <w:p w14:paraId="24B8FDC4" w14:textId="77777777" w:rsidR="004A51BE" w:rsidRDefault="004A51BE" w:rsidP="004A51BE">
      <w:pPr>
        <w:pStyle w:val="CommentText"/>
      </w:pPr>
      <w:r>
        <w:rPr>
          <w:rStyle w:val="CommentReference"/>
        </w:rPr>
        <w:annotationRef/>
      </w:r>
      <w:r>
        <w:rPr>
          <w:lang w:val="es-CO"/>
        </w:rPr>
        <w:t>Se detalla.</w:t>
      </w:r>
    </w:p>
  </w:comment>
  <w:comment w:id="267" w:author="Juan Pablo Restrepo Urrea [2]" w:date="2026-09-09T14:07:00Z" w:initials="JR">
    <w:p w14:paraId="76B6D06C" w14:textId="77777777" w:rsidR="00FC2DBE" w:rsidRDefault="00FC2DBE" w:rsidP="00FC2DBE">
      <w:pPr>
        <w:pStyle w:val="CommentText"/>
      </w:pPr>
      <w:r>
        <w:rPr>
          <w:rStyle w:val="CommentReference"/>
        </w:rPr>
        <w:annotationRef/>
      </w:r>
      <w:r>
        <w:t>Se debe usar Azure repos, no Git.</w:t>
      </w:r>
      <w:r>
        <w:br/>
        <w:t>Detallar las herramientas también para casos de DataFlow.</w:t>
      </w:r>
    </w:p>
  </w:comment>
  <w:comment w:id="268" w:author="Yimi Alejandro Herrera Bustamante" w:date="2026-09-16T10:54:00Z" w:initials="YH">
    <w:p w14:paraId="401593E6" w14:textId="77777777" w:rsidR="00C303A9" w:rsidRDefault="00C303A9" w:rsidP="00C303A9">
      <w:pPr>
        <w:pStyle w:val="CommentText"/>
      </w:pPr>
      <w:r>
        <w:rPr>
          <w:rStyle w:val="CommentReference"/>
        </w:rPr>
        <w:annotationRef/>
      </w:r>
      <w:r>
        <w:rPr>
          <w:lang w:val="es-CO"/>
        </w:rPr>
        <w:t>Si se menciona git como sistema de control de versiones en general, pero la herramienta es azure devops. Se detalla para los casos de dataflow.</w:t>
      </w:r>
    </w:p>
  </w:comment>
  <w:comment w:id="270" w:author="Sergio Andres Perez Perez" w:date="2026-08-27T16:15:00Z" w:initials="SP">
    <w:p w14:paraId="6DC64A18" w14:textId="77777777" w:rsidR="00EE7331" w:rsidRDefault="00EE7331" w:rsidP="00EE7331">
      <w:r>
        <w:rPr>
          <w:rStyle w:val="CommentReference"/>
        </w:rPr>
        <w:annotationRef/>
      </w:r>
      <w:r>
        <w:rPr>
          <w:sz w:val="20"/>
          <w:szCs w:val="20"/>
        </w:rPr>
        <w:t>Se debe contemplar la herramienta de observabilidad definida por la compañía que es Dynatrace</w:t>
      </w:r>
    </w:p>
  </w:comment>
  <w:comment w:id="271" w:author="Alex Mauricio Castillo Castillo" w:date="2026-09-15T18:14:00Z" w:initials="AC">
    <w:p w14:paraId="0E058004" w14:textId="2834B825" w:rsidR="00A00D02" w:rsidRDefault="00A00D02">
      <w:r>
        <w:annotationRef/>
      </w:r>
      <w:r w:rsidRPr="5A97642C">
        <w:t xml:space="preserve">El documento tiene esta nota: </w:t>
      </w:r>
      <w:r w:rsidRPr="0116B5AA">
        <w:rPr>
          <w:b/>
          <w:bCs/>
        </w:rPr>
        <w:t>Integración con plataforma de observabilidad corporativa</w:t>
      </w:r>
      <w:r w:rsidRPr="411BB4E4">
        <w:t> </w:t>
      </w:r>
    </w:p>
  </w:comment>
  <w:comment w:id="277" w:author="Camilo Andres Rodriguez Esparza" w:date="2026-08-28T15:28:00Z" w:initials="CE">
    <w:p w14:paraId="44ECF78C" w14:textId="3960160E" w:rsidR="008135D9" w:rsidRDefault="008135D9">
      <w:pPr>
        <w:pStyle w:val="CommentText"/>
      </w:pPr>
      <w:r>
        <w:rPr>
          <w:rStyle w:val="CommentReference"/>
        </w:rPr>
        <w:annotationRef/>
      </w:r>
      <w:r w:rsidRPr="22476A91">
        <w:t>Declarar el ciclo de vida de modelos bajo el marco de MLOps/LLMOps de SURA (registro, versionado, evals, promoción gobernada, monitoreo de drift y equidad) e indicar el nivel de madurez objetivo. David Marín ya pide mínimo nivel 1 y deseable nivel 2. Precisar también la herramienta de observabilidad corporativa (Dynatrace).</w:t>
      </w:r>
    </w:p>
    <w:p w14:paraId="61BABA5C" w14:textId="304EBFD6" w:rsidR="008135D9" w:rsidRDefault="008135D9">
      <w:pPr>
        <w:pStyle w:val="CommentText"/>
      </w:pPr>
      <w:r w:rsidRPr="1B35F61D">
        <w:t xml:space="preserve"> </w:t>
      </w:r>
    </w:p>
  </w:comment>
  <w:comment w:id="278" w:author="Yimi Alejandro Herrera Bustamante" w:date="2026-09-02T17:45:00Z" w:initials="YH">
    <w:p w14:paraId="28B3619F" w14:textId="77777777" w:rsidR="00A052D3" w:rsidRDefault="00A052D3" w:rsidP="00A052D3">
      <w:pPr>
        <w:pStyle w:val="CommentText"/>
      </w:pPr>
      <w:r>
        <w:rPr>
          <w:rStyle w:val="CommentReference"/>
        </w:rPr>
        <w:annotationRef/>
      </w:r>
      <w:r>
        <w:rPr>
          <w:lang w:val="es-CO"/>
        </w:rPr>
        <w:t>Se aclara en el alcance.</w:t>
      </w:r>
    </w:p>
  </w:comment>
  <w:comment w:id="279" w:author="Camilo Andres Rodriguez Esparza" w:date="2026-08-28T15:29:00Z" w:initials="CE">
    <w:p w14:paraId="0DB6E3CD" w14:textId="443729A3" w:rsidR="00820D97" w:rsidRDefault="00820D97">
      <w:pPr>
        <w:pStyle w:val="CommentText"/>
      </w:pPr>
      <w:r>
        <w:rPr>
          <w:rStyle w:val="CommentReference"/>
        </w:rPr>
        <w:annotationRef/>
      </w:r>
      <w:r w:rsidRPr="021EBABF">
        <w:t>Alinear la evaluación de equidad y privacidad con la directriz de IA Responsable y la matriz de riesgos. Salud es un sector de alto riesgo: los modelos PHM/RWE probablemente clasifiquen como sistemas de alto riesgo y requieren matriz completa y riesgo residual aceptado antes de producción.</w:t>
      </w:r>
    </w:p>
  </w:comment>
  <w:comment w:id="280" w:author="Yimi Alejandro Herrera Bustamante" w:date="2026-09-02T17:44:00Z" w:initials="YH">
    <w:p w14:paraId="02192EBB" w14:textId="77777777" w:rsidR="00DC7964" w:rsidRDefault="00DC7964" w:rsidP="00DC7964">
      <w:pPr>
        <w:pStyle w:val="CommentText"/>
      </w:pPr>
      <w:r>
        <w:rPr>
          <w:rStyle w:val="CommentReference"/>
        </w:rPr>
        <w:annotationRef/>
      </w:r>
      <w:r>
        <w:rPr>
          <w:lang w:val="es-CO"/>
        </w:rPr>
        <w:t>De acuerdo!</w:t>
      </w:r>
    </w:p>
  </w:comment>
  <w:comment w:id="281" w:author="Juan Pablo Restrepo Urrea [2]" w:date="2026-09-09T14:14:00Z" w:initials="JR">
    <w:p w14:paraId="3531CBCF" w14:textId="77777777" w:rsidR="00407D35" w:rsidRDefault="00407D35" w:rsidP="00407D35">
      <w:pPr>
        <w:pStyle w:val="CommentText"/>
      </w:pPr>
      <w:r>
        <w:rPr>
          <w:rStyle w:val="CommentReference"/>
        </w:rPr>
        <w:annotationRef/>
      </w:r>
      <w:r>
        <w:t>El documento menciona la matriz de riesgos, pero no establece el proceso de aprobación ni el criterio de salida para producción.</w:t>
      </w:r>
    </w:p>
  </w:comment>
  <w:comment w:id="282" w:author="Yimi Alejandro Herrera Bustamante" w:date="2026-09-17T14:38:00Z" w:initials="YH">
    <w:p w14:paraId="1A1300BE" w14:textId="77777777" w:rsidR="00FA3064" w:rsidRDefault="00FA3064" w:rsidP="00FA3064">
      <w:pPr>
        <w:pStyle w:val="CommentText"/>
      </w:pPr>
      <w:r>
        <w:rPr>
          <w:rStyle w:val="CommentReference"/>
        </w:rPr>
        <w:annotationRef/>
      </w:r>
      <w:r>
        <w:rPr>
          <w:lang w:val="es-CO"/>
        </w:rPr>
        <w:t>Se complementa junto con el punto 3.2.13</w:t>
      </w:r>
      <w:r>
        <w:rPr>
          <w:lang w:val="es-CO"/>
        </w:rPr>
        <w:tab/>
        <w:t xml:space="preserve">Validación end-to-end, documentación y transferencia estableciendo que la salida a producción requiere el cumplimiento de los Quality Gates y umbrales definidos </w:t>
      </w:r>
    </w:p>
  </w:comment>
  <w:comment w:id="287" w:author="Camilo Andres Rodriguez Esparza" w:date="2026-08-28T15:28:00Z" w:initials="CE">
    <w:p w14:paraId="0CD23C96" w14:textId="4F5C3692" w:rsidR="008D74D6" w:rsidRDefault="008D74D6">
      <w:pPr>
        <w:pStyle w:val="CommentText"/>
      </w:pPr>
      <w:r>
        <w:rPr>
          <w:rStyle w:val="CommentReference"/>
        </w:rPr>
        <w:annotationRef/>
      </w:r>
      <w:r w:rsidRPr="5FB6D76F">
        <w:t>Homologar Model Armor con los controles de seguridad de IA definidos por SURA (guardrails de entrada/salida, inyección de prompts, datos sensibles) y con la directriz de IA Responsable, para no crear un control paralelo. Documentar la equivalencia entre la definición original y su implementación en GCP.</w:t>
      </w:r>
    </w:p>
  </w:comment>
  <w:comment w:id="288" w:author="Yimi Alejandro Herrera Bustamante" w:date="2026-09-02T17:48:00Z" w:initials="YH">
    <w:p w14:paraId="00B4B246" w14:textId="77777777" w:rsidR="001B084A" w:rsidRDefault="001B084A" w:rsidP="001B084A">
      <w:pPr>
        <w:pStyle w:val="CommentText"/>
      </w:pPr>
      <w:r>
        <w:rPr>
          <w:rStyle w:val="CommentReference"/>
        </w:rPr>
        <w:annotationRef/>
      </w:r>
      <w:r>
        <w:rPr>
          <w:lang w:val="es-CO"/>
        </w:rPr>
        <w:t>De acuerdo!</w:t>
      </w:r>
    </w:p>
  </w:comment>
  <w:comment w:id="299" w:author="Sergio Andres Perez Perez" w:date="2026-08-27T16:36:00Z" w:initials="SP">
    <w:p w14:paraId="5054C2D4" w14:textId="77777777" w:rsidR="00F1166F" w:rsidRDefault="003D3C6C" w:rsidP="00F1166F">
      <w:r>
        <w:rPr>
          <w:rStyle w:val="CommentReference"/>
        </w:rPr>
        <w:annotationRef/>
      </w:r>
      <w:r w:rsidR="00F1166F">
        <w:rPr>
          <w:sz w:val="20"/>
          <w:szCs w:val="20"/>
        </w:rPr>
        <w:t>Si el Datapartner esta en otra nube debe crear una suscripción en GCP?</w:t>
      </w:r>
    </w:p>
    <w:p w14:paraId="5EC329A3" w14:textId="77777777" w:rsidR="00F1166F" w:rsidRDefault="00F1166F" w:rsidP="00F1166F"/>
    <w:p w14:paraId="3ED35332" w14:textId="77777777" w:rsidR="00F1166F" w:rsidRDefault="00F1166F" w:rsidP="00F1166F">
      <w:r>
        <w:rPr>
          <w:sz w:val="20"/>
          <w:szCs w:val="20"/>
        </w:rPr>
        <w:t>La suscripción la puede crear AlejandrIA o debe ser el Datapartner?</w:t>
      </w:r>
    </w:p>
  </w:comment>
  <w:comment w:id="300" w:author="Sergio Andres Perez Perez" w:date="2026-08-27T16:38:00Z" w:initials="SP">
    <w:p w14:paraId="6B47267A" w14:textId="77777777" w:rsidR="00335688" w:rsidRDefault="00335688" w:rsidP="00335688">
      <w:r>
        <w:rPr>
          <w:rStyle w:val="CommentReference"/>
        </w:rPr>
        <w:annotationRef/>
      </w:r>
      <w:r>
        <w:rPr>
          <w:sz w:val="20"/>
          <w:szCs w:val="20"/>
        </w:rPr>
        <w:t>¿Es prerrequisito que el Data Partner este en OMOP?</w:t>
      </w:r>
    </w:p>
  </w:comment>
  <w:comment w:id="301" w:author="Yimi Alejandro Herrera Bustamante" w:date="2026-09-01T11:11:00Z" w:initials="YH">
    <w:p w14:paraId="57FA1455" w14:textId="77777777" w:rsidR="001B469F" w:rsidRDefault="001B469F" w:rsidP="001B469F">
      <w:pPr>
        <w:pStyle w:val="CommentText"/>
      </w:pPr>
      <w:r>
        <w:rPr>
          <w:rStyle w:val="CommentReference"/>
        </w:rPr>
        <w:annotationRef/>
      </w:r>
      <w:r>
        <w:t>El datapartner no necesariamente debe crear una suscripcion en GCP, puede usar catalogo de databricks, AWS Glue, snowflake o SAP BDC. Si debe ser un prerrequisito, a no ser que SURA dentro de su modelo de negocio acuerde construir el modelo OMOP para el dataparnet.</w:t>
      </w:r>
    </w:p>
  </w:comment>
  <w:comment w:id="302" w:author="Juan Pablo Restrepo Urrea [2]" w:date="2026-09-09T14:34:00Z" w:initials="JR">
    <w:p w14:paraId="38660DDF" w14:textId="77777777" w:rsidR="009B34F5" w:rsidRDefault="009B34F5" w:rsidP="009B34F5">
      <w:pPr>
        <w:pStyle w:val="CommentText"/>
      </w:pPr>
      <w:r>
        <w:rPr>
          <w:rStyle w:val="CommentReference"/>
        </w:rPr>
        <w:annotationRef/>
      </w:r>
      <w:r>
        <w:t>Entendemos. Se debe aclarar en que casos se necesita una suscripción a GCP, y cuando no. Y que implicaciones tiene.</w:t>
      </w:r>
    </w:p>
  </w:comment>
  <w:comment w:id="303" w:author="Miguel Antonio Castro Martinez" w:date="2026-09-10T15:17:00Z" w:initials="MM">
    <w:p w14:paraId="7BDBBA71" w14:textId="7362CA03" w:rsidR="00DE481F" w:rsidRDefault="00DE481F">
      <w:pPr>
        <w:pStyle w:val="CommentText"/>
      </w:pPr>
      <w:r>
        <w:rPr>
          <w:rStyle w:val="CommentReference"/>
        </w:rPr>
        <w:annotationRef/>
      </w:r>
      <w:r w:rsidRPr="6D4541C7">
        <w:t>En las conversaciones entendimos que se necesita una suscripción a GCP por parte del Datapartner cuando se usa Analytics Hub y Data clean rooms. Validar con GCP.</w:t>
      </w:r>
    </w:p>
  </w:comment>
  <w:comment w:id="304" w:author="Yimi Alejandro Herrera Bustamante" w:date="2026-09-16T11:23:00Z" w:initials="YH">
    <w:p w14:paraId="7398C1C1" w14:textId="77777777" w:rsidR="00C96AC3" w:rsidRDefault="00C96AC3" w:rsidP="00C96AC3">
      <w:pPr>
        <w:pStyle w:val="CommentText"/>
      </w:pPr>
      <w:r>
        <w:rPr>
          <w:rStyle w:val="CommentReference"/>
        </w:rPr>
        <w:annotationRef/>
      </w:r>
      <w:r>
        <w:t>La residencia de los datos fuera de Google Cloud no implica que el Data Partner deba crear o administrar un proyecto GCP propio. AlejandrIA seleccionará el patrón de federación o interoperabilidad compatible con la plataforma de origen. Se anexa dicha nota y una tabla que ejemplifica la elección del patrón según el caso.</w:t>
      </w:r>
    </w:p>
  </w:comment>
  <w:comment w:id="319" w:author="Miguel Antonio Castro Martinez" w:date="2026-08-28T08:14:00Z" w:initials="MM">
    <w:p w14:paraId="4D97C3FE" w14:textId="3A780F1D" w:rsidR="008B2F36" w:rsidRDefault="008B2F36">
      <w:pPr>
        <w:pStyle w:val="CommentText"/>
      </w:pPr>
      <w:r>
        <w:rPr>
          <w:rStyle w:val="CommentReference"/>
        </w:rPr>
        <w:annotationRef/>
      </w:r>
      <w:r w:rsidRPr="5C302A1A">
        <w:t xml:space="preserve">Incluye el trabajo de homologación de terminologías? mas allá de la funcionalidad, se contempla homologar terminologías que aun en la compañía no se tienen homologadas y que hacen parte de los casos de uso? </w:t>
      </w:r>
    </w:p>
  </w:comment>
  <w:comment w:id="320" w:author="Miguel Antonio Castro Martinez" w:date="2026-08-28T08:15:00Z" w:initials="MM">
    <w:p w14:paraId="73D7D50F" w14:textId="37E9182C" w:rsidR="00610672" w:rsidRDefault="00610672">
      <w:pPr>
        <w:pStyle w:val="CommentText"/>
      </w:pPr>
      <w:r>
        <w:rPr>
          <w:rStyle w:val="CommentReference"/>
        </w:rPr>
        <w:annotationRef/>
      </w:r>
      <w:r w:rsidRPr="6FCD385F">
        <w:t>Debe incluir la implementación y la integración, si bien se menciona así en un capitulo anterior, aquí en los entregables solo habla de integración.</w:t>
      </w:r>
    </w:p>
  </w:comment>
  <w:comment w:id="321" w:author="Miguel Antonio Castro Martinez" w:date="2026-08-28T08:18:00Z" w:initials="MM">
    <w:p w14:paraId="6BC2B055" w14:textId="293BAC17" w:rsidR="00296A40" w:rsidRDefault="00296A40">
      <w:pPr>
        <w:pStyle w:val="CommentText"/>
      </w:pPr>
      <w:r>
        <w:rPr>
          <w:rStyle w:val="CommentReference"/>
        </w:rPr>
        <w:annotationRef/>
      </w:r>
      <w:r w:rsidRPr="05B65CCC">
        <w:t>Contemplar búsqueda por código, busqueda semántica, homologaciones 1:1, 1:n, n:n. También consulta transaccional (API), MCP y modo Batch.</w:t>
      </w:r>
    </w:p>
  </w:comment>
  <w:comment w:id="322" w:author="Yimi Alejandro Herrera Bustamante" w:date="2026-09-02T17:47:00Z" w:initials="YH">
    <w:p w14:paraId="54721D4E" w14:textId="77777777" w:rsidR="00F35172" w:rsidRDefault="00F35172" w:rsidP="00F35172">
      <w:pPr>
        <w:pStyle w:val="CommentText"/>
      </w:pPr>
      <w:r>
        <w:rPr>
          <w:rStyle w:val="CommentReference"/>
        </w:rPr>
        <w:annotationRef/>
      </w:r>
      <w:r>
        <w:rPr>
          <w:lang w:val="es-CO"/>
        </w:rPr>
        <w:t>Se especifica entregable.</w:t>
      </w:r>
    </w:p>
  </w:comment>
  <w:comment w:id="323" w:author="Miguel Antonio Castro Martinez" w:date="2026-09-10T15:26:00Z" w:initials="MM">
    <w:p w14:paraId="0319650E" w14:textId="5ECE86F6" w:rsidR="007847F1" w:rsidRDefault="007847F1">
      <w:pPr>
        <w:pStyle w:val="CommentText"/>
      </w:pPr>
      <w:r>
        <w:rPr>
          <w:rStyle w:val="CommentReference"/>
        </w:rPr>
        <w:annotationRef/>
      </w:r>
      <w:r w:rsidRPr="1619A298">
        <w:t>Parcialmente solucionado, aun queda sin despejar la duda si en el alcance se contempla trabajar en los frameworks que permiten construir la homologación. Es decir si ya existe el cups y el cie10 procedimientos, los dos se deben homologar y se debe contar con una herramienta para mapearlos por dominios en OMOP, ya que pueda que en la compañia no exista.</w:t>
      </w:r>
    </w:p>
  </w:comment>
  <w:comment w:id="324" w:author="Yimi Alejandro Herrera Bustamante" w:date="2026-09-17T15:09:00Z" w:initials="YH">
    <w:p w14:paraId="3B6B9A6C" w14:textId="77777777" w:rsidR="00EF40D7" w:rsidRDefault="00EF40D7" w:rsidP="00EF40D7">
      <w:pPr>
        <w:pStyle w:val="CommentText"/>
      </w:pPr>
      <w:r>
        <w:rPr>
          <w:rStyle w:val="CommentReference"/>
        </w:rPr>
        <w:annotationRef/>
      </w:r>
      <w:r>
        <w:t>Se habilitará un mecanismo backend para registrar, importar, validar, aprobar y publicar mappings terminológicos requeridos por los casos de uso priorizados. La construcción de mappings podrá realizarse inicialmente mediante plantillas controladas de carga masiva junto con un proceso en back programático.</w:t>
      </w:r>
    </w:p>
  </w:comment>
  <w:comment w:id="325" w:author="Sergio Andres Perez Perez" w:date="2026-08-27T16:54:00Z" w:initials="SP">
    <w:p w14:paraId="06711FD3" w14:textId="77777777" w:rsidR="009952ED" w:rsidRDefault="009952ED" w:rsidP="009952ED">
      <w:r>
        <w:rPr>
          <w:rStyle w:val="CommentReference"/>
        </w:rPr>
        <w:annotationRef/>
      </w:r>
      <w:r>
        <w:rPr>
          <w:sz w:val="20"/>
          <w:szCs w:val="20"/>
        </w:rPr>
        <w:t>Se van a usar algun framework o Agente para hacer esto?</w:t>
      </w:r>
    </w:p>
  </w:comment>
  <w:comment w:id="326" w:author="Yimi Alejandro Herrera Bustamante" w:date="2026-09-01T11:38:00Z" w:initials="YH">
    <w:p w14:paraId="4D33228F" w14:textId="77777777" w:rsidR="006650E9" w:rsidRDefault="006650E9" w:rsidP="006650E9">
      <w:pPr>
        <w:pStyle w:val="CommentText"/>
      </w:pPr>
      <w:r>
        <w:rPr>
          <w:rStyle w:val="CommentReference"/>
        </w:rPr>
        <w:annotationRef/>
      </w:r>
      <w:r>
        <w:t>Si, se usaría framework SD3 como acelerador de desarrollo apoyado en IA</w:t>
      </w:r>
    </w:p>
  </w:comment>
  <w:comment w:id="327" w:author="Miguel Antonio Castro Martinez" w:date="2026-09-10T15:29:00Z" w:initials="MM">
    <w:p w14:paraId="3A84C3C4" w14:textId="78F9DEFA" w:rsidR="00E663FF" w:rsidRDefault="00E663FF">
      <w:pPr>
        <w:pStyle w:val="CommentText"/>
      </w:pPr>
      <w:r>
        <w:rPr>
          <w:rStyle w:val="CommentReference"/>
        </w:rPr>
        <w:annotationRef/>
      </w:r>
      <w:r w:rsidRPr="36870A62">
        <w:t>Como trabaja el framework SD3?? a que hace referencia?</w:t>
      </w:r>
    </w:p>
  </w:comment>
  <w:comment w:id="328" w:author="Yimi Alejandro Herrera Bustamante" w:date="2026-09-16T11:39:00Z" w:initials="YH">
    <w:p w14:paraId="7E21722F" w14:textId="77777777" w:rsidR="00E14DCE" w:rsidRDefault="00E14DCE" w:rsidP="00E14DCE">
      <w:pPr>
        <w:pStyle w:val="CommentText"/>
      </w:pPr>
      <w:r>
        <w:rPr>
          <w:rStyle w:val="CommentReference"/>
        </w:rPr>
        <w:annotationRef/>
      </w:r>
      <w:r>
        <w:t>SD3 es un acelerador de desarrollo para soluciones de datos que utiliza especificaciones estructuradas como punto de partida para generar, validar y evolucionar artefactos técnicos de manera más rápida y consistente apoyado con IA. Se especifica en el documento.</w:t>
      </w:r>
    </w:p>
  </w:comment>
  <w:comment w:id="329" w:author="Miguel Antonio Castro Martinez" w:date="2026-08-28T08:36:00Z" w:initials="MM">
    <w:p w14:paraId="636FF950" w14:textId="1A97D406" w:rsidR="00642A0A" w:rsidRDefault="00642A0A">
      <w:pPr>
        <w:pStyle w:val="CommentText"/>
      </w:pPr>
      <w:r>
        <w:rPr>
          <w:rStyle w:val="CommentReference"/>
        </w:rPr>
        <w:annotationRef/>
      </w:r>
      <w:r w:rsidRPr="25150EA8">
        <w:t>Recordar la integración con Purview</w:t>
      </w:r>
    </w:p>
  </w:comment>
  <w:comment w:id="330" w:author="Miguel Antonio Castro Martinez" w:date="2026-08-28T08:38:00Z" w:initials="MM">
    <w:p w14:paraId="11CD7B30" w14:textId="254CE2A7" w:rsidR="0022039E" w:rsidRDefault="0022039E">
      <w:pPr>
        <w:pStyle w:val="CommentText"/>
      </w:pPr>
      <w:r>
        <w:rPr>
          <w:rStyle w:val="CommentReference"/>
        </w:rPr>
        <w:annotationRef/>
      </w:r>
      <w:r w:rsidRPr="1F6CAA9F">
        <w:t>Azure DevOps, No se utiliza GCP para CI/CD</w:t>
      </w:r>
    </w:p>
  </w:comment>
  <w:comment w:id="331" w:author="Yimi Alejandro Herrera Bustamante" w:date="2026-09-01T11:20:00Z" w:initials="YH">
    <w:p w14:paraId="0A8A3587" w14:textId="77777777" w:rsidR="00FE1D80" w:rsidRDefault="00FE1D80" w:rsidP="00FE1D80">
      <w:pPr>
        <w:pStyle w:val="CommentText"/>
      </w:pPr>
      <w:r>
        <w:rPr>
          <w:rStyle w:val="CommentReference"/>
        </w:rPr>
        <w:annotationRef/>
      </w:r>
      <w:r>
        <w:t>Ok!</w:t>
      </w:r>
    </w:p>
  </w:comment>
  <w:comment w:id="356" w:author="David Alejandro Marin Alzate" w:date="2026-08-27T11:58:00Z" w:initials="DM">
    <w:p w14:paraId="3CE35AC1" w14:textId="77777777" w:rsidR="00AA5687" w:rsidRDefault="00AA5687" w:rsidP="00AA5687">
      <w:r>
        <w:rPr>
          <w:rStyle w:val="CommentReference"/>
        </w:rPr>
        <w:annotationRef/>
      </w:r>
      <w:r>
        <w:rPr>
          <w:sz w:val="20"/>
          <w:szCs w:val="20"/>
        </w:rPr>
        <w:t>Según la documentación ya en Sura contamos con nivel 0 así que mínimamente el proyecto debería contemplar un mínimo de nivel 1 y un deseado de nivel 2</w:t>
      </w:r>
    </w:p>
    <w:p w14:paraId="791D655E" w14:textId="77777777" w:rsidR="00AA5687" w:rsidRDefault="00AA5687" w:rsidP="00AA5687"/>
    <w:p w14:paraId="46EEC772" w14:textId="77777777" w:rsidR="00AA5687" w:rsidRDefault="00AA5687" w:rsidP="00AA5687">
      <w:r>
        <w:rPr>
          <w:sz w:val="20"/>
          <w:szCs w:val="20"/>
        </w:rPr>
        <w:t>https://docs.cloud.google.com/architecture/mlops-continuous-delivery-and-automation-pipelines-in-machine-learning?hl=es-419</w:t>
      </w:r>
    </w:p>
  </w:comment>
  <w:comment w:id="357" w:author="Yimi Alejandro Herrera Bustamante" w:date="2026-09-02T17:58:00Z" w:initials="YH">
    <w:p w14:paraId="5BE3333F" w14:textId="77777777" w:rsidR="00010DA7" w:rsidRDefault="00010DA7" w:rsidP="00010DA7">
      <w:pPr>
        <w:pStyle w:val="CommentText"/>
      </w:pPr>
      <w:r>
        <w:rPr>
          <w:rStyle w:val="CommentReference"/>
        </w:rPr>
        <w:annotationRef/>
      </w:r>
      <w:r>
        <w:t>Para el Release 1 se establecerá como objetivo mínimo el cumplimiento del Nivel 1 de madurez definido por SURA, dejando como objetivo deseable avanzar hacia Nivel 2,</w:t>
      </w:r>
    </w:p>
  </w:comment>
  <w:comment w:id="358" w:author="David Alejandro Marin Alzate" w:date="2026-08-28T10:23:00Z" w:initials="DA">
    <w:p w14:paraId="12F68590" w14:textId="224AC0B2" w:rsidR="001A4162" w:rsidRDefault="001A4162">
      <w:pPr>
        <w:pStyle w:val="CommentText"/>
      </w:pPr>
      <w:r>
        <w:rPr>
          <w:rStyle w:val="CommentReference"/>
        </w:rPr>
        <w:annotationRef/>
      </w:r>
      <w:r w:rsidRPr="1DF69103">
        <w:t>que es api-03?</w:t>
      </w:r>
    </w:p>
  </w:comment>
  <w:comment w:id="359" w:author="Yimi Alejandro Herrera Bustamante" w:date="2026-09-01T11:35:00Z" w:initials="YH">
    <w:p w14:paraId="6EFEA2D3" w14:textId="77777777" w:rsidR="000E39E7" w:rsidRDefault="000E39E7" w:rsidP="000E39E7">
      <w:pPr>
        <w:pStyle w:val="CommentText"/>
      </w:pPr>
      <w:r>
        <w:rPr>
          <w:rStyle w:val="CommentReference"/>
        </w:rPr>
        <w:annotationRef/>
      </w:r>
      <w:r>
        <w:t>Se elimina, era referencia del diagrama</w:t>
      </w:r>
    </w:p>
  </w:comment>
  <w:comment w:id="360" w:author="David Alejandro Marin Alzate" w:date="2026-08-28T10:29:00Z" w:initials="DA">
    <w:p w14:paraId="76B00F4C" w14:textId="136B8992" w:rsidR="00BE117E" w:rsidRDefault="00BE117E">
      <w:pPr>
        <w:pStyle w:val="CommentText"/>
      </w:pPr>
      <w:r>
        <w:rPr>
          <w:rStyle w:val="CommentReference"/>
        </w:rPr>
        <w:annotationRef/>
      </w:r>
      <w:r w:rsidRPr="0086EAAA">
        <w:t>Persistencia de los analisis donde esta?</w:t>
      </w:r>
    </w:p>
  </w:comment>
  <w:comment w:id="361" w:author="Yimi Alejandro Herrera Bustamante" w:date="2026-09-01T11:34:00Z" w:initials="YH">
    <w:p w14:paraId="184A00CA" w14:textId="33622E10" w:rsidR="006172ED" w:rsidRDefault="006172ED" w:rsidP="006172ED">
      <w:pPr>
        <w:pStyle w:val="CommentText"/>
      </w:pPr>
      <w:r>
        <w:rPr>
          <w:rStyle w:val="CommentReference"/>
        </w:rPr>
        <w:annotationRef/>
      </w:r>
      <w:r>
        <w:fldChar w:fldCharType="begin"/>
      </w:r>
      <w:r>
        <w:instrText>HYPERLINK "mailto:alecasti@emeal.nttdata.com"</w:instrText>
      </w:r>
      <w:bookmarkStart w:id="365" w:name="_@_400DC5BD52BB4B0FB6BBCEB0F86381C5Z"/>
      <w:r>
        <w:fldChar w:fldCharType="separate"/>
      </w:r>
      <w:bookmarkEnd w:id="365"/>
      <w:r w:rsidRPr="006172ED">
        <w:rPr>
          <w:rStyle w:val="Mencionar"/>
          <w:noProof/>
        </w:rPr>
        <w:t>@Alex Mauricio Castillo Castillo</w:t>
      </w:r>
      <w:r>
        <w:fldChar w:fldCharType="end"/>
      </w:r>
      <w:r>
        <w:t xml:space="preserve"> </w:t>
      </w:r>
    </w:p>
  </w:comment>
  <w:comment w:id="362" w:author="Alex Mauricio Castillo Castillo" w:date="2026-09-03T09:59:00Z" w:initials="AC">
    <w:p w14:paraId="78243F2C" w14:textId="11555608" w:rsidR="00875D29" w:rsidRDefault="00875D29">
      <w:pPr>
        <w:pStyle w:val="CommentText"/>
      </w:pPr>
      <w:r>
        <w:rPr>
          <w:rStyle w:val="CommentReference"/>
        </w:rPr>
        <w:annotationRef/>
      </w:r>
      <w:r w:rsidRPr="25D3F07F">
        <w:t>Se define en el diseño de datos, donde se hace la definición de persistencia de resultados, reportes, datos temporales, cache y demás estructuras que abarquen los casos de uso</w:t>
      </w:r>
    </w:p>
  </w:comment>
  <w:comment w:id="363" w:author="Miguel Antonio Castro Martinez" w:date="2026-09-10T15:38:00Z" w:initials="MM">
    <w:p w14:paraId="6FDFD526" w14:textId="7739F2BB" w:rsidR="00FD31DA" w:rsidRDefault="00FD31DA">
      <w:pPr>
        <w:pStyle w:val="CommentText"/>
      </w:pPr>
      <w:r>
        <w:rPr>
          <w:rStyle w:val="CommentReference"/>
        </w:rPr>
        <w:annotationRef/>
      </w:r>
      <w:r w:rsidRPr="2C265E93">
        <w:t>En que numeral se encuentra la respuesta?</w:t>
      </w:r>
    </w:p>
  </w:comment>
  <w:comment w:id="364" w:author="Alex Mauricio Castillo Castillo" w:date="2026-09-16T11:23:00Z" w:initials="AC">
    <w:p w14:paraId="79F10DFE" w14:textId="1F6EBFCE" w:rsidR="005620AB" w:rsidRDefault="005620AB">
      <w:pPr>
        <w:pStyle w:val="CommentText"/>
      </w:pPr>
      <w:r>
        <w:rPr>
          <w:rStyle w:val="CommentReference"/>
        </w:rPr>
        <w:annotationRef/>
      </w:r>
      <w:r w:rsidRPr="3FF15724">
        <w:t>3.2.6 — Backend y Servicios de plataforma</w:t>
      </w:r>
    </w:p>
    <w:p w14:paraId="25EA3F39" w14:textId="27A309B0" w:rsidR="005620AB" w:rsidRDefault="005620AB">
      <w:pPr>
        <w:pStyle w:val="CommentText"/>
      </w:pPr>
      <w:r w:rsidRPr="47EB3BD8">
        <w:t>Define los servicios de cohortes y resultados, gestión de artefactos y exportaciones, y el gate de salida de resultados (cuarentena → escaneo → bucket aprobados).</w:t>
      </w:r>
    </w:p>
    <w:p w14:paraId="4D4286D4" w14:textId="2AF5E069" w:rsidR="005620AB" w:rsidRDefault="005620AB">
      <w:pPr>
        <w:pStyle w:val="CommentText"/>
      </w:pPr>
    </w:p>
    <w:p w14:paraId="39F1E4FF" w14:textId="35E7D730" w:rsidR="005620AB" w:rsidRDefault="005620AB">
      <w:pPr>
        <w:pStyle w:val="CommentText"/>
      </w:pPr>
      <w:r w:rsidRPr="23BFEE63">
        <w:t>3.2.17 — APIs y Backend (componentes)</w:t>
      </w:r>
    </w:p>
    <w:p w14:paraId="48D3E1D8" w14:textId="7B707361" w:rsidR="005620AB" w:rsidRDefault="005620AB">
      <w:pPr>
        <w:pStyle w:val="CommentText"/>
      </w:pPr>
      <w:r w:rsidRPr="342E2C8E">
        <w:t>Tabla de componentes con la implementación concreta:</w:t>
      </w:r>
    </w:p>
    <w:p w14:paraId="4F28CFBC" w14:textId="6F70777F" w:rsidR="005620AB" w:rsidRDefault="005620AB">
      <w:pPr>
        <w:pStyle w:val="CommentText"/>
      </w:pPr>
    </w:p>
    <w:p w14:paraId="59A6AF40" w14:textId="6124CD51" w:rsidR="005620AB" w:rsidRDefault="005620AB">
      <w:pPr>
        <w:pStyle w:val="CommentText"/>
      </w:pPr>
      <w:r w:rsidRPr="5E9D1832">
        <w:t>Gestión de artefactos y exportaciones — microservicio de metadatos, versiones y descargas auditadas</w:t>
      </w:r>
    </w:p>
    <w:p w14:paraId="21FE90F8" w14:textId="691FA48B" w:rsidR="005620AB" w:rsidRDefault="005620AB">
      <w:pPr>
        <w:pStyle w:val="CommentText"/>
      </w:pPr>
      <w:r w:rsidRPr="7CEE2BDB">
        <w:t>Gate de salida de resultados — microservicio + Sensitive Data Protection</w:t>
      </w:r>
    </w:p>
    <w:p w14:paraId="11866035" w14:textId="787105A7" w:rsidR="005620AB" w:rsidRDefault="005620AB">
      <w:pPr>
        <w:pStyle w:val="CommentText"/>
      </w:pPr>
      <w:r w:rsidRPr="74C24435">
        <w:t>Almacenamiento de resultados — Cloud Storage bucket cuarentena + bucket aprobados (distribución temporal con signed URL)</w:t>
      </w:r>
    </w:p>
  </w:comment>
  <w:comment w:id="369" w:author="Miguel Antonio Castro Martinez" w:date="2026-08-28T17:47:00Z" w:initials="MM">
    <w:p w14:paraId="50F26D27" w14:textId="0F20263D" w:rsidR="0063011A" w:rsidRDefault="0063011A">
      <w:pPr>
        <w:pStyle w:val="CommentText"/>
      </w:pPr>
      <w:r>
        <w:rPr>
          <w:rStyle w:val="CommentReference"/>
        </w:rPr>
        <w:annotationRef/>
      </w:r>
      <w:r w:rsidRPr="7C763CA2">
        <w:t>Esta claro que entregables o plan de trabajo vemos para las siguientes fases, pero no esta claro como lo podemos trabajar en términos de equipos y costos.</w:t>
      </w:r>
    </w:p>
  </w:comment>
  <w:comment w:id="370" w:author="Yimi Alejandro Herrera Bustamante" w:date="2026-09-01T11:33:00Z" w:initials="YH">
    <w:p w14:paraId="70DCE886" w14:textId="339910F7" w:rsidR="00213286" w:rsidRDefault="00213286" w:rsidP="00213286">
      <w:pPr>
        <w:pStyle w:val="CommentText"/>
      </w:pPr>
      <w:r>
        <w:rPr>
          <w:rStyle w:val="CommentReference"/>
        </w:rPr>
        <w:annotationRef/>
      </w:r>
      <w:r>
        <w:fldChar w:fldCharType="begin"/>
      </w:r>
      <w:r>
        <w:instrText>HYPERLINK "mailto:gcasadie@emeal.nttdata.com"</w:instrText>
      </w:r>
      <w:bookmarkStart w:id="374" w:name="_@_E013F1328C3B41588B6E2460EABB4A7AZ"/>
      <w:r>
        <w:fldChar w:fldCharType="separate"/>
      </w:r>
      <w:bookmarkEnd w:id="374"/>
      <w:r w:rsidRPr="00213286">
        <w:rPr>
          <w:rStyle w:val="Mencionar"/>
          <w:noProof/>
        </w:rPr>
        <w:t>@Ginna Paola Casadiego Sarmiento</w:t>
      </w:r>
      <w:r>
        <w:fldChar w:fldCharType="end"/>
      </w:r>
      <w:r>
        <w:t xml:space="preserve"> nos ayudas con este punto porfa?</w:t>
      </w:r>
    </w:p>
  </w:comment>
  <w:comment w:id="371" w:author="Ginna Paola Casadiego Sarmiento" w:date="2026-09-01T22:44:00Z" w:initials="GS">
    <w:p w14:paraId="70B1A6B9" w14:textId="4E34E1F0" w:rsidR="00DC2E14" w:rsidRDefault="00DC2E14">
      <w:pPr>
        <w:pStyle w:val="CommentText"/>
      </w:pPr>
      <w:r>
        <w:rPr>
          <w:rStyle w:val="CommentReference"/>
        </w:rPr>
        <w:annotationRef/>
      </w:r>
      <w:r w:rsidRPr="0D966F16">
        <w:t>Por ser Sow se entregará en la propuesta resumen de los equipos referenciales y orden magnitud.</w:t>
      </w:r>
    </w:p>
  </w:comment>
  <w:comment w:id="372" w:author="Miguel Antonio Castro Martinez" w:date="2026-09-10T16:26:00Z" w:initials="MM">
    <w:p w14:paraId="55207342" w14:textId="785B54A4" w:rsidR="007F7CCF" w:rsidRDefault="007F7CCF">
      <w:pPr>
        <w:pStyle w:val="CommentText"/>
      </w:pPr>
      <w:r>
        <w:rPr>
          <w:rStyle w:val="CommentReference"/>
        </w:rPr>
        <w:annotationRef/>
      </w:r>
      <w:r w:rsidRPr="580D67E8">
        <w:t>- Estandarización de APIS se deben contemplar desde el primer release, ya que los productos de PHM y RWE se deben comunicar por medio de APIs.</w:t>
      </w:r>
    </w:p>
    <w:p w14:paraId="737835AB" w14:textId="3C988686" w:rsidR="007F7CCF" w:rsidRDefault="007F7CCF">
      <w:pPr>
        <w:pStyle w:val="CommentText"/>
      </w:pPr>
      <w:r w:rsidRPr="0961B639">
        <w:t>- Queremos aclarar si estamos entendiendo bien, si de 0 a 6 meses incluye la definición del framework/oboarding para conectar con otro data partner, porque en la visión de evolución Alejandria se estima conectar con otros data partners hasta el año 2?, de 7 a 12 meses también se deberían conectar nuevos datapartners.</w:t>
      </w:r>
    </w:p>
    <w:p w14:paraId="78CE2DAF" w14:textId="3F0CB538" w:rsidR="007F7CCF" w:rsidRDefault="007F7CCF">
      <w:pPr>
        <w:pStyle w:val="CommentText"/>
      </w:pPr>
      <w:r w:rsidRPr="41AD97DE">
        <w:t>- ingesta en tiempo real se da desde el release 1, se menciona como si naciera en el release 3. Otra cosa es el procesamiento en tiempo real para tomar decisiones a eso se refieren?</w:t>
      </w:r>
    </w:p>
    <w:p w14:paraId="13047FD1" w14:textId="36EBF15F" w:rsidR="007F7CCF" w:rsidRDefault="007F7CCF">
      <w:pPr>
        <w:pStyle w:val="CommentText"/>
      </w:pPr>
      <w:r w:rsidRPr="4A2051AC">
        <w:t>- Cambiar la tabla del SOW de visión y evolución como están en el pdf</w:t>
      </w:r>
    </w:p>
    <w:p w14:paraId="7C163CC9" w14:textId="699BB79A" w:rsidR="007F7CCF" w:rsidRDefault="007F7CCF">
      <w:pPr>
        <w:pStyle w:val="CommentText"/>
      </w:pPr>
      <w:r w:rsidRPr="665321B4">
        <w:t>- Porque se habla de human in the loop en el año 2, si en el SOW para el primer release también se contemplan casos donde se debe garantizar un human in the loop.</w:t>
      </w:r>
    </w:p>
    <w:p w14:paraId="52456BAB" w14:textId="651F6266" w:rsidR="007F7CCF" w:rsidRDefault="007F7CCF">
      <w:pPr>
        <w:pStyle w:val="CommentText"/>
      </w:pPr>
      <w:r w:rsidRPr="50E308CA">
        <w:t>- El MAGI 2.0 se debe contemplar desde el release 1, no desde el release 3.</w:t>
      </w:r>
    </w:p>
    <w:p w14:paraId="43223CE9" w14:textId="4274E082" w:rsidR="007F7CCF" w:rsidRDefault="007F7CCF">
      <w:pPr>
        <w:pStyle w:val="CommentText"/>
      </w:pPr>
      <w:r w:rsidRPr="3C347D69">
        <w:t>- Nos gustaría que el SOW incluya los niveles de madurez definidos en el framework de onboarding y madurez.</w:t>
      </w:r>
    </w:p>
  </w:comment>
  <w:comment w:id="373" w:author="Yimi Alejandro Herrera Bustamante" w:date="2026-09-17T15:53:00Z" w:initials="YH">
    <w:p w14:paraId="548DF8D7" w14:textId="77777777" w:rsidR="00356FA4" w:rsidRDefault="00356FA4" w:rsidP="00356FA4">
      <w:pPr>
        <w:pStyle w:val="CommentText"/>
      </w:pPr>
      <w:r>
        <w:rPr>
          <w:rStyle w:val="CommentReference"/>
        </w:rPr>
        <w:annotationRef/>
      </w:r>
      <w:r>
        <w:rPr>
          <w:lang w:val="es-CO"/>
        </w:rPr>
        <w:t>De acuerdo, desde la primera etapa ya se dejan habilitadas las capacidades fundacionales de gobierno, APIs, onboarding, streaming y supervisión humana, aunque luego se industrialicen o amplien en funcionalidades.</w:t>
      </w:r>
      <w:r>
        <w:rPr>
          <w:lang w:val="es-CO"/>
        </w:rPr>
        <w:br/>
      </w:r>
      <w:r>
        <w:rPr>
          <w:lang w:val="es-CO"/>
        </w:rPr>
        <w:br/>
        <w:t>La estandarización de APIs se contempla desde el Release 1 como parte de la capa de backend y servicios de plataforma.</w:t>
      </w:r>
      <w:r>
        <w:rPr>
          <w:lang w:val="es-CO"/>
        </w:rPr>
        <w:br/>
      </w:r>
      <w:r>
        <w:rPr>
          <w:lang w:val="es-CO"/>
        </w:rPr>
        <w:br/>
        <w:t>Durante los primeros 6 meses se definirá la primera versión del framework de madurez y onboarding de Data Partners, incluyendo niveles L1–L5, assessment, brechas, capacidades de habilitación y selección del patrón de federación.</w:t>
      </w:r>
      <w:r>
        <w:rPr>
          <w:lang w:val="es-CO"/>
        </w:rPr>
        <w:br/>
      </w:r>
      <w:r>
        <w:rPr>
          <w:lang w:val="es-CO"/>
        </w:rPr>
        <w:br/>
        <w:t>El Release 1 contempla mecanismos de ingesta batch y streaming/near-real-time para las fuentes priorizadas.</w:t>
      </w:r>
      <w:r>
        <w:rPr>
          <w:lang w:val="es-CO"/>
        </w:rPr>
        <w:br/>
      </w:r>
      <w:r>
        <w:rPr>
          <w:lang w:val="es-CO"/>
        </w:rPr>
        <w:br/>
        <w:t>Human-in-the-Loop se contempla desde el Release 1 para aquellas acciones de alto impacto que requieran revisión o aprobación humana.</w:t>
      </w:r>
      <w:r>
        <w:rPr>
          <w:lang w:val="es-CO"/>
        </w:rPr>
        <w:br/>
      </w:r>
      <w:r>
        <w:rPr>
          <w:lang w:val="es-CO"/>
        </w:rPr>
        <w:br/>
        <w:t>MAGI 2.0 se aplica desde el Release 1 como marco de Gobierno de Datos para catálogo, metadata, calidad, linaje, ownership, clasificación, seguridad y Journey del Dato</w:t>
      </w:r>
      <w:r>
        <w:rPr>
          <w:lang w:val="es-CO"/>
        </w:rPr>
        <w:br/>
      </w:r>
    </w:p>
  </w:comment>
  <w:comment w:id="385" w:author="Catalina Ceballos Granados" w:date="2026-08-28T13:52:00Z" w:initials="CC">
    <w:p w14:paraId="4927E889" w14:textId="77777777" w:rsidR="003A25E0" w:rsidRDefault="003A25E0" w:rsidP="003A25E0">
      <w:pPr>
        <w:pStyle w:val="CommentText"/>
      </w:pPr>
      <w:r>
        <w:rPr>
          <w:rStyle w:val="CommentReference"/>
        </w:rPr>
        <w:annotationRef/>
      </w:r>
      <w:r>
        <w:t>Que es modelo medallon?</w:t>
      </w:r>
    </w:p>
  </w:comment>
  <w:comment w:id="386" w:author="Yimi Alejandro Herrera Bustamante" w:date="2026-09-01T15:37:00Z" w:initials="YH">
    <w:p w14:paraId="480FDEA5" w14:textId="77777777" w:rsidR="004C1FB8" w:rsidRDefault="004C1FB8" w:rsidP="004C1FB8">
      <w:pPr>
        <w:pStyle w:val="CommentText"/>
      </w:pPr>
      <w:r>
        <w:rPr>
          <w:rStyle w:val="CommentReference"/>
        </w:rPr>
        <w:annotationRef/>
      </w:r>
      <w:r>
        <w:rPr>
          <w:lang w:val="es-CO"/>
        </w:rPr>
        <w:t>Es un modelo de organización y procesamiento de datos bajo las zonas bronze, silver y gold.</w:t>
      </w:r>
    </w:p>
  </w:comment>
  <w:comment w:id="400" w:author="Juan Pablo Restrepo Urrea" w:date="2026-08-28T10:55:00Z" w:initials="JR">
    <w:p w14:paraId="1646F1C7" w14:textId="77777777" w:rsidR="00E955C1" w:rsidRDefault="00E955C1" w:rsidP="00E955C1">
      <w:pPr>
        <w:pStyle w:val="CommentText"/>
      </w:pPr>
      <w:r>
        <w:rPr>
          <w:rStyle w:val="CommentReference"/>
        </w:rPr>
        <w:annotationRef/>
      </w:r>
      <w:r>
        <w:t>No habrá rol de QA?</w:t>
      </w:r>
    </w:p>
  </w:comment>
  <w:comment w:id="401" w:author="Ginna Paola Casadiego Sarmiento" w:date="2026-09-02T07:45:00Z" w:initials="GC">
    <w:p w14:paraId="75B80ADC" w14:textId="77777777" w:rsidR="000E26DC" w:rsidRDefault="000E26DC" w:rsidP="000E26DC">
      <w:pPr>
        <w:pStyle w:val="CommentText"/>
      </w:pPr>
      <w:r>
        <w:rPr>
          <w:rStyle w:val="CommentReference"/>
        </w:rPr>
        <w:annotationRef/>
      </w:r>
      <w:r>
        <w:t>Si, se contempla y es el ingeniero de calidad de datos.</w:t>
      </w:r>
    </w:p>
  </w:comment>
  <w:comment w:id="418" w:author="Juan Pablo Restrepo Urrea" w:date="2026-08-28T11:07:00Z" w:initials="JR">
    <w:p w14:paraId="34BAF6C9" w14:textId="77777777" w:rsidR="00FC62A8" w:rsidRDefault="00FC62A8" w:rsidP="00FC62A8">
      <w:pPr>
        <w:pStyle w:val="CommentText"/>
      </w:pPr>
      <w:r>
        <w:rPr>
          <w:rStyle w:val="CommentReference"/>
        </w:rPr>
        <w:annotationRef/>
      </w:r>
      <w:r>
        <w:t>A que roles apunta?</w:t>
      </w:r>
    </w:p>
  </w:comment>
  <w:comment w:id="419" w:author="Yimi Alejandro Herrera Bustamante" w:date="2026-09-02T18:14:00Z" w:initials="YH">
    <w:p w14:paraId="2F9A06D1" w14:textId="5E970438" w:rsidR="00C33BC7" w:rsidRDefault="00C33BC7" w:rsidP="00C33BC7">
      <w:pPr>
        <w:pStyle w:val="CommentText"/>
      </w:pPr>
      <w:r>
        <w:rPr>
          <w:rStyle w:val="CommentReference"/>
        </w:rPr>
        <w:annotationRef/>
      </w:r>
      <w:r>
        <w:fldChar w:fldCharType="begin"/>
      </w:r>
      <w:r>
        <w:instrText>HYPERLINK "mailto:alecasti@emeal.nttdata.com"</w:instrText>
      </w:r>
      <w:bookmarkStart w:id="421" w:name="_@_F135206A95AD44FC93D733D0F008B095Z"/>
      <w:r>
        <w:fldChar w:fldCharType="separate"/>
      </w:r>
      <w:bookmarkEnd w:id="421"/>
      <w:r w:rsidRPr="00C33BC7">
        <w:rPr>
          <w:rStyle w:val="Mencionar"/>
          <w:noProof/>
        </w:rPr>
        <w:t>@Alex Mauricio Castillo Castillo</w:t>
      </w:r>
      <w:r>
        <w:fldChar w:fldCharType="end"/>
      </w:r>
      <w:r>
        <w:t xml:space="preserve"> , </w:t>
      </w:r>
      <w:r>
        <w:fldChar w:fldCharType="begin"/>
      </w:r>
      <w:r>
        <w:instrText>HYPERLINK "mailto:gcasadie@emeal.nttdata.com"</w:instrText>
      </w:r>
      <w:bookmarkStart w:id="422" w:name="_@_D71F2F554A1C460BADDA6DD717716F19Z"/>
      <w:r>
        <w:fldChar w:fldCharType="separate"/>
      </w:r>
      <w:bookmarkEnd w:id="422"/>
      <w:r w:rsidRPr="00C33BC7">
        <w:rPr>
          <w:rStyle w:val="Mencionar"/>
          <w:noProof/>
        </w:rPr>
        <w:t>@Ginna Paola Casadiego Sarmiento</w:t>
      </w:r>
      <w:r>
        <w:fldChar w:fldCharType="end"/>
      </w:r>
      <w:r>
        <w:t xml:space="preserve"> </w:t>
      </w:r>
    </w:p>
  </w:comment>
  <w:comment w:id="420" w:author="Ginna Paola Casadiego Sarmiento" w:date="2026-09-02T20:09:00Z" w:initials="GC">
    <w:p w14:paraId="421493D4" w14:textId="77777777" w:rsidR="000F5735" w:rsidRDefault="000F5735" w:rsidP="000F5735">
      <w:pPr>
        <w:pStyle w:val="CommentText"/>
      </w:pPr>
      <w:r>
        <w:rPr>
          <w:rStyle w:val="CommentReference"/>
        </w:rPr>
        <w:annotationRef/>
      </w:r>
      <w:r>
        <w:t>Son roles de Front.</w:t>
      </w:r>
    </w:p>
  </w:comment>
  <w:comment w:id="433" w:author="David Alejandro Marin Alzate" w:date="2026-08-28T14:11:00Z" w:initials="David Ale">
    <w:p w14:paraId="20E4F231" w14:textId="16582598" w:rsidR="001906DF" w:rsidRDefault="001906DF">
      <w:pPr>
        <w:pStyle w:val="CommentText"/>
      </w:pPr>
      <w:r>
        <w:rPr>
          <w:rStyle w:val="CommentReference"/>
        </w:rPr>
        <w:annotationRef/>
      </w:r>
      <w:r w:rsidRPr="6DBC962C">
        <w:t>el equipo Sura tambíen debería participar en la implementación.</w:t>
      </w:r>
    </w:p>
  </w:comment>
  <w:comment w:id="434" w:author="Yimi Alejandro Herrera Bustamante" w:date="2026-09-01T15:38:00Z" w:initials="YH">
    <w:p w14:paraId="3FCC9B3E" w14:textId="77777777" w:rsidR="00A744EF" w:rsidRDefault="00A744EF" w:rsidP="00A744EF">
      <w:pPr>
        <w:pStyle w:val="CommentText"/>
      </w:pPr>
      <w:r>
        <w:rPr>
          <w:rStyle w:val="CommentReference"/>
        </w:rPr>
        <w:annotationRef/>
      </w:r>
      <w:r>
        <w:rPr>
          <w:lang w:val="es-CO"/>
        </w:rPr>
        <w:t>Ok.</w:t>
      </w:r>
    </w:p>
  </w:comment>
  <w:comment w:id="445" w:author="Miguel Antonio Castro Martinez" w:date="2026-08-28T14:19:00Z" w:initials="MM">
    <w:p w14:paraId="3E17AEAE" w14:textId="6008FDEC" w:rsidR="00F51D32" w:rsidRDefault="00E3326D">
      <w:pPr>
        <w:pStyle w:val="CommentText"/>
      </w:pPr>
      <w:r>
        <w:rPr>
          <w:rStyle w:val="CommentReference"/>
        </w:rPr>
        <w:annotationRef/>
      </w:r>
      <w:r w:rsidR="00F51D32" w:rsidRPr="7AF2C849">
        <w:t>Transformaciones requeridas, integración con MPI, Integración con Servidor terminologico, Paso a FHIR y paso a modelo OMOP. Entorno Federado</w:t>
      </w:r>
    </w:p>
  </w:comment>
  <w:comment w:id="446" w:author="Yimi Alejandro Herrera Bustamante" w:date="2026-09-01T15:41:00Z" w:initials="YH">
    <w:p w14:paraId="7B1BD61F" w14:textId="77777777" w:rsidR="0027156A" w:rsidRDefault="0027156A" w:rsidP="0027156A">
      <w:pPr>
        <w:pStyle w:val="CommentText"/>
      </w:pPr>
      <w:r>
        <w:rPr>
          <w:rStyle w:val="CommentReference"/>
        </w:rPr>
        <w:annotationRef/>
      </w:r>
      <w:r>
        <w:rPr>
          <w:lang w:val="es-CO"/>
        </w:rPr>
        <w:t>Se especifica</w:t>
      </w:r>
    </w:p>
  </w:comment>
  <w:comment w:id="455" w:author="Catalina Ceballos Granados" w:date="2026-08-28T14:28:00Z" w:initials="CC">
    <w:p w14:paraId="7CA0CAE6" w14:textId="77777777" w:rsidR="00335707" w:rsidRDefault="00335707" w:rsidP="00335707">
      <w:pPr>
        <w:pStyle w:val="CommentText"/>
      </w:pPr>
      <w:r>
        <w:rPr>
          <w:rStyle w:val="CommentReference"/>
        </w:rPr>
        <w:annotationRef/>
      </w:r>
      <w:r>
        <w:t>No leo que se trabajará en simultaneo el dominio de datos y los casos de uso</w:t>
      </w:r>
    </w:p>
  </w:comment>
  <w:comment w:id="456" w:author="Yimi Alejandro Herrera Bustamante" w:date="2026-09-03T08:55:00Z" w:initials="YH">
    <w:p w14:paraId="62FBC4C7" w14:textId="49FD696E" w:rsidR="001F7D34" w:rsidRDefault="001F7D34" w:rsidP="001F7D34">
      <w:pPr>
        <w:pStyle w:val="CommentText"/>
      </w:pPr>
      <w:r>
        <w:rPr>
          <w:rStyle w:val="CommentReference"/>
        </w:rPr>
        <w:annotationRef/>
      </w:r>
      <w:r>
        <w:fldChar w:fldCharType="begin"/>
      </w:r>
      <w:r>
        <w:instrText>HYPERLINK "mailto:gcasadie@emeal.nttdata.com"</w:instrText>
      </w:r>
      <w:bookmarkStart w:id="458" w:name="_@_498A5C7E4E7C425B80F7898E0B1F1759Z"/>
      <w:r>
        <w:fldChar w:fldCharType="separate"/>
      </w:r>
      <w:bookmarkEnd w:id="458"/>
      <w:r w:rsidRPr="001F7D34">
        <w:rPr>
          <w:rStyle w:val="Mencionar"/>
          <w:noProof/>
        </w:rPr>
        <w:t>@Ginna Paola Casadiego Sarmiento</w:t>
      </w:r>
      <w:r>
        <w:fldChar w:fldCharType="end"/>
      </w:r>
      <w:r>
        <w:t xml:space="preserve"> </w:t>
      </w:r>
    </w:p>
  </w:comment>
  <w:comment w:id="457" w:author="Yimi Alejandro Herrera Bustamante" w:date="2026-09-03T10:55:00Z" w:initials="YH">
    <w:p w14:paraId="46A00438" w14:textId="77777777" w:rsidR="00A73744" w:rsidRDefault="00A73744" w:rsidP="00A73744">
      <w:pPr>
        <w:pStyle w:val="CommentText"/>
      </w:pPr>
      <w:r>
        <w:rPr>
          <w:rStyle w:val="CommentReference"/>
        </w:rPr>
        <w:annotationRef/>
      </w:r>
      <w:r>
        <w:rPr>
          <w:lang w:val="es-CO"/>
        </w:rPr>
        <w:t>Si, se trabajara en simultaneo el dominio de datos y casos de uso AlejandrIA. Ver cronograma e hitos.</w:t>
      </w:r>
    </w:p>
  </w:comment>
  <w:comment w:id="481" w:author="Miguel Antonio Castro Martinez" w:date="2026-08-28T14:48:00Z" w:initials="MM">
    <w:p w14:paraId="1C53E131" w14:textId="42EFC276" w:rsidR="00C06F6D" w:rsidRDefault="00AD76A9">
      <w:pPr>
        <w:pStyle w:val="CommentText"/>
      </w:pPr>
      <w:r>
        <w:rPr>
          <w:rStyle w:val="CommentReference"/>
        </w:rPr>
        <w:annotationRef/>
      </w:r>
      <w:r w:rsidR="00C06F6D" w:rsidRPr="4B38828F">
        <w:t>Se refieren a corregir inconsistencias de información de las fuentes?</w:t>
      </w:r>
    </w:p>
  </w:comment>
  <w:comment w:id="482" w:author="Yimi Alejandro Herrera Bustamante" w:date="2026-09-01T15:41:00Z" w:initials="YH">
    <w:p w14:paraId="42BD921A" w14:textId="77777777" w:rsidR="00BB545D" w:rsidRDefault="00BB545D" w:rsidP="00BB545D">
      <w:pPr>
        <w:pStyle w:val="CommentText"/>
      </w:pPr>
      <w:r>
        <w:rPr>
          <w:rStyle w:val="CommentReference"/>
        </w:rPr>
        <w:annotationRef/>
      </w:r>
      <w:r>
        <w:rPr>
          <w:lang w:val="es-CO"/>
        </w:rPr>
        <w:t>Asi es.</w:t>
      </w:r>
    </w:p>
  </w:comment>
  <w:comment w:id="483" w:author="Miguel Antonio Castro Martinez" w:date="2026-08-28T14:55:00Z" w:initials="MM">
    <w:p w14:paraId="7181D930" w14:textId="1F96EE57" w:rsidR="006B5A6E" w:rsidRDefault="006B5A6E">
      <w:pPr>
        <w:pStyle w:val="CommentText"/>
      </w:pPr>
      <w:r>
        <w:rPr>
          <w:rStyle w:val="CommentReference"/>
        </w:rPr>
        <w:annotationRef/>
      </w:r>
      <w:r w:rsidRPr="11B4958A">
        <w:t>Cual es el criterio para entrar en estabilización? Es a partir de la salida a producción?</w:t>
      </w:r>
    </w:p>
  </w:comment>
  <w:comment w:id="484" w:author="Yimi Alejandro Herrera Bustamante" w:date="2026-09-01T15:44:00Z" w:initials="YH">
    <w:p w14:paraId="4AB27B51" w14:textId="77777777" w:rsidR="00B05EF5" w:rsidRDefault="00B05EF5" w:rsidP="00B05EF5">
      <w:pPr>
        <w:pStyle w:val="CommentText"/>
      </w:pPr>
      <w:r>
        <w:rPr>
          <w:rStyle w:val="CommentReference"/>
        </w:rPr>
        <w:annotationRef/>
      </w:r>
      <w:r>
        <w:rPr>
          <w:lang w:val="es-CO"/>
        </w:rPr>
        <w:t>Sí, a partir de salida a producción.</w:t>
      </w:r>
    </w:p>
  </w:comment>
  <w:comment w:id="490" w:author="Catalina Ceballos Granados" w:date="2026-08-28T14:35:00Z" w:initials="CC">
    <w:p w14:paraId="1B81A9D6" w14:textId="77777777" w:rsidR="00B17D52" w:rsidRDefault="00B17D52" w:rsidP="00B17D52">
      <w:pPr>
        <w:pStyle w:val="CommentText"/>
      </w:pPr>
      <w:r>
        <w:rPr>
          <w:rStyle w:val="CommentReference"/>
        </w:rPr>
        <w:annotationRef/>
      </w:r>
      <w:r>
        <w:t xml:space="preserve">Garantizar la construcción de acuerdos de gobernanza para el espacio federado de datos de AlejandrIA. </w:t>
      </w:r>
    </w:p>
    <w:p w14:paraId="153B9C5C" w14:textId="77777777" w:rsidR="00B17D52" w:rsidRDefault="00B17D52" w:rsidP="00B17D52">
      <w:pPr>
        <w:pStyle w:val="CommentText"/>
      </w:pPr>
      <w:r>
        <w:t>Y especificar en el caso de PHM como es la gobernanza y el tratamiento de los datos.</w:t>
      </w:r>
    </w:p>
  </w:comment>
  <w:comment w:id="491" w:author="Yimi Alejandro Herrera Bustamante" w:date="2026-09-02T18:00:00Z" w:initials="YH">
    <w:p w14:paraId="58E428EB" w14:textId="77777777" w:rsidR="00370248" w:rsidRDefault="00370248" w:rsidP="00370248">
      <w:pPr>
        <w:pStyle w:val="CommentText"/>
      </w:pPr>
      <w:r>
        <w:rPr>
          <w:rStyle w:val="CommentReference"/>
        </w:rPr>
        <w:annotationRef/>
      </w:r>
      <w:r>
        <w:rPr>
          <w:lang w:val="es-CO"/>
        </w:rPr>
        <w:t xml:space="preserve"> se especifica en el capítulo de prerrequisitos de federación.</w:t>
      </w:r>
    </w:p>
  </w:comment>
  <w:comment w:id="497" w:author="Miguel Antonio Castro Martinez" w:date="2026-08-28T15:03:00Z" w:initials="MM">
    <w:p w14:paraId="1E4C73A4" w14:textId="4761DD1C" w:rsidR="008627DC" w:rsidRDefault="008627DC">
      <w:pPr>
        <w:pStyle w:val="CommentText"/>
      </w:pPr>
      <w:r>
        <w:rPr>
          <w:rStyle w:val="CommentReference"/>
        </w:rPr>
        <w:annotationRef/>
      </w:r>
      <w:r w:rsidRPr="055DB904">
        <w:t>Los que requiera los casos de uso acordados.</w:t>
      </w:r>
    </w:p>
  </w:comment>
  <w:comment w:id="498" w:author="Yimi Alejandro Herrera Bustamante" w:date="2026-09-01T15:47:00Z" w:initials="YH">
    <w:p w14:paraId="32E47B9E" w14:textId="77777777" w:rsidR="00CF3559" w:rsidRDefault="00CF3559" w:rsidP="00CF3559">
      <w:pPr>
        <w:pStyle w:val="CommentText"/>
      </w:pPr>
      <w:r>
        <w:rPr>
          <w:rStyle w:val="CommentReference"/>
        </w:rPr>
        <w:annotationRef/>
      </w:r>
      <w:r>
        <w:rPr>
          <w:lang w:val="es-CO"/>
        </w:rPr>
        <w:t>Cierto!</w:t>
      </w:r>
    </w:p>
  </w:comment>
  <w:comment w:id="501" w:author="Catalina Ceballos Granados" w:date="2026-09-14T10:23:00Z" w:initials="CC">
    <w:p w14:paraId="4B87137F" w14:textId="77777777" w:rsidR="003C2DD3" w:rsidRDefault="003C2DD3" w:rsidP="003C2DD3">
      <w:pPr>
        <w:pStyle w:val="CommentText"/>
      </w:pPr>
      <w:r>
        <w:rPr>
          <w:rStyle w:val="CommentReference"/>
        </w:rPr>
        <w:annotationRef/>
      </w:r>
      <w:r>
        <w:t>En donde ?</w:t>
      </w:r>
    </w:p>
  </w:comment>
  <w:comment w:id="502" w:author="Yimi Alejandro Herrera Bustamante" w:date="2026-09-16T11:46:00Z" w:initials="YH">
    <w:p w14:paraId="47AF5B30" w14:textId="77777777" w:rsidR="000B483B" w:rsidRDefault="000B483B" w:rsidP="000B483B">
      <w:pPr>
        <w:pStyle w:val="CommentText"/>
      </w:pPr>
      <w:r>
        <w:rPr>
          <w:rStyle w:val="CommentReference"/>
        </w:rPr>
        <w:annotationRef/>
      </w:r>
      <w:r>
        <w:rPr>
          <w:lang w:val="es-CO"/>
        </w:rPr>
        <w:t>Esto fue compartido por Miguel Castro en formato excel donde se contabilizó por entidades:</w:t>
      </w:r>
      <w:r>
        <w:rPr>
          <w:lang w:val="es-CO"/>
        </w:rPr>
        <w:br/>
      </w:r>
    </w:p>
    <w:p w14:paraId="2D4A1E79" w14:textId="77777777" w:rsidR="000B483B" w:rsidRDefault="000B483B" w:rsidP="000B483B">
      <w:pPr>
        <w:pStyle w:val="CommentText"/>
      </w:pPr>
      <w:r>
        <w:rPr>
          <w:color w:val="000000"/>
          <w:lang w:val="es-CO"/>
        </w:rPr>
        <w:t>IPSA</w:t>
      </w:r>
      <w:r>
        <w:rPr>
          <w:color w:val="000000"/>
          <w:lang w:val="es-CO"/>
        </w:rPr>
        <w:tab/>
        <w:t>100</w:t>
      </w:r>
    </w:p>
    <w:p w14:paraId="0F7FE03A" w14:textId="77777777" w:rsidR="000B483B" w:rsidRDefault="000B483B" w:rsidP="000B483B">
      <w:pPr>
        <w:pStyle w:val="CommentText"/>
      </w:pPr>
      <w:r>
        <w:rPr>
          <w:color w:val="000000"/>
          <w:lang w:val="es-CO"/>
        </w:rPr>
        <w:t>BH</w:t>
      </w:r>
      <w:r>
        <w:rPr>
          <w:color w:val="000000"/>
          <w:lang w:val="es-CO"/>
        </w:rPr>
        <w:tab/>
        <w:t>99</w:t>
      </w:r>
    </w:p>
    <w:p w14:paraId="37C9C37F" w14:textId="77777777" w:rsidR="000B483B" w:rsidRDefault="000B483B" w:rsidP="000B483B">
      <w:pPr>
        <w:pStyle w:val="CommentText"/>
      </w:pPr>
      <w:r>
        <w:rPr>
          <w:color w:val="000000"/>
          <w:lang w:val="es-CO"/>
        </w:rPr>
        <w:t>SALWEB</w:t>
      </w:r>
      <w:r>
        <w:rPr>
          <w:color w:val="000000"/>
          <w:lang w:val="es-CO"/>
        </w:rPr>
        <w:tab/>
        <w:t>83</w:t>
      </w:r>
    </w:p>
    <w:p w14:paraId="525DC257" w14:textId="77777777" w:rsidR="000B483B" w:rsidRDefault="000B483B" w:rsidP="000B483B">
      <w:pPr>
        <w:pStyle w:val="CommentText"/>
      </w:pPr>
      <w:r>
        <w:rPr>
          <w:color w:val="000000"/>
          <w:lang w:val="es-CO"/>
        </w:rPr>
        <w:t>ARL</w:t>
      </w:r>
      <w:r>
        <w:rPr>
          <w:color w:val="000000"/>
          <w:lang w:val="es-CO"/>
        </w:rPr>
        <w:tab/>
        <w:t>50</w:t>
      </w:r>
    </w:p>
    <w:p w14:paraId="71F57053" w14:textId="77777777" w:rsidR="000B483B" w:rsidRDefault="000B483B" w:rsidP="000B483B">
      <w:pPr>
        <w:pStyle w:val="CommentText"/>
      </w:pPr>
      <w:r>
        <w:rPr>
          <w:color w:val="000000"/>
          <w:lang w:val="es-CO"/>
        </w:rPr>
        <w:t>HEALTHCARE</w:t>
      </w:r>
      <w:r>
        <w:rPr>
          <w:color w:val="000000"/>
          <w:lang w:val="es-CO"/>
        </w:rPr>
        <w:tab/>
        <w:t>25</w:t>
      </w:r>
    </w:p>
    <w:p w14:paraId="6FE30F7E" w14:textId="77777777" w:rsidR="000B483B" w:rsidRDefault="000B483B" w:rsidP="000B483B">
      <w:pPr>
        <w:pStyle w:val="CommentText"/>
      </w:pPr>
      <w:r>
        <w:rPr>
          <w:color w:val="000000"/>
          <w:lang w:val="es-CO"/>
        </w:rPr>
        <w:t>PHC</w:t>
      </w:r>
      <w:r>
        <w:rPr>
          <w:color w:val="000000"/>
          <w:lang w:val="es-CO"/>
        </w:rPr>
        <w:tab/>
        <w:t>18</w:t>
      </w:r>
    </w:p>
    <w:p w14:paraId="74D651FA" w14:textId="77777777" w:rsidR="000B483B" w:rsidRDefault="000B483B" w:rsidP="000B483B">
      <w:pPr>
        <w:pStyle w:val="CommentText"/>
      </w:pPr>
      <w:r>
        <w:rPr>
          <w:color w:val="000000"/>
          <w:lang w:val="es-CO"/>
        </w:rPr>
        <w:t>GLOBAL WEB</w:t>
      </w:r>
      <w:r>
        <w:rPr>
          <w:color w:val="000000"/>
          <w:lang w:val="es-CO"/>
        </w:rPr>
        <w:tab/>
        <w:t>11</w:t>
      </w:r>
    </w:p>
    <w:p w14:paraId="5D13D1BD" w14:textId="77777777" w:rsidR="000B483B" w:rsidRDefault="000B483B" w:rsidP="000B483B">
      <w:pPr>
        <w:pStyle w:val="CommentText"/>
      </w:pPr>
      <w:r>
        <w:rPr>
          <w:color w:val="000000"/>
          <w:lang w:val="es-CO"/>
        </w:rPr>
        <w:t>Mensajería Dinámica</w:t>
      </w:r>
      <w:r>
        <w:rPr>
          <w:color w:val="000000"/>
          <w:lang w:val="es-CO"/>
        </w:rPr>
        <w:tab/>
        <w:t>4</w:t>
      </w:r>
    </w:p>
    <w:p w14:paraId="4AF9EC88" w14:textId="77777777" w:rsidR="000B483B" w:rsidRDefault="000B483B" w:rsidP="000B483B">
      <w:pPr>
        <w:pStyle w:val="CommentText"/>
      </w:pPr>
      <w:r>
        <w:rPr>
          <w:b/>
          <w:bCs/>
          <w:color w:val="000000"/>
          <w:lang w:val="es-CO"/>
        </w:rPr>
        <w:t>Total general</w:t>
      </w:r>
      <w:r>
        <w:rPr>
          <w:b/>
          <w:bCs/>
          <w:color w:val="000000"/>
          <w:lang w:val="es-CO"/>
        </w:rPr>
        <w:tab/>
        <w:t>390</w:t>
      </w:r>
    </w:p>
  </w:comment>
  <w:comment w:id="499" w:author="Miguel Antonio Castro Martinez" w:date="2026-08-28T15:05:00Z" w:initials="MM">
    <w:p w14:paraId="6518ECE8" w14:textId="18E18C2A" w:rsidR="00783308" w:rsidRDefault="00783308">
      <w:pPr>
        <w:pStyle w:val="CommentText"/>
      </w:pPr>
      <w:r>
        <w:rPr>
          <w:rStyle w:val="CommentReference"/>
        </w:rPr>
        <w:annotationRef/>
      </w:r>
      <w:r w:rsidRPr="14E0DCF3">
        <w:t>No deberiamos estar sujetos a un mínimo de tablas, depende de las tablas/variables que se requieran para los casos uso</w:t>
      </w:r>
    </w:p>
  </w:comment>
  <w:comment w:id="500" w:author="Yimi Alejandro Herrera Bustamante" w:date="2026-09-01T15:48:00Z" w:initials="YH">
    <w:p w14:paraId="542EAE09" w14:textId="77777777" w:rsidR="00150427" w:rsidRDefault="00150427" w:rsidP="00150427">
      <w:pPr>
        <w:pStyle w:val="CommentText"/>
      </w:pPr>
      <w:r>
        <w:rPr>
          <w:rStyle w:val="CommentReference"/>
        </w:rPr>
        <w:annotationRef/>
      </w:r>
      <w:r>
        <w:rPr>
          <w:lang w:val="es-CO"/>
        </w:rPr>
        <w:t>De acuerdo, como no se tiene el detalle aún (se determinará en la primera etapa) la estimacion se basa en esa cantidad promedio.</w:t>
      </w:r>
    </w:p>
  </w:comment>
  <w:comment w:id="503" w:author="David Alejandro Marin Alzate" w:date="2026-08-27T11:02:00Z" w:initials="DM">
    <w:p w14:paraId="43B22F0E" w14:textId="1E5C4A92" w:rsidR="0098228A" w:rsidRDefault="0098228A" w:rsidP="0098228A">
      <w:r>
        <w:rPr>
          <w:rStyle w:val="CommentReference"/>
        </w:rPr>
        <w:annotationRef/>
      </w:r>
      <w:r>
        <w:rPr>
          <w:sz w:val="20"/>
          <w:szCs w:val="20"/>
        </w:rPr>
        <w:t>Saludweb</w:t>
      </w:r>
    </w:p>
  </w:comment>
  <w:comment w:id="504" w:author="Yimi Alejandro Herrera Bustamante" w:date="2026-09-01T15:49:00Z" w:initials="YH">
    <w:p w14:paraId="522246CB" w14:textId="77777777" w:rsidR="00150427" w:rsidRDefault="00150427" w:rsidP="00150427">
      <w:pPr>
        <w:pStyle w:val="CommentText"/>
      </w:pPr>
      <w:r>
        <w:rPr>
          <w:rStyle w:val="CommentReference"/>
        </w:rPr>
        <w:annotationRef/>
      </w:r>
      <w:r>
        <w:rPr>
          <w:lang w:val="es-CO"/>
        </w:rPr>
        <w:t>ok</w:t>
      </w:r>
    </w:p>
  </w:comment>
  <w:comment w:id="505" w:author="Catalina Ceballos Granados" w:date="2026-08-28T14:33:00Z" w:initials="CC">
    <w:p w14:paraId="229804A5" w14:textId="77777777" w:rsidR="00DD0A59" w:rsidRDefault="00DD0A59" w:rsidP="00DD0A59">
      <w:pPr>
        <w:pStyle w:val="CommentText"/>
      </w:pPr>
      <w:r>
        <w:rPr>
          <w:rStyle w:val="CommentReference"/>
        </w:rPr>
        <w:annotationRef/>
      </w:r>
      <w:r>
        <w:t xml:space="preserve">Esta muy amplio en todo el documento, no se si este bien asi o debamos especificar cuanto de las 39 tablas y en que porcentaje de completitud es el MVP? Y como lo vamos a medir puede ser ejemplo: que la librería de fenotipos relacionados que dispone OHDSI corran en los datos u otro script de R. </w:t>
      </w:r>
    </w:p>
  </w:comment>
  <w:comment w:id="506" w:author="Yimi Alejandro Herrera Bustamante" w:date="2026-09-02T18:04:00Z" w:initials="YH">
    <w:p w14:paraId="56FD96A4" w14:textId="77777777" w:rsidR="007F6DE4" w:rsidRDefault="007F6DE4" w:rsidP="007F6DE4">
      <w:pPr>
        <w:pStyle w:val="CommentText"/>
      </w:pPr>
      <w:r>
        <w:rPr>
          <w:rStyle w:val="CommentReference"/>
        </w:rPr>
        <w:annotationRef/>
      </w:r>
      <w:r>
        <w:rPr>
          <w:lang w:val="es-CO"/>
        </w:rPr>
        <w:t>Se especifica un poco más, la idea es que cubra el alcance de los casos de uso definidos.</w:t>
      </w:r>
    </w:p>
  </w:comment>
  <w:comment w:id="507" w:author="Camilo Andres Rodriguez Esparza" w:date="2026-08-28T15:38:00Z" w:initials="CE">
    <w:p w14:paraId="36D20876" w14:textId="0E73B243" w:rsidR="00CA7BFC" w:rsidRDefault="00CA7BFC">
      <w:pPr>
        <w:pStyle w:val="CommentText"/>
      </w:pPr>
      <w:r>
        <w:rPr>
          <w:rStyle w:val="CommentReference"/>
        </w:rPr>
        <w:annotationRef/>
      </w:r>
      <w:r w:rsidRPr="7162A83D">
        <w:t>Declarar método de generación, validación y su no uso para conclusiones clínicas.</w:t>
      </w:r>
    </w:p>
  </w:comment>
  <w:comment w:id="508" w:author="Yimi Alejandro Herrera Bustamante" w:date="2026-09-01T16:31:00Z" w:initials="YH">
    <w:p w14:paraId="5FFA864A" w14:textId="77777777" w:rsidR="00AB3381" w:rsidRDefault="00AB3381" w:rsidP="00AB3381">
      <w:pPr>
        <w:pStyle w:val="CommentText"/>
      </w:pPr>
      <w:r>
        <w:rPr>
          <w:rStyle w:val="CommentReference"/>
        </w:rPr>
        <w:annotationRef/>
      </w:r>
      <w:r>
        <w:rPr>
          <w:lang w:val="es-CO"/>
        </w:rPr>
        <w:t>Se especifica.</w:t>
      </w:r>
    </w:p>
  </w:comment>
  <w:comment w:id="509" w:author="Miguel Antonio Castro Martinez" w:date="2026-09-10T16:43:00Z" w:initials="MM">
    <w:p w14:paraId="4F2A320F" w14:textId="30A188E8" w:rsidR="006F1573" w:rsidRDefault="006F1573">
      <w:pPr>
        <w:pStyle w:val="CommentText"/>
      </w:pPr>
      <w:r>
        <w:rPr>
          <w:rStyle w:val="CommentReference"/>
        </w:rPr>
        <w:annotationRef/>
      </w:r>
      <w:r w:rsidRPr="1C0ED4A7">
        <w:t>Agregar tambien coherencia clinica en la data sintetica a utilizar.</w:t>
      </w:r>
    </w:p>
  </w:comment>
  <w:comment w:id="510" w:author="Yimi Alejandro Herrera Bustamante" w:date="2026-09-16T11:48:00Z" w:initials="YH">
    <w:p w14:paraId="3F46000C" w14:textId="77777777" w:rsidR="009C23D3" w:rsidRDefault="009C23D3" w:rsidP="009C23D3">
      <w:pPr>
        <w:pStyle w:val="CommentText"/>
      </w:pPr>
      <w:r>
        <w:rPr>
          <w:rStyle w:val="CommentReference"/>
        </w:rPr>
        <w:annotationRef/>
      </w:r>
      <w:r>
        <w:rPr>
          <w:lang w:val="es-CO"/>
        </w:rPr>
        <w:t>Se anexa.</w:t>
      </w:r>
    </w:p>
  </w:comment>
  <w:comment w:id="517" w:author="Miguel Antonio Castro Martinez" w:date="2026-08-28T15:24:00Z" w:initials="MM">
    <w:p w14:paraId="1534B800" w14:textId="6C8FC7AB" w:rsidR="001E021D" w:rsidRDefault="001E021D">
      <w:pPr>
        <w:pStyle w:val="CommentText"/>
      </w:pPr>
      <w:r>
        <w:rPr>
          <w:rStyle w:val="CommentReference"/>
        </w:rPr>
        <w:annotationRef/>
      </w:r>
      <w:r w:rsidRPr="54131384">
        <w:t>NTT tambien debe garantizar el correcto uso y solicitud de habilitación de los recursos necesarios para el desarrollo del proyecto (FINOPS)</w:t>
      </w:r>
    </w:p>
  </w:comment>
  <w:comment w:id="518" w:author="Yimi Alejandro Herrera Bustamante" w:date="2026-09-02T18:05:00Z" w:initials="YH">
    <w:p w14:paraId="47BECED4" w14:textId="77777777" w:rsidR="00693A60" w:rsidRDefault="00693A60" w:rsidP="00693A60">
      <w:pPr>
        <w:pStyle w:val="CommentText"/>
      </w:pPr>
      <w:r>
        <w:rPr>
          <w:rStyle w:val="CommentReference"/>
        </w:rPr>
        <w:annotationRef/>
      </w:r>
      <w:r>
        <w:rPr>
          <w:lang w:val="es-CO"/>
        </w:rPr>
        <w:t>De acuerdo!</w:t>
      </w:r>
    </w:p>
  </w:comment>
  <w:comment w:id="519" w:author="Juan Pablo Restrepo Urrea [2]" w:date="2026-09-10T16:49:00Z" w:initials="JR">
    <w:p w14:paraId="175EE516" w14:textId="77777777" w:rsidR="00EF6D5E" w:rsidRDefault="00EF6D5E" w:rsidP="00EF6D5E">
      <w:pPr>
        <w:pStyle w:val="CommentText"/>
      </w:pPr>
      <w:r>
        <w:rPr>
          <w:rStyle w:val="CommentReference"/>
        </w:rPr>
        <w:annotationRef/>
      </w:r>
      <w:r>
        <w:t xml:space="preserve">Si bien se incorporan consideraciones de costos, presupuestos y monitoreo de consumo, no se evidencia de forma explícita la responsabilidad de NTT sobre la gestión FinOps de los recursos requeridos para el proyecto. Solicitamos incluir una definición clara de responsabilidades, lineamientos de habilitación de recursos, seguimiento de consumo y mecanismos de control FinOps para la operación de la solución. </w:t>
      </w:r>
    </w:p>
  </w:comment>
  <w:comment w:id="520" w:author="Yimi Alejandro Herrera Bustamante" w:date="2026-09-16T11:53:00Z" w:initials="YH">
    <w:p w14:paraId="040BFA4C" w14:textId="77777777" w:rsidR="00A708CB" w:rsidRDefault="00A708CB" w:rsidP="00A708CB">
      <w:pPr>
        <w:pStyle w:val="CommentText"/>
      </w:pPr>
      <w:r>
        <w:rPr>
          <w:rStyle w:val="CommentReference"/>
        </w:rPr>
        <w:annotationRef/>
      </w:r>
      <w:r>
        <w:rPr>
          <w:lang w:val="es-CO"/>
        </w:rPr>
        <w:t>De acuerdo, se anexa.</w:t>
      </w:r>
    </w:p>
  </w:comment>
  <w:comment w:id="523" w:author="Miguel Antonio Castro Martinez" w:date="2026-08-28T15:31:00Z" w:initials="MM">
    <w:p w14:paraId="3540FE9A" w14:textId="6F21DF41" w:rsidR="002F21B2" w:rsidRDefault="002F21B2">
      <w:pPr>
        <w:pStyle w:val="CommentText"/>
      </w:pPr>
      <w:r>
        <w:rPr>
          <w:rStyle w:val="CommentReference"/>
        </w:rPr>
        <w:annotationRef/>
      </w:r>
      <w:r w:rsidRPr="4306B179">
        <w:t>En que parte del documento esta ese alcance explícito que hace referencia a este punto.</w:t>
      </w:r>
    </w:p>
  </w:comment>
  <w:comment w:id="524" w:author="Yimi Alejandro Herrera Bustamante" w:date="2026-09-01T16:44:00Z" w:initials="YH">
    <w:p w14:paraId="2005105B" w14:textId="5E3EBFC3" w:rsidR="00A057EE" w:rsidRDefault="00A057EE" w:rsidP="00A057EE">
      <w:pPr>
        <w:pStyle w:val="CommentText"/>
      </w:pPr>
      <w:r>
        <w:rPr>
          <w:rStyle w:val="CommentReference"/>
        </w:rPr>
        <w:annotationRef/>
      </w:r>
      <w:r>
        <w:fldChar w:fldCharType="begin"/>
      </w:r>
      <w:r>
        <w:instrText>HYPERLINK "mailto:alecasti@emeal.nttdata.com"</w:instrText>
      </w:r>
      <w:bookmarkStart w:id="526" w:name="_@_E6B91357DEB84C409C2C3500A2DB8C96Z"/>
      <w:r>
        <w:fldChar w:fldCharType="separate"/>
      </w:r>
      <w:bookmarkEnd w:id="526"/>
      <w:r w:rsidRPr="00A057EE">
        <w:rPr>
          <w:rStyle w:val="Mencionar"/>
          <w:noProof/>
        </w:rPr>
        <w:t>@Alex Mauricio Castillo Castillo</w:t>
      </w:r>
      <w:r>
        <w:fldChar w:fldCharType="end"/>
      </w:r>
      <w:r>
        <w:t xml:space="preserve"> </w:t>
      </w:r>
    </w:p>
  </w:comment>
  <w:comment w:id="525" w:author="Yimi Alejandro Herrera Bustamante" w:date="2026-09-03T10:37:00Z" w:initials="YH">
    <w:p w14:paraId="498D2929" w14:textId="77777777" w:rsidR="00D0672F" w:rsidRDefault="00D0672F" w:rsidP="00D0672F">
      <w:pPr>
        <w:pStyle w:val="CommentText"/>
      </w:pPr>
      <w:r>
        <w:rPr>
          <w:rStyle w:val="CommentReference"/>
        </w:rPr>
        <w:annotationRef/>
      </w:r>
      <w:r>
        <w:rPr>
          <w:lang w:val="es-CO"/>
        </w:rPr>
        <w:t>El alcance de integraciones de información está explicito en el punto Integración de fuentes de información de salud.</w:t>
      </w:r>
    </w:p>
  </w:comment>
  <w:comment w:id="528" w:author="Miguel Antonio Castro Martinez" w:date="2026-08-28T15:43:00Z" w:initials="MM">
    <w:p w14:paraId="1E54A40D" w14:textId="5CC58697" w:rsidR="00ED0E6F" w:rsidRDefault="00ED0E6F">
      <w:pPr>
        <w:pStyle w:val="CommentText"/>
      </w:pPr>
      <w:r>
        <w:rPr>
          <w:rStyle w:val="CommentReference"/>
        </w:rPr>
        <w:annotationRef/>
      </w:r>
      <w:r w:rsidRPr="72FBC40E">
        <w:t>Tambien se debe garantizar la documentación técnica.</w:t>
      </w:r>
    </w:p>
  </w:comment>
  <w:comment w:id="529" w:author="Yimi Alejandro Herrera Bustamante" w:date="2026-09-02T18:06:00Z" w:initials="YH">
    <w:p w14:paraId="0B51E24E" w14:textId="77777777" w:rsidR="00566F31" w:rsidRDefault="00566F31" w:rsidP="00566F31">
      <w:pPr>
        <w:pStyle w:val="CommentText"/>
      </w:pPr>
      <w:r>
        <w:rPr>
          <w:rStyle w:val="CommentReference"/>
        </w:rPr>
        <w:annotationRef/>
      </w:r>
      <w:r>
        <w:rPr>
          <w:lang w:val="es-CO"/>
        </w:rPr>
        <w:t>De acuerdo!</w:t>
      </w:r>
    </w:p>
  </w:comment>
  <w:comment w:id="541" w:author="Miguel Antonio Castro Martinez" w:date="2026-08-28T15:58:00Z" w:initials="MM">
    <w:p w14:paraId="7F3FF7D6" w14:textId="0169EBDE" w:rsidR="005E6BA8" w:rsidRDefault="005E6BA8">
      <w:pPr>
        <w:pStyle w:val="CommentText"/>
      </w:pPr>
      <w:r>
        <w:rPr>
          <w:rStyle w:val="CommentReference"/>
        </w:rPr>
        <w:annotationRef/>
      </w:r>
      <w:r w:rsidRPr="343A4F29">
        <w:t>El FHIR store intermedio se debe desplegar en el proyecto de interoperabilidad en Salud</w:t>
      </w:r>
    </w:p>
  </w:comment>
  <w:comment w:id="542" w:author="Yimi Alejandro Herrera Bustamante" w:date="2026-09-01T16:45:00Z" w:initials="YH">
    <w:p w14:paraId="2DA20EA1" w14:textId="77777777" w:rsidR="00075F8A" w:rsidRDefault="00075F8A" w:rsidP="00075F8A">
      <w:pPr>
        <w:pStyle w:val="CommentText"/>
      </w:pPr>
      <w:r>
        <w:rPr>
          <w:rStyle w:val="CommentReference"/>
        </w:rPr>
        <w:annotationRef/>
      </w:r>
      <w:r>
        <w:rPr>
          <w:lang w:val="es-CO"/>
        </w:rPr>
        <w:t>De acuerdo! Se precisa.</w:t>
      </w:r>
    </w:p>
  </w:comment>
  <w:comment w:id="543" w:author="Catalina Ceballos Granados" w:date="2026-08-28T14:47:00Z" w:initials="CC">
    <w:p w14:paraId="76C75592" w14:textId="77777777" w:rsidR="00AC1107" w:rsidRDefault="00AC1107" w:rsidP="00AC1107">
      <w:pPr>
        <w:pStyle w:val="CommentText"/>
      </w:pPr>
      <w:r>
        <w:rPr>
          <w:rStyle w:val="CommentReference"/>
        </w:rPr>
        <w:annotationRef/>
      </w:r>
      <w:r>
        <w:t>Importante</w:t>
      </w:r>
    </w:p>
  </w:comment>
  <w:comment w:id="544" w:author="Miguel Antonio Castro Martinez" w:date="2026-08-28T16:06:00Z" w:initials="MM">
    <w:p w14:paraId="78776D40" w14:textId="68C493F2" w:rsidR="006119F9" w:rsidRDefault="006119F9">
      <w:pPr>
        <w:pStyle w:val="CommentText"/>
      </w:pPr>
      <w:r>
        <w:rPr>
          <w:rStyle w:val="CommentReference"/>
        </w:rPr>
        <w:annotationRef/>
      </w:r>
      <w:r w:rsidRPr="65DA42F0">
        <w:t>Se deben contemplar todas las tablas del modelo OMOP requeridas para dar solución a los casos de uso acordados.</w:t>
      </w:r>
    </w:p>
  </w:comment>
  <w:comment w:id="545" w:author="Yimi Alejandro Herrera Bustamante" w:date="2026-09-01T16:46:00Z" w:initials="YH">
    <w:p w14:paraId="2A2FF78C" w14:textId="77777777" w:rsidR="00F55247" w:rsidRDefault="00F55247" w:rsidP="00F55247">
      <w:pPr>
        <w:pStyle w:val="CommentText"/>
      </w:pPr>
      <w:r>
        <w:rPr>
          <w:rStyle w:val="CommentReference"/>
        </w:rPr>
        <w:annotationRef/>
      </w:r>
      <w:r>
        <w:rPr>
          <w:lang w:val="es-CO"/>
        </w:rPr>
        <w:t>Se precisa!.</w:t>
      </w:r>
    </w:p>
  </w:comment>
  <w:comment w:id="546" w:author="Miguel Antonio Castro Martinez" w:date="2026-08-28T16:15:00Z" w:initials="MM">
    <w:p w14:paraId="02E75AEB" w14:textId="71F37A60" w:rsidR="00953D24" w:rsidRDefault="00953D24">
      <w:pPr>
        <w:pStyle w:val="CommentText"/>
      </w:pPr>
      <w:r>
        <w:rPr>
          <w:rStyle w:val="CommentReference"/>
        </w:rPr>
        <w:annotationRef/>
      </w:r>
      <w:r w:rsidRPr="6264D9E7">
        <w:t>Si bien el primer release cubre el Data Partner SURA, la arquitectura debe soportar y se debe demostrar que se pueden conectar otros Datapartners</w:t>
      </w:r>
    </w:p>
  </w:comment>
  <w:comment w:id="547" w:author="Yimi Alejandro Herrera Bustamante" w:date="2026-09-02T18:07:00Z" w:initials="YH">
    <w:p w14:paraId="09BBFD96" w14:textId="77777777" w:rsidR="00456433" w:rsidRDefault="00456433" w:rsidP="00456433">
      <w:pPr>
        <w:pStyle w:val="CommentText"/>
      </w:pPr>
      <w:r>
        <w:rPr>
          <w:rStyle w:val="CommentReference"/>
        </w:rPr>
        <w:annotationRef/>
      </w:r>
      <w:r>
        <w:rPr>
          <w:lang w:val="es-CO"/>
        </w:rPr>
        <w:t>De acuerdo!</w:t>
      </w:r>
    </w:p>
  </w:comment>
  <w:comment w:id="552" w:author="Miguel Antonio Castro Martinez" w:date="2026-08-28T16:21:00Z" w:initials="MM">
    <w:p w14:paraId="58E26209" w14:textId="3D05C299" w:rsidR="000C120D" w:rsidRDefault="000C120D">
      <w:pPr>
        <w:pStyle w:val="CommentText"/>
      </w:pPr>
      <w:r>
        <w:rPr>
          <w:rStyle w:val="CommentReference"/>
        </w:rPr>
        <w:annotationRef/>
      </w:r>
      <w:r w:rsidRPr="3D8D16A6">
        <w:t>Que pasa si se hace la implementación y no se cumple con las normas?</w:t>
      </w:r>
    </w:p>
  </w:comment>
  <w:comment w:id="553" w:author="Miguel Antonio Castro Martinez" w:date="2026-08-28T16:22:00Z" w:initials="MM">
    <w:p w14:paraId="0BC63A18" w14:textId="6DF9C7E0" w:rsidR="003942DE" w:rsidRDefault="003942DE">
      <w:pPr>
        <w:pStyle w:val="CommentText"/>
      </w:pPr>
      <w:r>
        <w:rPr>
          <w:rStyle w:val="CommentReference"/>
        </w:rPr>
        <w:annotationRef/>
      </w:r>
      <w:r w:rsidRPr="38309E34">
        <w:t>Tener en cuenta la norma regulatoria europea GDPR</w:t>
      </w:r>
    </w:p>
  </w:comment>
  <w:comment w:id="554" w:author="Yakeline Prieto Ballesteros" w:date="2026-09-01T09:58:00Z" w:initials="YP">
    <w:p w14:paraId="642F3625" w14:textId="77777777" w:rsidR="006702CE" w:rsidRDefault="006702CE" w:rsidP="006702CE">
      <w:pPr>
        <w:pStyle w:val="CommentText"/>
      </w:pPr>
      <w:r>
        <w:rPr>
          <w:rStyle w:val="CommentReference"/>
        </w:rPr>
        <w:annotationRef/>
      </w:r>
      <w:r>
        <w:rPr>
          <w:lang w:val="es-CO"/>
        </w:rPr>
        <w:t>La implementación garantizará el cumplimiento de las normatividad y lineamientos que sean entregados por SURA.</w:t>
      </w:r>
    </w:p>
  </w:comment>
  <w:comment w:id="555" w:author="Miguel Antonio Castro Martinez" w:date="2026-09-10T17:03:00Z" w:initials="MM">
    <w:p w14:paraId="5F6C832A" w14:textId="504A0A10" w:rsidR="00541834" w:rsidRDefault="00541834">
      <w:pPr>
        <w:pStyle w:val="CommentText"/>
      </w:pPr>
      <w:r>
        <w:rPr>
          <w:rStyle w:val="CommentReference"/>
        </w:rPr>
        <w:annotationRef/>
      </w:r>
      <w:r w:rsidRPr="01DE322E">
        <w:t>Este texto donde se confirma debe quedar el detalle en el documento, no solo en el comentario.</w:t>
      </w:r>
    </w:p>
  </w:comment>
  <w:comment w:id="556" w:author="Catalina Ceballos Granados" w:date="2026-09-14T10:32:00Z" w:initials="CC">
    <w:p w14:paraId="11D117F3" w14:textId="77777777" w:rsidR="005E5CBE" w:rsidRDefault="005E5CBE" w:rsidP="005E5CBE">
      <w:pPr>
        <w:pStyle w:val="CommentText"/>
      </w:pPr>
      <w:r>
        <w:rPr>
          <w:rStyle w:val="CommentReference"/>
        </w:rPr>
        <w:annotationRef/>
      </w:r>
      <w:r>
        <w:t>Como garantizar que la implementación cumple con estándares normativos??</w:t>
      </w:r>
    </w:p>
    <w:p w14:paraId="3E6982F7" w14:textId="77777777" w:rsidR="005E5CBE" w:rsidRDefault="005E5CBE" w:rsidP="005E5CBE">
      <w:pPr>
        <w:pStyle w:val="CommentText"/>
      </w:pPr>
      <w:r>
        <w:t>Estoy de acuerdo en que SURA se certifica, pero la implementación debe quedar lista bajo estándares, de tal forma que podamos aplicar y certificarnos. De lo contrario no podremos estar en producción.</w:t>
      </w:r>
    </w:p>
  </w:comment>
  <w:comment w:id="557" w:author="Yimi Alejandro Herrera Bustamante" w:date="2026-09-16T17:11:00Z" w:initials="YH">
    <w:p w14:paraId="7968F508" w14:textId="2D904622" w:rsidR="00A61BF4" w:rsidRDefault="00A61BF4" w:rsidP="00A61BF4">
      <w:pPr>
        <w:pStyle w:val="CommentText"/>
      </w:pPr>
      <w:r>
        <w:rPr>
          <w:rStyle w:val="CommentReference"/>
        </w:rPr>
        <w:annotationRef/>
      </w:r>
      <w:r>
        <w:fldChar w:fldCharType="begin"/>
      </w:r>
      <w:r>
        <w:instrText>HYPERLINK "mailto:yprietob@emeal.nttdata.com"</w:instrText>
      </w:r>
      <w:bookmarkStart w:id="559" w:name="_@_E4C98887B1B84C188AE1754438AB3331Z"/>
      <w:r>
        <w:fldChar w:fldCharType="separate"/>
      </w:r>
      <w:bookmarkEnd w:id="559"/>
      <w:r w:rsidRPr="00A61BF4">
        <w:rPr>
          <w:rStyle w:val="Mencionar"/>
          <w:noProof/>
        </w:rPr>
        <w:t>@Yakeline Prieto Ballesteros</w:t>
      </w:r>
      <w:r>
        <w:fldChar w:fldCharType="end"/>
      </w:r>
      <w:r>
        <w:t xml:space="preserve"> </w:t>
      </w:r>
    </w:p>
  </w:comment>
  <w:comment w:id="558" w:author="Yakeline Prieto Ballesteros" w:date="2026-09-17T09:29:00Z" w:initials="YP">
    <w:p w14:paraId="79666F52" w14:textId="0235322B" w:rsidR="00A85068" w:rsidRDefault="00A85068" w:rsidP="00A85068">
      <w:pPr>
        <w:pStyle w:val="CommentText"/>
        <w:ind w:left="720"/>
      </w:pPr>
      <w:r>
        <w:rPr>
          <w:rStyle w:val="CommentReference"/>
        </w:rPr>
        <w:annotationRef/>
      </w:r>
      <w:r>
        <w:fldChar w:fldCharType="begin"/>
      </w:r>
      <w:r>
        <w:instrText>HYPERLINK "mailto:yherrerb@emeal.nttdata.com"</w:instrText>
      </w:r>
      <w:bookmarkStart w:id="560" w:name="_@_93A31B8423294D5D8D5A6ED69A94DE9FZ"/>
      <w:r>
        <w:fldChar w:fldCharType="separate"/>
      </w:r>
      <w:bookmarkEnd w:id="560"/>
      <w:r w:rsidRPr="00A85068">
        <w:rPr>
          <w:rStyle w:val="Mencionar"/>
          <w:noProof/>
        </w:rPr>
        <w:t>@Yimi Alejandro Herrera Bustamante</w:t>
      </w:r>
      <w:r>
        <w:fldChar w:fldCharType="end"/>
      </w:r>
      <w:r>
        <w:t xml:space="preserve"> incluido en la sección de Gobierno, Seguridad y control de acceso</w:t>
      </w:r>
    </w:p>
  </w:comment>
  <w:comment w:id="565" w:author="Catalina Ceballos Granados" w:date="2026-08-28T14:49:00Z" w:initials="CC">
    <w:p w14:paraId="101AD801" w14:textId="77777777" w:rsidR="00EA02C6" w:rsidRDefault="00EA02C6" w:rsidP="00EA02C6">
      <w:pPr>
        <w:pStyle w:val="CommentText"/>
      </w:pPr>
      <w:r>
        <w:rPr>
          <w:rStyle w:val="CommentReference"/>
        </w:rPr>
        <w:annotationRef/>
      </w:r>
      <w:r>
        <w:t>En el archivo de entregable del primer release para el caso de uso RWE esta el notebook con R</w:t>
      </w:r>
    </w:p>
  </w:comment>
  <w:comment w:id="566" w:author="Yimi Alejandro Herrera Bustamante" w:date="2026-09-02T18:08:00Z" w:initials="YH">
    <w:p w14:paraId="7EC44BB5" w14:textId="77777777" w:rsidR="00F92073" w:rsidRDefault="00F92073" w:rsidP="00F92073">
      <w:pPr>
        <w:pStyle w:val="CommentText"/>
      </w:pPr>
      <w:r>
        <w:rPr>
          <w:rStyle w:val="CommentReference"/>
        </w:rPr>
        <w:annotationRef/>
      </w:r>
      <w:r>
        <w:rPr>
          <w:lang w:val="es-CO"/>
        </w:rPr>
        <w:t>Si, a lo que se refiere aca es a la responsabilidad del contenido del script aunque se apliquen algunos controles tecnicos.</w:t>
      </w:r>
    </w:p>
  </w:comment>
  <w:comment w:id="561" w:author="Miguel Antonio Castro Martinez" w:date="2026-08-28T16:27:00Z" w:initials="MM">
    <w:p w14:paraId="6D7F4741" w14:textId="045AE1A9" w:rsidR="0070119E" w:rsidRDefault="0070119E">
      <w:pPr>
        <w:pStyle w:val="CommentText"/>
      </w:pPr>
      <w:r>
        <w:rPr>
          <w:rStyle w:val="CommentReference"/>
        </w:rPr>
        <w:annotationRef/>
      </w:r>
      <w:r w:rsidRPr="797FB035">
        <w:t>La arquitectura debe mitigar el uso inadecuado de los notebooks por parte de los usuarios. aquello que técnicamente sea controlable.</w:t>
      </w:r>
    </w:p>
  </w:comment>
  <w:comment w:id="562" w:author="Yimi Alejandro Herrera Bustamante" w:date="2026-09-02T18:08:00Z" w:initials="YH">
    <w:p w14:paraId="355529EC" w14:textId="77777777" w:rsidR="00F92073" w:rsidRDefault="00F92073" w:rsidP="00F92073">
      <w:pPr>
        <w:pStyle w:val="CommentText"/>
      </w:pPr>
      <w:r>
        <w:rPr>
          <w:rStyle w:val="CommentReference"/>
        </w:rPr>
        <w:annotationRef/>
      </w:r>
      <w:r>
        <w:rPr>
          <w:lang w:val="es-CO"/>
        </w:rPr>
        <w:t>De acuerdo!.</w:t>
      </w:r>
    </w:p>
  </w:comment>
  <w:comment w:id="563" w:author="Miguel Antonio Castro Martinez" w:date="2026-09-10T17:05:00Z" w:initials="MM">
    <w:p w14:paraId="34B563C9" w14:textId="69BACDE8" w:rsidR="00541834" w:rsidRDefault="00541834">
      <w:pPr>
        <w:pStyle w:val="CommentText"/>
      </w:pPr>
      <w:r>
        <w:rPr>
          <w:rStyle w:val="CommentReference"/>
        </w:rPr>
        <w:annotationRef/>
      </w:r>
      <w:r w:rsidRPr="58BC02B8">
        <w:t>Debe existir un compromiso explicito de cuidado por parte de NTT hasta donde la tecnologia lo permita.</w:t>
      </w:r>
    </w:p>
  </w:comment>
  <w:comment w:id="564" w:author="Yimi Alejandro Herrera Bustamante" w:date="2026-09-16T17:14:00Z" w:initials="YH">
    <w:p w14:paraId="692B11E8" w14:textId="77777777" w:rsidR="0081624C" w:rsidRDefault="0081624C" w:rsidP="0081624C">
      <w:pPr>
        <w:pStyle w:val="CommentText"/>
      </w:pPr>
      <w:r>
        <w:rPr>
          <w:rStyle w:val="CommentReference"/>
        </w:rPr>
        <w:annotationRef/>
      </w:r>
      <w:r>
        <w:rPr>
          <w:lang w:val="es-CO"/>
        </w:rPr>
        <w:t>Se especifica dicho compromiso.</w:t>
      </w:r>
    </w:p>
  </w:comment>
  <w:comment w:id="567" w:author="Miguel Antonio Castro Martinez" w:date="2026-08-28T16:30:00Z" w:initials="MM">
    <w:p w14:paraId="4A82C04B" w14:textId="33A73019" w:rsidR="008C47CA" w:rsidRDefault="008C47CA">
      <w:pPr>
        <w:pStyle w:val="CommentText"/>
      </w:pPr>
      <w:r>
        <w:rPr>
          <w:rStyle w:val="CommentReference"/>
        </w:rPr>
        <w:annotationRef/>
      </w:r>
      <w:r w:rsidRPr="42585BB3">
        <w:t>NTT tambien debe garantizar el correcto uso y solicitud de habilitación de los recursos necesarios para el desarrollo del proyecto (FINOPS)</w:t>
      </w:r>
    </w:p>
  </w:comment>
  <w:comment w:id="568" w:author="Yimi Alejandro Herrera Bustamante" w:date="2026-09-02T18:08:00Z" w:initials="YH">
    <w:p w14:paraId="2973E0B3" w14:textId="77777777" w:rsidR="00A94B2F" w:rsidRDefault="00A94B2F" w:rsidP="00A94B2F">
      <w:pPr>
        <w:pStyle w:val="CommentText"/>
      </w:pPr>
      <w:r>
        <w:rPr>
          <w:rStyle w:val="CommentReference"/>
        </w:rPr>
        <w:annotationRef/>
      </w:r>
      <w:r>
        <w:rPr>
          <w:lang w:val="es-CO"/>
        </w:rPr>
        <w:t>De acuerdo!.</w:t>
      </w:r>
    </w:p>
  </w:comment>
  <w:comment w:id="569" w:author="Miguel Antonio Castro Martinez" w:date="2026-09-10T17:07:00Z" w:initials="MM">
    <w:p w14:paraId="4D3B6C82" w14:textId="0FC976E2" w:rsidR="00541834" w:rsidRDefault="00541834">
      <w:pPr>
        <w:pStyle w:val="CommentText"/>
      </w:pPr>
      <w:r>
        <w:rPr>
          <w:rStyle w:val="CommentReference"/>
        </w:rPr>
        <w:annotationRef/>
      </w:r>
      <w:r w:rsidRPr="6899EAEA">
        <w:t xml:space="preserve">Si bien se incorporan consideraciones de costos, presupuestos y monitoreo de consumo, no se evidencia de forma explícita la responsabilidad de NTT sobre la gestión FinOps de los recursos requeridos para el proyecto. Solicitamos incluir una definición clara de responsabilidades, lineamientos de habilitación de recursos, seguimiento de consumo y mecanismos de control FinOps para la operación de la solución. </w:t>
      </w:r>
    </w:p>
  </w:comment>
  <w:comment w:id="570" w:author="Yimi Alejandro Herrera Bustamante" w:date="2026-09-16T17:18:00Z" w:initials="YH">
    <w:p w14:paraId="43F998B3" w14:textId="77777777" w:rsidR="00F117CE" w:rsidRDefault="00F117CE" w:rsidP="00F117CE">
      <w:pPr>
        <w:pStyle w:val="CommentText"/>
      </w:pPr>
      <w:r>
        <w:rPr>
          <w:rStyle w:val="CommentReference"/>
        </w:rPr>
        <w:annotationRef/>
      </w:r>
      <w:r>
        <w:t xml:space="preserve">Se complementa el alcance haciendo explícita la responsabilidad de NTT DATA sobre la gestión FinOps de los recursos requeridos por el proyecto </w:t>
      </w:r>
    </w:p>
  </w:comment>
  <w:comment w:id="582" w:author="Miguel Antonio Castro Martinez" w:date="2026-08-28T16:56:00Z" w:initials="MM">
    <w:p w14:paraId="6BABBBA7" w14:textId="59C95496" w:rsidR="00145302" w:rsidRDefault="00145302">
      <w:pPr>
        <w:pStyle w:val="CommentText"/>
      </w:pPr>
      <w:r>
        <w:rPr>
          <w:rStyle w:val="CommentReference"/>
        </w:rPr>
        <w:annotationRef/>
      </w:r>
      <w:r w:rsidRPr="5B09A600">
        <w:t>Como se costean los cambios que generan un valor adicional?</w:t>
      </w:r>
    </w:p>
  </w:comment>
  <w:comment w:id="583" w:author="Ginna Paola Casadiego Sarmiento" w:date="2026-09-01T09:06:00Z" w:initials="GC">
    <w:p w14:paraId="6C725AB6" w14:textId="77777777" w:rsidR="0056228A" w:rsidRDefault="0056228A" w:rsidP="0056228A">
      <w:pPr>
        <w:pStyle w:val="CommentText"/>
      </w:pPr>
      <w:r>
        <w:rPr>
          <w:rStyle w:val="CommentReference"/>
        </w:rPr>
        <w:annotationRef/>
      </w:r>
      <w:r>
        <w:t>Se costea según la célula que abordaría el cambio teniendo en cuenta su valor semana.</w:t>
      </w:r>
    </w:p>
  </w:comment>
  <w:comment w:id="584" w:author="Miguel Antonio Castro Martinez" w:date="2026-09-10T17:06:00Z" w:initials="MM">
    <w:p w14:paraId="6929CF96" w14:textId="22960BE6" w:rsidR="00541834" w:rsidRDefault="00541834">
      <w:pPr>
        <w:pStyle w:val="CommentText"/>
      </w:pPr>
      <w:r>
        <w:rPr>
          <w:rStyle w:val="CommentReference"/>
        </w:rPr>
        <w:annotationRef/>
      </w:r>
      <w:r w:rsidRPr="4C7EB5BC">
        <w:t>Incluir respuesta en el SOW</w:t>
      </w:r>
    </w:p>
  </w:comment>
  <w:comment w:id="585" w:author="Yimi Alejandro Herrera Bustamante" w:date="2026-09-16T12:00:00Z" w:initials="YH">
    <w:p w14:paraId="615A0021" w14:textId="77777777" w:rsidR="0016678D" w:rsidRDefault="0016678D" w:rsidP="0016678D">
      <w:pPr>
        <w:pStyle w:val="CommentText"/>
      </w:pPr>
      <w:r>
        <w:rPr>
          <w:rStyle w:val="CommentReference"/>
        </w:rPr>
        <w:annotationRef/>
      </w:r>
      <w:r>
        <w:rPr>
          <w:lang w:val="es-CO"/>
        </w:rPr>
        <w:t>Se anexa.</w:t>
      </w:r>
    </w:p>
  </w:comment>
  <w:comment w:id="591" w:author="Miguel Antonio Castro Martinez" w:date="2026-08-28T16:42:00Z" w:initials="MM">
    <w:p w14:paraId="4DEF9E0D" w14:textId="0E80C0B8" w:rsidR="00D100AE" w:rsidRDefault="00D100AE">
      <w:pPr>
        <w:pStyle w:val="CommentText"/>
      </w:pPr>
      <w:r>
        <w:rPr>
          <w:rStyle w:val="CommentReference"/>
        </w:rPr>
        <w:annotationRef/>
      </w:r>
      <w:r w:rsidRPr="03573905">
        <w:t>Son los mismos registrados en el numeral 9.2 Tipos de Cambios?</w:t>
      </w:r>
    </w:p>
  </w:comment>
  <w:comment w:id="592" w:author="Ginna Paola Casadiego Sarmiento" w:date="2026-09-01T08:59:00Z" w:initials="GC">
    <w:p w14:paraId="64DE6D88" w14:textId="77777777" w:rsidR="003324B8" w:rsidRDefault="003324B8" w:rsidP="003324B8">
      <w:pPr>
        <w:pStyle w:val="CommentText"/>
      </w:pPr>
      <w:r>
        <w:rPr>
          <w:rStyle w:val="CommentReference"/>
        </w:rPr>
        <w:annotationRef/>
      </w:r>
      <w:r>
        <w:t>Si, son los mismos del 9.2</w:t>
      </w:r>
    </w:p>
  </w:comment>
  <w:comment w:id="693" w:author="Catalina Ceballos Granados" w:date="2026-08-28T15:13:00Z" w:initials="CC">
    <w:p w14:paraId="0C7D038C" w14:textId="77777777" w:rsidR="0029565E" w:rsidRDefault="0029565E" w:rsidP="0029565E">
      <w:pPr>
        <w:pStyle w:val="CommentText"/>
      </w:pPr>
      <w:r>
        <w:rPr>
          <w:rStyle w:val="CommentReference"/>
        </w:rPr>
        <w:annotationRef/>
      </w:r>
      <w:r>
        <w:t xml:space="preserve">Un riesgo son las políticas de SURA de uso de tecnología, imágenes, accesos pueden no soportar las capacidades requeridas y retrasar los entregables y su calidad </w:t>
      </w:r>
    </w:p>
  </w:comment>
  <w:comment w:id="694" w:author="Catalina Ceballos Granados" w:date="2026-08-28T15:15:00Z" w:initials="CC">
    <w:p w14:paraId="044ACEAD" w14:textId="77777777" w:rsidR="00D1361C" w:rsidRDefault="00D1361C" w:rsidP="00D1361C">
      <w:pPr>
        <w:pStyle w:val="CommentText"/>
      </w:pPr>
      <w:r>
        <w:rPr>
          <w:rStyle w:val="CommentReference"/>
        </w:rPr>
        <w:annotationRef/>
      </w:r>
      <w:r>
        <w:t>Se requiere extender a la plataforma federada una aplicación de acceso (Perfiles y permisos) que supera lo que hoy tiene SURA.</w:t>
      </w:r>
    </w:p>
  </w:comment>
  <w:comment w:id="695" w:author="Yimi Alejandro Herrera Bustamante" w:date="2026-09-02T18:10:00Z" w:initials="YH">
    <w:p w14:paraId="1654E52E" w14:textId="77777777" w:rsidR="00541D23" w:rsidRDefault="00541D23" w:rsidP="00541D23">
      <w:pPr>
        <w:pStyle w:val="CommentText"/>
      </w:pPr>
      <w:r>
        <w:rPr>
          <w:rStyle w:val="CommentReference"/>
        </w:rPr>
        <w:annotationRef/>
      </w:r>
      <w:r>
        <w:rPr>
          <w:lang w:val="es-CO"/>
        </w:rPr>
        <w:t>De acuerdo, se anexa</w:t>
      </w:r>
    </w:p>
  </w:comment>
  <w:comment w:id="696" w:author="Miguel Antonio Castro Martinez" w:date="2026-08-28T17:30:00Z" w:initials="MM">
    <w:p w14:paraId="7AC63AF9" w14:textId="2D995668" w:rsidR="00692BE5" w:rsidRDefault="00692BE5">
      <w:pPr>
        <w:pStyle w:val="CommentText"/>
      </w:pPr>
      <w:r>
        <w:rPr>
          <w:rStyle w:val="CommentReference"/>
        </w:rPr>
        <w:annotationRef/>
      </w:r>
      <w:r w:rsidRPr="2DF1AB76">
        <w:t>Sura puede disponibilizar los datos pero el proyecto Alejandria con NTT debe anonimizarlos ya que hace parte de la selección del proceso de anonimizacion.</w:t>
      </w:r>
    </w:p>
  </w:comment>
  <w:comment w:id="697" w:author="Yimi Alejandro Herrera Bustamante" w:date="2026-09-02T18:11:00Z" w:initials="YH">
    <w:p w14:paraId="6FCF8C20" w14:textId="77777777" w:rsidR="001255BA" w:rsidRDefault="001255BA" w:rsidP="001255BA">
      <w:pPr>
        <w:pStyle w:val="CommentText"/>
      </w:pPr>
      <w:r>
        <w:rPr>
          <w:rStyle w:val="CommentReference"/>
        </w:rPr>
        <w:annotationRef/>
      </w:r>
      <w:r>
        <w:rPr>
          <w:lang w:val="es-CO"/>
        </w:rPr>
        <w:t>De acuerdo!</w:t>
      </w:r>
    </w:p>
  </w:comment>
  <w:comment w:id="698" w:author="Juan Pablo Restrepo Urrea [2]" w:date="2026-09-10T17:18:00Z" w:initials="JR">
    <w:p w14:paraId="75FF8065" w14:textId="77777777" w:rsidR="006B3958" w:rsidRDefault="006B3958" w:rsidP="006B3958">
      <w:pPr>
        <w:pStyle w:val="CommentText"/>
      </w:pPr>
      <w:r>
        <w:rPr>
          <w:rStyle w:val="CommentReference"/>
        </w:rPr>
        <w:annotationRef/>
      </w:r>
      <w:r>
        <w:t>En el documento se identifican dos temas diferentes relacionados con la anonimización. El primero corresponde a la capacidad de anonimización, desidentificación y seudonimización de datos, la cual debería contemplarse explícitamente como parte de la solución y aplicarse en las diferentes fases  (desarrollo, pruebas y producción), como ya comentamos.</w:t>
      </w:r>
    </w:p>
    <w:p w14:paraId="65ED915C" w14:textId="77777777" w:rsidR="006B3958" w:rsidRDefault="006B3958" w:rsidP="006B3958">
      <w:pPr>
        <w:pStyle w:val="CommentText"/>
      </w:pPr>
    </w:p>
    <w:p w14:paraId="7FFE1CC4" w14:textId="77777777" w:rsidR="006B3958" w:rsidRDefault="006B3958" w:rsidP="006B3958">
      <w:pPr>
        <w:pStyle w:val="CommentText"/>
      </w:pPr>
      <w:r>
        <w:t>El segundo corresponde a la disponibilidad de datasets para pruebas antes de m3. Consideramos que la responsabilidad sobre la anonimización y preparación de estos datos no debe recaer exclusivamente en SURA. Dado que forma parte de los criterios de aceptación de la solución, esta responsabilidad debería ser compartida entre NTT DATA y SURA.</w:t>
      </w:r>
    </w:p>
  </w:comment>
  <w:comment w:id="699" w:author="Yimi Alejandro Herrera Bustamante" w:date="2026-09-16T17:21:00Z" w:initials="YH">
    <w:p w14:paraId="7027889C" w14:textId="77777777" w:rsidR="00F01594" w:rsidRDefault="00F01594" w:rsidP="00F01594">
      <w:pPr>
        <w:pStyle w:val="CommentText"/>
      </w:pPr>
      <w:r>
        <w:rPr>
          <w:rStyle w:val="CommentReference"/>
        </w:rPr>
        <w:annotationRef/>
      </w:r>
      <w:r>
        <w:rPr>
          <w:lang w:val="es-CO"/>
        </w:rPr>
        <w:t>De acuerdo con el comentario, se ajusta el riesgo.</w:t>
      </w:r>
    </w:p>
  </w:comment>
  <w:comment w:id="715" w:author="Catalina Ceballos Granados" w:date="2026-09-14T10:58:00Z" w:initials="CC">
    <w:p w14:paraId="1BB6426B" w14:textId="77777777" w:rsidR="000E771F" w:rsidRDefault="000E771F" w:rsidP="000E771F">
      <w:pPr>
        <w:pStyle w:val="CommentText"/>
      </w:pPr>
      <w:r>
        <w:rPr>
          <w:rStyle w:val="CommentReference"/>
        </w:rPr>
        <w:annotationRef/>
      </w:r>
      <w:r>
        <w:t xml:space="preserve">En todo el documento no encontré nada que hablara explicitamente de propiedad intelectual, proteccion de conocimiento y secreto empresarial, me parece importante. </w:t>
      </w:r>
    </w:p>
    <w:p w14:paraId="473DB3E4" w14:textId="77777777" w:rsidR="000E771F" w:rsidRDefault="000E771F" w:rsidP="000E771F">
      <w:pPr>
        <w:pStyle w:val="CommentText"/>
      </w:pPr>
      <w:r>
        <w:t>Asi como tambien me parece importante dejar claro como se maneja la comunicación al exterior de lo que aquí se produzca ejemplo: publicaciones, exposiciones, participaciones en comunidades como ponentes, exposicion en medios de comunicación  entre otros</w:t>
      </w:r>
    </w:p>
  </w:comment>
  <w:comment w:id="716" w:author="Ginna Paola Casadiego Sarmiento" w:date="2026-09-16T14:20:00Z" w:initials="GC">
    <w:p w14:paraId="49F417AA" w14:textId="45CDB548" w:rsidR="00AB214D" w:rsidRDefault="00AB214D" w:rsidP="00AB214D">
      <w:pPr>
        <w:pStyle w:val="CommentText"/>
      </w:pPr>
      <w:r>
        <w:rPr>
          <w:rStyle w:val="CommentReference"/>
        </w:rPr>
        <w:annotationRef/>
      </w:r>
      <w:r>
        <w:fldChar w:fldCharType="begin"/>
      </w:r>
      <w:r>
        <w:instrText>HYPERLINK "mailto:lfarkasr@emeal.nttdata.com"</w:instrText>
      </w:r>
      <w:bookmarkStart w:id="717" w:name="_@_E89C7339C4DE4135AAF0993C0BB01B66Z"/>
      <w:r>
        <w:fldChar w:fldCharType="separate"/>
      </w:r>
      <w:bookmarkEnd w:id="717"/>
      <w:r w:rsidRPr="00AB214D">
        <w:rPr>
          <w:rStyle w:val="Mencionar"/>
          <w:noProof/>
        </w:rPr>
        <w:t>@Lilibeth Farkas Rivera</w:t>
      </w:r>
      <w:r>
        <w:fldChar w:fldCharType="end"/>
      </w:r>
      <w:r>
        <w:t xml:space="preserve"> Nos ayudas por favor con la parte legal de Propiedad intelectual.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4EEFF2" w15:done="1"/>
  <w15:commentEx w15:paraId="3ED0A2E2" w15:paraIdParent="504EEFF2" w15:done="1"/>
  <w15:commentEx w15:paraId="181DF4B9" w15:done="1"/>
  <w15:commentEx w15:paraId="313972C1" w15:paraIdParent="181DF4B9" w15:done="1"/>
  <w15:commentEx w15:paraId="3D16F1DD" w15:paraIdParent="181DF4B9" w15:done="1"/>
  <w15:commentEx w15:paraId="27797F4B" w15:paraIdParent="181DF4B9" w15:done="1"/>
  <w15:commentEx w15:paraId="75DF25CE" w15:paraIdParent="181DF4B9" w15:done="1"/>
  <w15:commentEx w15:paraId="3BCF6253" w15:paraIdParent="181DF4B9" w15:done="1"/>
  <w15:commentEx w15:paraId="01DACBBB" w15:done="1"/>
  <w15:commentEx w15:paraId="569A419A" w15:paraIdParent="01DACBBB" w15:done="1"/>
  <w15:commentEx w15:paraId="339F756F" w15:done="1"/>
  <w15:commentEx w15:paraId="22962597" w15:paraIdParent="339F756F" w15:done="1"/>
  <w15:commentEx w15:paraId="19F31DD0" w15:paraIdParent="339F756F" w15:done="1"/>
  <w15:commentEx w15:paraId="066111A7" w15:done="1"/>
  <w15:commentEx w15:paraId="24F21320" w15:paraIdParent="066111A7" w15:done="1"/>
  <w15:commentEx w15:paraId="6F11C089" w15:paraIdParent="066111A7" w15:done="1"/>
  <w15:commentEx w15:paraId="20E0C6F5" w15:paraIdParent="066111A7" w15:done="1"/>
  <w15:commentEx w15:paraId="2166224C" w15:done="1"/>
  <w15:commentEx w15:paraId="7A9F38DC" w15:paraIdParent="2166224C" w15:done="1"/>
  <w15:commentEx w15:paraId="64DDD650" w15:paraIdParent="2166224C" w15:done="1"/>
  <w15:commentEx w15:paraId="47E1337D" w15:paraIdParent="2166224C" w15:done="1"/>
  <w15:commentEx w15:paraId="7ACA9D7E" w15:paraIdParent="2166224C" w15:done="1"/>
  <w15:commentEx w15:paraId="3E5F5945" w15:paraIdParent="2166224C" w15:done="1"/>
  <w15:commentEx w15:paraId="5F00B547" w15:done="1"/>
  <w15:commentEx w15:paraId="33FD496C" w15:paraIdParent="5F00B547" w15:done="1"/>
  <w15:commentEx w15:paraId="051FF0FD" w15:done="1"/>
  <w15:commentEx w15:paraId="2E7F5D9C" w15:paraIdParent="051FF0FD" w15:done="1"/>
  <w15:commentEx w15:paraId="11A97380" w15:paraIdParent="051FF0FD" w15:done="1"/>
  <w15:commentEx w15:paraId="01D64A8E" w15:paraIdParent="051FF0FD" w15:done="1"/>
  <w15:commentEx w15:paraId="2EE788BC" w15:paraIdParent="051FF0FD" w15:done="1"/>
  <w15:commentEx w15:paraId="4C90FC6D" w15:paraIdParent="051FF0FD" w15:done="1"/>
  <w15:commentEx w15:paraId="49B5B2EB" w15:done="1"/>
  <w15:commentEx w15:paraId="00ACB32C" w15:paraIdParent="49B5B2EB" w15:done="1"/>
  <w15:commentEx w15:paraId="3249C253" w15:done="1"/>
  <w15:commentEx w15:paraId="34549E09" w15:paraIdParent="3249C253" w15:done="1"/>
  <w15:commentEx w15:paraId="2D933B7C" w15:paraIdParent="3249C253" w15:done="1"/>
  <w15:commentEx w15:paraId="6BD40763" w15:paraIdParent="3249C253" w15:done="1"/>
  <w15:commentEx w15:paraId="554626EF" w15:done="1"/>
  <w15:commentEx w15:paraId="7708ED03" w15:paraIdParent="554626EF" w15:done="1"/>
  <w15:commentEx w15:paraId="1916D8EC" w15:done="1"/>
  <w15:commentEx w15:paraId="20C9E788" w15:paraIdParent="1916D8EC" w15:done="1"/>
  <w15:commentEx w15:paraId="0EC3F06C" w15:done="1"/>
  <w15:commentEx w15:paraId="0EE57F63" w15:paraIdParent="0EC3F06C" w15:done="1"/>
  <w15:commentEx w15:paraId="35EBA009" w15:done="1"/>
  <w15:commentEx w15:paraId="74D60100" w15:paraIdParent="35EBA009" w15:done="1"/>
  <w15:commentEx w15:paraId="7F0BD10F" w15:done="1"/>
  <w15:commentEx w15:paraId="57EC4C61" w15:paraIdParent="7F0BD10F" w15:done="1"/>
  <w15:commentEx w15:paraId="0B79D2A0" w15:paraIdParent="7F0BD10F" w15:done="1"/>
  <w15:commentEx w15:paraId="0DE8F9F2" w15:paraIdParent="7F0BD10F" w15:done="1"/>
  <w15:commentEx w15:paraId="5FD9E55D" w15:paraIdParent="7F0BD10F" w15:done="1"/>
  <w15:commentEx w15:paraId="0FB37DC9" w15:paraIdParent="7F0BD10F" w15:done="1"/>
  <w15:commentEx w15:paraId="5FABEF97" w15:paraIdParent="7F0BD10F" w15:done="1"/>
  <w15:commentEx w15:paraId="4CC46A07" w15:paraIdParent="7F0BD10F" w15:done="1"/>
  <w15:commentEx w15:paraId="1AC8460E" w15:done="1"/>
  <w15:commentEx w15:paraId="3EF30412" w15:paraIdParent="1AC8460E" w15:done="1"/>
  <w15:commentEx w15:paraId="57424698" w15:paraIdParent="1AC8460E" w15:done="1"/>
  <w15:commentEx w15:paraId="2422C45B" w15:paraIdParent="1AC8460E" w15:done="1"/>
  <w15:commentEx w15:paraId="3071363F" w15:done="1"/>
  <w15:commentEx w15:paraId="65D62F2D" w15:paraIdParent="3071363F" w15:done="1"/>
  <w15:commentEx w15:paraId="3636FC86" w15:done="1"/>
  <w15:commentEx w15:paraId="65FCFB1B" w15:paraIdParent="3636FC86" w15:done="1"/>
  <w15:commentEx w15:paraId="135202C5" w15:done="1"/>
  <w15:commentEx w15:paraId="698F68B6" w15:paraIdParent="135202C5" w15:done="1"/>
  <w15:commentEx w15:paraId="14561CA0" w15:paraIdParent="135202C5" w15:done="1"/>
  <w15:commentEx w15:paraId="4E37241C" w15:paraIdParent="135202C5" w15:done="1"/>
  <w15:commentEx w15:paraId="4D27E357" w15:paraIdParent="135202C5" w15:done="1"/>
  <w15:commentEx w15:paraId="30C148AD" w15:done="1"/>
  <w15:commentEx w15:paraId="020DEA32" w15:paraIdParent="30C148AD" w15:done="1"/>
  <w15:commentEx w15:paraId="272E6BE9" w15:paraIdParent="30C148AD" w15:done="1"/>
  <w15:commentEx w15:paraId="4408CEF4" w15:paraIdParent="30C148AD" w15:done="1"/>
  <w15:commentEx w15:paraId="6ADE2F5E" w15:done="1"/>
  <w15:commentEx w15:paraId="68CC139F" w15:paraIdParent="6ADE2F5E" w15:done="1"/>
  <w15:commentEx w15:paraId="7819AFDF" w15:done="1"/>
  <w15:commentEx w15:paraId="0C7CFA8C" w15:paraIdParent="7819AFDF" w15:done="1"/>
  <w15:commentEx w15:paraId="0335BCDA" w15:done="1"/>
  <w15:commentEx w15:paraId="3F9A9817" w15:paraIdParent="0335BCDA" w15:done="1"/>
  <w15:commentEx w15:paraId="28C97A3C" w15:done="1"/>
  <w15:commentEx w15:paraId="54630C0A" w15:paraIdParent="28C97A3C" w15:done="1"/>
  <w15:commentEx w15:paraId="7410ED79" w15:done="1"/>
  <w15:commentEx w15:paraId="48733085" w15:paraIdParent="7410ED79" w15:done="1"/>
  <w15:commentEx w15:paraId="06193802" w15:paraIdParent="7410ED79" w15:done="1"/>
  <w15:commentEx w15:paraId="136593E1" w15:paraIdParent="7410ED79" w15:done="1"/>
  <w15:commentEx w15:paraId="5C85F646" w15:paraIdParent="7410ED79" w15:done="1"/>
  <w15:commentEx w15:paraId="10866877" w15:done="1"/>
  <w15:commentEx w15:paraId="0F625881" w15:paraIdParent="10866877" w15:done="1"/>
  <w15:commentEx w15:paraId="5E813459" w15:done="1"/>
  <w15:commentEx w15:paraId="1DC21E4A" w15:paraIdParent="5E813459" w15:done="1"/>
  <w15:commentEx w15:paraId="3B10BC33" w15:done="1"/>
  <w15:commentEx w15:paraId="0C10B6AA" w15:paraIdParent="3B10BC33" w15:done="1"/>
  <w15:commentEx w15:paraId="783C4BD4" w15:done="1"/>
  <w15:commentEx w15:paraId="3C360D6F" w15:paraIdParent="783C4BD4" w15:done="1"/>
  <w15:commentEx w15:paraId="0B8562DC" w15:done="1"/>
  <w15:commentEx w15:paraId="172E3BA9" w15:paraIdParent="0B8562DC" w15:done="1"/>
  <w15:commentEx w15:paraId="14D0FE8D" w15:paraIdParent="0B8562DC" w15:done="1"/>
  <w15:commentEx w15:paraId="4496967A" w15:done="1"/>
  <w15:commentEx w15:paraId="27841E43" w15:paraIdParent="4496967A" w15:done="1"/>
  <w15:commentEx w15:paraId="15BAD484" w15:paraIdParent="4496967A" w15:done="1"/>
  <w15:commentEx w15:paraId="5288DEEC" w15:done="1"/>
  <w15:commentEx w15:paraId="2B83F66C" w15:done="1"/>
  <w15:commentEx w15:paraId="24F38CCC" w15:paraIdParent="2B83F66C" w15:done="1"/>
  <w15:commentEx w15:paraId="345A04FB" w15:paraIdParent="2B83F66C" w15:done="1"/>
  <w15:commentEx w15:paraId="0ECA7A02" w15:done="1"/>
  <w15:commentEx w15:paraId="04F5C57D" w15:paraIdParent="0ECA7A02" w15:done="1"/>
  <w15:commentEx w15:paraId="6B4E76CF" w15:paraIdParent="0ECA7A02" w15:done="1"/>
  <w15:commentEx w15:paraId="269A0754" w15:done="1"/>
  <w15:commentEx w15:paraId="7E19167B" w15:paraIdParent="269A0754" w15:done="1"/>
  <w15:commentEx w15:paraId="7CA553A6" w15:paraIdParent="269A0754" w15:done="1"/>
  <w15:commentEx w15:paraId="5DBCCB33" w15:done="1"/>
  <w15:commentEx w15:paraId="6A69D0BF" w15:paraIdParent="5DBCCB33" w15:done="1"/>
  <w15:commentEx w15:paraId="2154A276" w15:paraIdParent="5DBCCB33" w15:done="1"/>
  <w15:commentEx w15:paraId="4E6EE0A7" w15:paraIdParent="5DBCCB33" w15:done="1"/>
  <w15:commentEx w15:paraId="3FD0E247" w15:done="1"/>
  <w15:commentEx w15:paraId="7F726671" w15:paraIdParent="3FD0E247" w15:done="1"/>
  <w15:commentEx w15:paraId="3A32CDEF" w15:done="1"/>
  <w15:commentEx w15:paraId="365BD6F9" w15:paraIdParent="3A32CDEF" w15:done="1"/>
  <w15:commentEx w15:paraId="4C336648" w15:done="1"/>
  <w15:commentEx w15:paraId="62718C1B" w15:paraIdParent="4C336648" w15:done="1"/>
  <w15:commentEx w15:paraId="0F0C8D2F" w15:done="1"/>
  <w15:commentEx w15:paraId="0ED4EBD1" w15:paraIdParent="0F0C8D2F" w15:done="1"/>
  <w15:commentEx w15:paraId="0EE60EE9" w15:done="1"/>
  <w15:commentEx w15:paraId="1BDE5557" w15:paraIdParent="0EE60EE9" w15:done="1"/>
  <w15:commentEx w15:paraId="1AEB5A26" w15:done="1"/>
  <w15:commentEx w15:paraId="7A5F1237" w15:paraIdParent="1AEB5A26" w15:done="1"/>
  <w15:commentEx w15:paraId="4B0B377F" w15:done="1"/>
  <w15:commentEx w15:paraId="75B4F42A" w15:paraIdParent="4B0B377F" w15:done="1"/>
  <w15:commentEx w15:paraId="1EC9C504" w15:done="1"/>
  <w15:commentEx w15:paraId="4FB8AE43" w15:paraIdParent="1EC9C504" w15:done="1"/>
  <w15:commentEx w15:paraId="4F076886" w15:done="1"/>
  <w15:commentEx w15:paraId="65111DBD" w15:paraIdParent="4F076886" w15:done="1"/>
  <w15:commentEx w15:paraId="297AB125" w15:paraIdParent="4F076886" w15:done="1"/>
  <w15:commentEx w15:paraId="081C2049" w15:paraIdParent="4F076886" w15:done="1"/>
  <w15:commentEx w15:paraId="4BFB5779" w15:done="1"/>
  <w15:commentEx w15:paraId="5C4739CC" w15:paraIdParent="4BFB5779" w15:done="1"/>
  <w15:commentEx w15:paraId="69282797" w15:paraIdParent="4BFB5779" w15:done="1"/>
  <w15:commentEx w15:paraId="3C4E64B6" w15:paraIdParent="4BFB5779" w15:done="1"/>
  <w15:commentEx w15:paraId="7CDC7716" w15:done="1"/>
  <w15:commentEx w15:paraId="6DCA131C" w15:paraIdParent="7CDC7716" w15:done="1"/>
  <w15:commentEx w15:paraId="5A568AA8" w15:done="1"/>
  <w15:commentEx w15:paraId="785B13E9" w15:paraIdParent="5A568AA8" w15:done="1"/>
  <w15:commentEx w15:paraId="7C818DCE" w15:paraIdParent="5A568AA8" w15:done="1"/>
  <w15:commentEx w15:paraId="4F5B35C2" w15:paraIdParent="5A568AA8" w15:done="1"/>
  <w15:commentEx w15:paraId="1B6189EC" w15:done="1"/>
  <w15:commentEx w15:paraId="68F7FC03" w15:paraIdParent="1B6189EC" w15:done="1"/>
  <w15:commentEx w15:paraId="32708DD4" w15:paraIdParent="1B6189EC" w15:done="1"/>
  <w15:commentEx w15:paraId="6948F0E9" w15:paraIdParent="1B6189EC" w15:done="1"/>
  <w15:commentEx w15:paraId="4932BF63" w15:paraIdParent="1B6189EC" w15:done="1"/>
  <w15:commentEx w15:paraId="1EA47063" w15:done="1"/>
  <w15:commentEx w15:paraId="2DA7D930" w15:paraIdParent="1EA47063" w15:done="1"/>
  <w15:commentEx w15:paraId="19A0C361" w15:done="1"/>
  <w15:commentEx w15:paraId="15655F85" w15:paraIdParent="19A0C361" w15:done="1"/>
  <w15:commentEx w15:paraId="1D4D839A" w15:paraIdParent="19A0C361" w15:done="1"/>
  <w15:commentEx w15:paraId="0EB5ECA0" w15:paraIdParent="19A0C361" w15:done="1"/>
  <w15:commentEx w15:paraId="7CF4E04D" w15:done="1"/>
  <w15:commentEx w15:paraId="7227A140" w15:paraIdParent="7CF4E04D" w15:done="1"/>
  <w15:commentEx w15:paraId="76B2EF06" w15:paraIdParent="7CF4E04D" w15:done="1"/>
  <w15:commentEx w15:paraId="7572D448" w15:paraIdParent="7CF4E04D" w15:done="1"/>
  <w15:commentEx w15:paraId="788DF7AF" w15:paraIdParent="7CF4E04D" w15:done="1"/>
  <w15:commentEx w15:paraId="5F5B3773" w15:done="1"/>
  <w15:commentEx w15:paraId="4380FC33" w15:paraIdParent="5F5B3773" w15:done="1"/>
  <w15:commentEx w15:paraId="388E399B" w15:paraIdParent="5F5B3773" w15:done="1"/>
  <w15:commentEx w15:paraId="1AB1C66A" w15:done="1"/>
  <w15:commentEx w15:paraId="61F35828" w15:paraIdParent="1AB1C66A" w15:done="1"/>
  <w15:commentEx w15:paraId="1CFE198C" w15:paraIdParent="1AB1C66A" w15:done="1"/>
  <w15:commentEx w15:paraId="144291A7" w15:paraIdParent="1AB1C66A" w15:done="1"/>
  <w15:commentEx w15:paraId="551B5238" w15:done="1"/>
  <w15:commentEx w15:paraId="40887B33" w15:paraIdParent="551B5238" w15:done="1"/>
  <w15:commentEx w15:paraId="045D6736" w15:paraIdParent="551B5238" w15:done="1"/>
  <w15:commentEx w15:paraId="1676360A" w15:paraIdParent="551B5238" w15:done="1"/>
  <w15:commentEx w15:paraId="159D4BB6" w15:paraIdParent="551B5238" w15:done="1"/>
  <w15:commentEx w15:paraId="41BCFD57" w15:paraIdParent="551B5238" w15:done="1"/>
  <w15:commentEx w15:paraId="413D62C2" w15:done="1"/>
  <w15:commentEx w15:paraId="6803BD74" w15:paraIdParent="413D62C2" w15:done="1"/>
  <w15:commentEx w15:paraId="0F8F84E6" w15:done="1"/>
  <w15:commentEx w15:paraId="24B8FDC4" w15:paraIdParent="0F8F84E6" w15:done="1"/>
  <w15:commentEx w15:paraId="76B6D06C" w15:paraIdParent="0F8F84E6" w15:done="1"/>
  <w15:commentEx w15:paraId="401593E6" w15:paraIdParent="0F8F84E6" w15:done="1"/>
  <w15:commentEx w15:paraId="6DC64A18" w15:done="1"/>
  <w15:commentEx w15:paraId="0E058004" w15:paraIdParent="6DC64A18" w15:done="1"/>
  <w15:commentEx w15:paraId="61BABA5C" w15:done="1"/>
  <w15:commentEx w15:paraId="28B3619F" w15:paraIdParent="61BABA5C" w15:done="1"/>
  <w15:commentEx w15:paraId="0DB6E3CD" w15:done="1"/>
  <w15:commentEx w15:paraId="02192EBB" w15:paraIdParent="0DB6E3CD" w15:done="1"/>
  <w15:commentEx w15:paraId="3531CBCF" w15:paraIdParent="0DB6E3CD" w15:done="1"/>
  <w15:commentEx w15:paraId="1A1300BE" w15:paraIdParent="0DB6E3CD" w15:done="1"/>
  <w15:commentEx w15:paraId="0CD23C96" w15:done="1"/>
  <w15:commentEx w15:paraId="00B4B246" w15:paraIdParent="0CD23C96" w15:done="1"/>
  <w15:commentEx w15:paraId="3ED35332" w15:done="1"/>
  <w15:commentEx w15:paraId="6B47267A" w15:paraIdParent="3ED35332" w15:done="1"/>
  <w15:commentEx w15:paraId="57FA1455" w15:paraIdParent="3ED35332" w15:done="1"/>
  <w15:commentEx w15:paraId="38660DDF" w15:paraIdParent="3ED35332" w15:done="1"/>
  <w15:commentEx w15:paraId="7BDBBA71" w15:paraIdParent="3ED35332" w15:done="1"/>
  <w15:commentEx w15:paraId="7398C1C1" w15:paraIdParent="3ED35332" w15:done="1"/>
  <w15:commentEx w15:paraId="4D97C3FE" w15:done="1"/>
  <w15:commentEx w15:paraId="73D7D50F" w15:paraIdParent="4D97C3FE" w15:done="1"/>
  <w15:commentEx w15:paraId="6BC2B055" w15:paraIdParent="4D97C3FE" w15:done="1"/>
  <w15:commentEx w15:paraId="54721D4E" w15:paraIdParent="4D97C3FE" w15:done="1"/>
  <w15:commentEx w15:paraId="0319650E" w15:paraIdParent="4D97C3FE" w15:done="1"/>
  <w15:commentEx w15:paraId="3B6B9A6C" w15:paraIdParent="4D97C3FE" w15:done="1"/>
  <w15:commentEx w15:paraId="06711FD3" w15:done="1"/>
  <w15:commentEx w15:paraId="4D33228F" w15:paraIdParent="06711FD3" w15:done="1"/>
  <w15:commentEx w15:paraId="3A84C3C4" w15:paraIdParent="06711FD3" w15:done="1"/>
  <w15:commentEx w15:paraId="7E21722F" w15:paraIdParent="06711FD3" w15:done="1"/>
  <w15:commentEx w15:paraId="636FF950" w15:done="1"/>
  <w15:commentEx w15:paraId="11CD7B30" w15:done="1"/>
  <w15:commentEx w15:paraId="0A8A3587" w15:paraIdParent="11CD7B30" w15:done="1"/>
  <w15:commentEx w15:paraId="46EEC772" w15:done="1"/>
  <w15:commentEx w15:paraId="5BE3333F" w15:paraIdParent="46EEC772" w15:done="1"/>
  <w15:commentEx w15:paraId="12F68590" w15:done="1"/>
  <w15:commentEx w15:paraId="6EFEA2D3" w15:paraIdParent="12F68590" w15:done="1"/>
  <w15:commentEx w15:paraId="76B00F4C" w15:done="1"/>
  <w15:commentEx w15:paraId="184A00CA" w15:paraIdParent="76B00F4C" w15:done="1"/>
  <w15:commentEx w15:paraId="78243F2C" w15:paraIdParent="76B00F4C" w15:done="1"/>
  <w15:commentEx w15:paraId="6FDFD526" w15:paraIdParent="76B00F4C" w15:done="1"/>
  <w15:commentEx w15:paraId="11866035" w15:paraIdParent="76B00F4C" w15:done="1"/>
  <w15:commentEx w15:paraId="50F26D27" w15:done="1"/>
  <w15:commentEx w15:paraId="70DCE886" w15:paraIdParent="50F26D27" w15:done="1"/>
  <w15:commentEx w15:paraId="70B1A6B9" w15:paraIdParent="50F26D27" w15:done="1"/>
  <w15:commentEx w15:paraId="43223CE9" w15:paraIdParent="50F26D27" w15:done="1"/>
  <w15:commentEx w15:paraId="548DF8D7" w15:paraIdParent="50F26D27" w15:done="1"/>
  <w15:commentEx w15:paraId="4927E889" w15:done="1"/>
  <w15:commentEx w15:paraId="480FDEA5" w15:paraIdParent="4927E889" w15:done="1"/>
  <w15:commentEx w15:paraId="1646F1C7" w15:done="1"/>
  <w15:commentEx w15:paraId="75B80ADC" w15:paraIdParent="1646F1C7" w15:done="1"/>
  <w15:commentEx w15:paraId="34BAF6C9" w15:done="1"/>
  <w15:commentEx w15:paraId="2F9A06D1" w15:paraIdParent="34BAF6C9" w15:done="1"/>
  <w15:commentEx w15:paraId="421493D4" w15:paraIdParent="34BAF6C9" w15:done="1"/>
  <w15:commentEx w15:paraId="20E4F231" w15:done="1"/>
  <w15:commentEx w15:paraId="3FCC9B3E" w15:paraIdParent="20E4F231" w15:done="1"/>
  <w15:commentEx w15:paraId="3E17AEAE" w15:done="1"/>
  <w15:commentEx w15:paraId="7B1BD61F" w15:paraIdParent="3E17AEAE" w15:done="1"/>
  <w15:commentEx w15:paraId="7CA0CAE6" w15:done="1"/>
  <w15:commentEx w15:paraId="62FBC4C7" w15:paraIdParent="7CA0CAE6" w15:done="1"/>
  <w15:commentEx w15:paraId="46A00438" w15:paraIdParent="7CA0CAE6" w15:done="1"/>
  <w15:commentEx w15:paraId="1C53E131" w15:done="1"/>
  <w15:commentEx w15:paraId="42BD921A" w15:paraIdParent="1C53E131" w15:done="1"/>
  <w15:commentEx w15:paraId="7181D930" w15:done="1"/>
  <w15:commentEx w15:paraId="4AB27B51" w15:paraIdParent="7181D930" w15:done="1"/>
  <w15:commentEx w15:paraId="153B9C5C" w15:done="1"/>
  <w15:commentEx w15:paraId="58E428EB" w15:paraIdParent="153B9C5C" w15:done="1"/>
  <w15:commentEx w15:paraId="1E4C73A4" w15:done="1"/>
  <w15:commentEx w15:paraId="32E47B9E" w15:paraIdParent="1E4C73A4" w15:done="1"/>
  <w15:commentEx w15:paraId="4B87137F" w15:done="1"/>
  <w15:commentEx w15:paraId="4AF9EC88" w15:paraIdParent="4B87137F" w15:done="1"/>
  <w15:commentEx w15:paraId="6518ECE8" w15:done="1"/>
  <w15:commentEx w15:paraId="542EAE09" w15:paraIdParent="6518ECE8" w15:done="1"/>
  <w15:commentEx w15:paraId="43B22F0E" w15:done="1"/>
  <w15:commentEx w15:paraId="522246CB" w15:paraIdParent="43B22F0E" w15:done="1"/>
  <w15:commentEx w15:paraId="229804A5" w15:done="1"/>
  <w15:commentEx w15:paraId="56FD96A4" w15:paraIdParent="229804A5" w15:done="1"/>
  <w15:commentEx w15:paraId="36D20876" w15:done="1"/>
  <w15:commentEx w15:paraId="5FFA864A" w15:paraIdParent="36D20876" w15:done="1"/>
  <w15:commentEx w15:paraId="4F2A320F" w15:paraIdParent="36D20876" w15:done="1"/>
  <w15:commentEx w15:paraId="3F46000C" w15:paraIdParent="36D20876" w15:done="1"/>
  <w15:commentEx w15:paraId="1534B800" w15:done="1"/>
  <w15:commentEx w15:paraId="47BECED4" w15:paraIdParent="1534B800" w15:done="1"/>
  <w15:commentEx w15:paraId="175EE516" w15:paraIdParent="1534B800" w15:done="1"/>
  <w15:commentEx w15:paraId="040BFA4C" w15:paraIdParent="1534B800" w15:done="1"/>
  <w15:commentEx w15:paraId="3540FE9A" w15:done="1"/>
  <w15:commentEx w15:paraId="2005105B" w15:paraIdParent="3540FE9A" w15:done="1"/>
  <w15:commentEx w15:paraId="498D2929" w15:paraIdParent="3540FE9A" w15:done="1"/>
  <w15:commentEx w15:paraId="1E54A40D" w15:done="1"/>
  <w15:commentEx w15:paraId="0B51E24E" w15:paraIdParent="1E54A40D" w15:done="1"/>
  <w15:commentEx w15:paraId="7F3FF7D6" w15:done="1"/>
  <w15:commentEx w15:paraId="2DA20EA1" w15:paraIdParent="7F3FF7D6" w15:done="1"/>
  <w15:commentEx w15:paraId="76C75592" w15:done="1"/>
  <w15:commentEx w15:paraId="78776D40" w15:paraIdParent="76C75592" w15:done="1"/>
  <w15:commentEx w15:paraId="2A2FF78C" w15:paraIdParent="76C75592" w15:done="1"/>
  <w15:commentEx w15:paraId="02E75AEB" w15:done="1"/>
  <w15:commentEx w15:paraId="09BBFD96" w15:paraIdParent="02E75AEB" w15:done="1"/>
  <w15:commentEx w15:paraId="58E26209" w15:done="1"/>
  <w15:commentEx w15:paraId="0BC63A18" w15:paraIdParent="58E26209" w15:done="1"/>
  <w15:commentEx w15:paraId="642F3625" w15:paraIdParent="58E26209" w15:done="1"/>
  <w15:commentEx w15:paraId="5F6C832A" w15:paraIdParent="58E26209" w15:done="1"/>
  <w15:commentEx w15:paraId="3E6982F7" w15:paraIdParent="58E26209" w15:done="1"/>
  <w15:commentEx w15:paraId="7968F508" w15:paraIdParent="58E26209" w15:done="1"/>
  <w15:commentEx w15:paraId="79666F52" w15:paraIdParent="58E26209" w15:done="1"/>
  <w15:commentEx w15:paraId="101AD801" w15:done="1"/>
  <w15:commentEx w15:paraId="7EC44BB5" w15:paraIdParent="101AD801" w15:done="1"/>
  <w15:commentEx w15:paraId="6D7F4741" w15:done="1"/>
  <w15:commentEx w15:paraId="355529EC" w15:paraIdParent="6D7F4741" w15:done="1"/>
  <w15:commentEx w15:paraId="34B563C9" w15:paraIdParent="6D7F4741" w15:done="1"/>
  <w15:commentEx w15:paraId="692B11E8" w15:paraIdParent="6D7F4741" w15:done="1"/>
  <w15:commentEx w15:paraId="4A82C04B" w15:done="1"/>
  <w15:commentEx w15:paraId="2973E0B3" w15:paraIdParent="4A82C04B" w15:done="1"/>
  <w15:commentEx w15:paraId="4D3B6C82" w15:paraIdParent="4A82C04B" w15:done="1"/>
  <w15:commentEx w15:paraId="43F998B3" w15:paraIdParent="4A82C04B" w15:done="1"/>
  <w15:commentEx w15:paraId="6BABBBA7" w15:done="1"/>
  <w15:commentEx w15:paraId="6C725AB6" w15:paraIdParent="6BABBBA7" w15:done="1"/>
  <w15:commentEx w15:paraId="6929CF96" w15:paraIdParent="6BABBBA7" w15:done="1"/>
  <w15:commentEx w15:paraId="615A0021" w15:paraIdParent="6BABBBA7" w15:done="1"/>
  <w15:commentEx w15:paraId="4DEF9E0D" w15:done="1"/>
  <w15:commentEx w15:paraId="64DE6D88" w15:paraIdParent="4DEF9E0D" w15:done="1"/>
  <w15:commentEx w15:paraId="0C7D038C" w15:done="1"/>
  <w15:commentEx w15:paraId="044ACEAD" w15:paraIdParent="0C7D038C" w15:done="1"/>
  <w15:commentEx w15:paraId="1654E52E" w15:paraIdParent="0C7D038C" w15:done="1"/>
  <w15:commentEx w15:paraId="7AC63AF9" w15:done="1"/>
  <w15:commentEx w15:paraId="6FCF8C20" w15:paraIdParent="7AC63AF9" w15:done="1"/>
  <w15:commentEx w15:paraId="7FFE1CC4" w15:paraIdParent="7AC63AF9" w15:done="1"/>
  <w15:commentEx w15:paraId="7027889C" w15:paraIdParent="7AC63AF9" w15:done="1"/>
  <w15:commentEx w15:paraId="473DB3E4" w15:done="1"/>
  <w15:commentEx w15:paraId="49F417AA" w15:paraIdParent="473DB3E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B9E5B1" w16cex:dateUtc="2026-08-28T14:17:00Z"/>
  <w16cex:commentExtensible w16cex:durableId="3F1B9AC8" w16cex:dateUtc="2026-08-31T15:32:00Z"/>
  <w16cex:commentExtensible w16cex:durableId="6FE64E14" w16cex:dateUtc="2026-08-27T15:27:00Z"/>
  <w16cex:commentExtensible w16cex:durableId="5745B93A" w16cex:dateUtc="2026-08-27T15:30:00Z"/>
  <w16cex:commentExtensible w16cex:durableId="17BC3CE6" w16cex:dateUtc="2026-08-27T16:58:00Z"/>
  <w16cex:commentExtensible w16cex:durableId="5B5CFF16" w16cex:dateUtc="2026-08-31T15:39:00Z"/>
  <w16cex:commentExtensible w16cex:durableId="6628ECA6" w16cex:dateUtc="2026-09-08T19:17:00Z"/>
  <w16cex:commentExtensible w16cex:durableId="7057AABB" w16cex:dateUtc="2026-09-16T13:19:00Z"/>
  <w16cex:commentExtensible w16cex:durableId="77C59759" w16cex:dateUtc="2026-08-28T20:22:00Z"/>
  <w16cex:commentExtensible w16cex:durableId="340112C4" w16cex:dateUtc="2026-09-01T21:36:00Z"/>
  <w16cex:commentExtensible w16cex:durableId="13F477ED" w16cex:dateUtc="2026-08-28T14:23:00Z"/>
  <w16cex:commentExtensible w16cex:durableId="2299EF28" w16cex:dateUtc="2026-08-31T16:24:00Z"/>
  <w16cex:commentExtensible w16cex:durableId="3E0E1FEA" w16cex:dateUtc="2026-09-01T20:03:00Z"/>
  <w16cex:commentExtensible w16cex:durableId="5FC53356" w16cex:dateUtc="2026-08-27T15:53:00Z"/>
  <w16cex:commentExtensible w16cex:durableId="70D9C662" w16cex:dateUtc="2026-08-27T17:00:00Z">
    <w16cex:extLst>
      <w16:ext w16:uri="{CE6994B0-6A32-4C9F-8C6B-6E91EDA988CE}">
        <cr:reactions xmlns:cr="http://schemas.microsoft.com/office/comments/2020/reactions">
          <cr:reaction reactionType="1">
            <cr:reactionInfo dateUtc="2026-08-28T14:27:15Z">
              <cr:user userId="S::cceballosg@sura.com.co::f6c98d31-f74b-4972-9fcc-a71d4c0662fc" userProvider="AD" userName="Catalina Ceballos Granados"/>
            </cr:reactionInfo>
          </cr:reaction>
        </cr:reactions>
      </w16:ext>
    </w16cex:extLst>
  </w16cex:commentExtensible>
  <w16cex:commentExtensible w16cex:durableId="677D3282" w16cex:dateUtc="2026-08-28T14:28:00Z"/>
  <w16cex:commentExtensible w16cex:durableId="4333BE29" w16cex:dateUtc="2026-08-31T16:28:00Z"/>
  <w16cex:commentExtensible w16cex:durableId="29EE0FD0" w16cex:dateUtc="2026-08-27T15:55:00Z"/>
  <w16cex:commentExtensible w16cex:durableId="721BBFE8" w16cex:dateUtc="2026-08-27T15:56:00Z"/>
  <w16cex:commentExtensible w16cex:durableId="7E1426BD" w16cex:dateUtc="2026-08-27T17:04:00Z"/>
  <w16cex:commentExtensible w16cex:durableId="673E7E27" w16cex:dateUtc="2026-08-31T16:33:00Z"/>
  <w16cex:commentExtensible w16cex:durableId="61CCB220" w16cex:dateUtc="2026-09-08T19:53:00Z"/>
  <w16cex:commentExtensible w16cex:durableId="329FCB63" w16cex:dateUtc="2026-09-16T13:50:00Z"/>
  <w16cex:commentExtensible w16cex:durableId="630C1BDC" w16cex:dateUtc="2026-09-14T16:13:00Z">
    <w16cex:extLst>
      <w16:ext w16:uri="{CE6994B0-6A32-4C9F-8C6B-6E91EDA988CE}">
        <cr:reactions xmlns:cr="http://schemas.microsoft.com/office/comments/2020/reactions">
          <cr:reaction reactionType="1">
            <cr:reactionInfo dateUtc="2026-09-16T22:08:51Z">
              <cr:user userId="S::yherrerb@emeal.nttdata.com::cd8fa134-71b9-43ff-9cff-34dd71c1f972" userProvider="AD" userName="Yimi Alejandro Herrera Bustamante"/>
            </cr:reactionInfo>
          </cr:reaction>
        </cr:reactions>
      </w16:ext>
    </w16cex:extLst>
  </w16cex:commentExtensible>
  <w16cex:commentExtensible w16cex:durableId="4AC6DE0F" w16cex:dateUtc="2026-09-16T22:08:00Z"/>
  <w16cex:commentExtensible w16cex:durableId="7A98E13F" w16cex:dateUtc="2026-08-27T15:59:00Z"/>
  <w16cex:commentExtensible w16cex:durableId="3E0CB869" w16cex:dateUtc="2026-08-27T16:00:00Z"/>
  <w16cex:commentExtensible w16cex:durableId="01EED114" w16cex:dateUtc="2026-08-27T17:06:00Z"/>
  <w16cex:commentExtensible w16cex:durableId="3C65A3A8" w16cex:dateUtc="2026-08-31T16:41:00Z"/>
  <w16cex:commentExtensible w16cex:durableId="489D83BF" w16cex:dateUtc="2026-09-08T20:01:00Z"/>
  <w16cex:commentExtensible w16cex:durableId="3689759D" w16cex:dateUtc="2026-09-16T15:38:00Z"/>
  <w16cex:commentExtensible w16cex:durableId="642CFA52" w16cex:dateUtc="2026-08-27T16:07:00Z"/>
  <w16cex:commentExtensible w16cex:durableId="47DB797D" w16cex:dateUtc="2026-08-31T16:45:00Z"/>
  <w16cex:commentExtensible w16cex:durableId="309FC320" w16cex:dateUtc="2026-08-27T16:13:00Z"/>
  <w16cex:commentExtensible w16cex:durableId="6D6267AB" w16cex:dateUtc="2026-08-27T16:14:00Z"/>
  <w16cex:commentExtensible w16cex:durableId="6203818A" w16cex:dateUtc="2026-08-27T16:14:00Z"/>
  <w16cex:commentExtensible w16cex:durableId="7ABE2AFD" w16cex:dateUtc="2026-08-31T16:55:00Z"/>
  <w16cex:commentExtensible w16cex:durableId="5630BE89" w16cex:dateUtc="2026-08-28T14:34:00Z"/>
  <w16cex:commentExtensible w16cex:durableId="6BC6EEF2" w16cex:dateUtc="2026-08-31T17:03:00Z"/>
  <w16cex:commentExtensible w16cex:durableId="66222124" w16cex:dateUtc="2026-08-28T14:35:00Z"/>
  <w16cex:commentExtensible w16cex:durableId="37F1BFC3" w16cex:dateUtc="2026-08-31T17:11:00Z"/>
  <w16cex:commentExtensible w16cex:durableId="12CB01AD" w16cex:dateUtc="2026-08-27T16:18:00Z"/>
  <w16cex:commentExtensible w16cex:durableId="2F632ED3" w16cex:dateUtc="2026-08-31T17:11:00Z"/>
  <w16cex:commentExtensible w16cex:durableId="4932BB04" w16cex:dateUtc="2026-08-27T16:19:00Z"/>
  <w16cex:commentExtensible w16cex:durableId="076CF278" w16cex:dateUtc="2026-08-31T17:15:00Z"/>
  <w16cex:commentExtensible w16cex:durableId="735BFAC4" w16cex:dateUtc="2026-08-27T16:19:00Z"/>
  <w16cex:commentExtensible w16cex:durableId="7F8A84E8" w16cex:dateUtc="2026-08-27T16:21:00Z"/>
  <w16cex:commentExtensible w16cex:durableId="3FC70508" w16cex:dateUtc="2026-08-27T16:23:00Z"/>
  <w16cex:commentExtensible w16cex:durableId="161985DC" w16cex:dateUtc="2026-08-27T16:24:00Z"/>
  <w16cex:commentExtensible w16cex:durableId="6F0A9561" w16cex:dateUtc="2026-09-02T22:24:00Z"/>
  <w16cex:commentExtensible w16cex:durableId="3A29C888" w16cex:dateUtc="2026-09-08T20:25:00Z"/>
  <w16cex:commentExtensible w16cex:durableId="7F960DA0" w16cex:dateUtc="2026-09-08T20:26:00Z"/>
  <w16cex:commentExtensible w16cex:durableId="195ADAE8" w16cex:dateUtc="2026-09-16T15:43:00Z"/>
  <w16cex:commentExtensible w16cex:durableId="6A8AB799" w16cex:dateUtc="2026-08-27T16:27:00Z"/>
  <w16cex:commentExtensible w16cex:durableId="178A5479" w16cex:dateUtc="2026-09-01T15:59:00Z"/>
  <w16cex:commentExtensible w16cex:durableId="37116619" w16cex:dateUtc="2026-09-08T20:30:00Z"/>
  <w16cex:commentExtensible w16cex:durableId="0E9A5E50" w16cex:dateUtc="2026-09-16T19:30:00Z"/>
  <w16cex:commentExtensible w16cex:durableId="7B38E97D" w16cex:dateUtc="2026-08-27T16:28:00Z"/>
  <w16cex:commentExtensible w16cex:durableId="348F1AAA" w16cex:dateUtc="2026-08-31T17:17:00Z"/>
  <w16cex:commentExtensible w16cex:durableId="668033E8" w16cex:dateUtc="2026-08-27T16:30:00Z"/>
  <w16cex:commentExtensible w16cex:durableId="0712238E" w16cex:dateUtc="2026-08-31T17:19:00Z"/>
  <w16cex:commentExtensible w16cex:durableId="6137ABB0" w16cex:dateUtc="2026-08-27T16:36:00Z"/>
  <w16cex:commentExtensible w16cex:durableId="62F42A65" w16cex:dateUtc="2026-08-27T16:37:00Z"/>
  <w16cex:commentExtensible w16cex:durableId="48A424E4" w16cex:dateUtc="2026-09-01T16:03:00Z"/>
  <w16cex:commentExtensible w16cex:durableId="44A869D9" w16cex:dateUtc="2026-09-08T20:39:00Z"/>
  <w16cex:commentExtensible w16cex:durableId="1B386A2B" w16cex:dateUtc="2026-09-16T19:31:00Z"/>
  <w16cex:commentExtensible w16cex:durableId="3C1DA121" w16cex:dateUtc="2026-08-27T16:41:00Z"/>
  <w16cex:commentExtensible w16cex:durableId="44804632" w16cex:dateUtc="2026-09-01T16:04:00Z"/>
  <w16cex:commentExtensible w16cex:durableId="63ADFCD0" w16cex:dateUtc="2026-09-08T20:44:00Z"/>
  <w16cex:commentExtensible w16cex:durableId="47E0E9D8" w16cex:dateUtc="2026-09-16T19:36:00Z"/>
  <w16cex:commentExtensible w16cex:durableId="73D90B27" w16cex:dateUtc="2026-08-28T13:24:00Z"/>
  <w16cex:commentExtensible w16cex:durableId="74593B34" w16cex:dateUtc="2026-09-01T16:05:00Z"/>
  <w16cex:commentExtensible w16cex:durableId="0918E495" w16cex:dateUtc="2026-08-28T13:25:00Z"/>
  <w16cex:commentExtensible w16cex:durableId="7AA055BA" w16cex:dateUtc="2026-09-01T20:13:00Z"/>
  <w16cex:commentExtensible w16cex:durableId="150287D8" w16cex:dateUtc="2026-08-27T16:55:00Z"/>
  <w16cex:commentExtensible w16cex:durableId="52D0FEF0" w16cex:dateUtc="2026-09-02T21:28:00Z"/>
  <w16cex:commentExtensible w16cex:durableId="5A05CEC9" w16cex:dateUtc="2026-08-28T17:12:00Z"/>
  <w16cex:commentExtensible w16cex:durableId="0331C2CC" w16cex:dateUtc="2026-09-02T21:34:00Z"/>
  <w16cex:commentExtensible w16cex:durableId="3913A38B" w16cex:dateUtc="2026-08-27T19:33:00Z"/>
  <w16cex:commentExtensible w16cex:durableId="7202054A" w16cex:dateUtc="2026-08-27T19:33:00Z"/>
  <w16cex:commentExtensible w16cex:durableId="595B3241" w16cex:dateUtc="2026-09-01T21:38:00Z"/>
  <w16cex:commentExtensible w16cex:durableId="659A9783" w16cex:dateUtc="2026-09-08T21:04:00Z"/>
  <w16cex:commentExtensible w16cex:durableId="7972C4CB" w16cex:dateUtc="2026-09-16T15:19:00Z"/>
  <w16cex:commentExtensible w16cex:durableId="289E7EE8" w16cex:dateUtc="2026-08-28T17:14:00Z"/>
  <w16cex:commentExtensible w16cex:durableId="1731F44F" w16cex:dateUtc="2026-09-02T21:34:00Z"/>
  <w16cex:commentExtensible w16cex:durableId="17D5AC86" w16cex:dateUtc="2026-08-27T19:38:00Z"/>
  <w16cex:commentExtensible w16cex:durableId="7F916A6D" w16cex:dateUtc="2026-09-02T21:35:00Z"/>
  <w16cex:commentExtensible w16cex:durableId="200FA5F1" w16cex:dateUtc="2026-08-27T19:41:00Z"/>
  <w16cex:commentExtensible w16cex:durableId="4AE267D7" w16cex:dateUtc="2026-09-02T21:35:00Z"/>
  <w16cex:commentExtensible w16cex:durableId="7F3F918D" w16cex:dateUtc="2026-08-27T19:50:00Z"/>
  <w16cex:commentExtensible w16cex:durableId="19665C8A" w16cex:dateUtc="2026-09-02T21:36:00Z"/>
  <w16cex:commentExtensible w16cex:durableId="13B58C32" w16cex:dateUtc="2026-08-27T19:38:00Z"/>
  <w16cex:commentExtensible w16cex:durableId="750E06F0" w16cex:dateUtc="2026-09-02T21:35:00Z"/>
  <w16cex:commentExtensible w16cex:durableId="634FBEC6" w16cex:dateUtc="2026-09-09T15:23:00Z"/>
  <w16cex:commentExtensible w16cex:durableId="4BDF7D8A" w16cex:dateUtc="2026-08-28T20:23:00Z"/>
  <w16cex:commentExtensible w16cex:durableId="7DA1939C" w16cex:dateUtc="2026-09-03T13:49:00Z"/>
  <w16cex:commentExtensible w16cex:durableId="1C33D0B9" w16cex:dateUtc="2026-09-09T15:27:00Z"/>
  <w16cex:commentExtensible w16cex:durableId="64A67CD8" w16cex:dateUtc="2026-08-28T20:41:00Z"/>
  <w16cex:commentExtensible w16cex:durableId="524C1E68" w16cex:dateUtc="2026-08-27T20:00:00Z"/>
  <w16cex:commentExtensible w16cex:durableId="2C9C42D0" w16cex:dateUtc="2026-09-09T15:39:00Z"/>
  <w16cex:commentExtensible w16cex:durableId="60DD9D7E" w16cex:dateUtc="2026-09-16T15:30:00Z"/>
  <w16cex:commentExtensible w16cex:durableId="0B12E7E1" w16cex:dateUtc="2026-08-27T20:04:00Z"/>
  <w16cex:commentExtensible w16cex:durableId="2605C6D1" w16cex:dateUtc="2026-09-02T15:44:00Z"/>
  <w16cex:commentExtensible w16cex:durableId="2EE06B16" w16cex:dateUtc="2026-09-02T22:04:00Z"/>
  <w16cex:commentExtensible w16cex:durableId="7E786410" w16cex:dateUtc="2026-08-27T20:04:00Z"/>
  <w16cex:commentExtensible w16cex:durableId="1C89075E" w16cex:dateUtc="2026-09-02T15:45:00Z"/>
  <w16cex:commentExtensible w16cex:durableId="439AEC4B" w16cex:dateUtc="2026-09-02T22:04:00Z"/>
  <w16cex:commentExtensible w16cex:durableId="5D6F1C66" w16cex:dateUtc="2026-08-28T20:39:00Z"/>
  <w16cex:commentExtensible w16cex:durableId="5580EE89" w16cex:dateUtc="2026-09-02T21:42:00Z"/>
  <w16cex:commentExtensible w16cex:durableId="037769EF" w16cex:dateUtc="2026-09-09T15:44:00Z"/>
  <w16cex:commentExtensible w16cex:durableId="57DEA77A" w16cex:dateUtc="2026-09-16T22:02:00Z"/>
  <w16cex:commentExtensible w16cex:durableId="4EAC390C" w16cex:dateUtc="2026-08-28T20:31:00Z"/>
  <w16cex:commentExtensible w16cex:durableId="24DCEA14" w16cex:dateUtc="2026-09-02T21:51:00Z"/>
  <w16cex:commentExtensible w16cex:durableId="4A3D8A57" w16cex:dateUtc="2026-08-28T17:18:00Z"/>
  <w16cex:commentExtensible w16cex:durableId="34AEAC4E" w16cex:dateUtc="2026-09-02T21:51:00Z"/>
  <w16cex:commentExtensible w16cex:durableId="10799F1F" w16cex:dateUtc="2026-08-28T17:20:00Z"/>
  <w16cex:commentExtensible w16cex:durableId="7F7FB62F" w16cex:dateUtc="2026-09-02T21:52:00Z"/>
  <w16cex:commentExtensible w16cex:durableId="34DBEC43" w16cex:dateUtc="2026-08-28T17:21:00Z"/>
  <w16cex:commentExtensible w16cex:durableId="00C2658D" w16cex:dateUtc="2026-09-02T21:53:00Z"/>
  <w16cex:commentExtensible w16cex:durableId="2A6D16B6" w16cex:dateUtc="2026-08-28T17:22:00Z">
    <w16cex:extLst>
      <w16:ext w16:uri="{CE6994B0-6A32-4C9F-8C6B-6E91EDA988CE}">
        <cr:reactions xmlns:cr="http://schemas.microsoft.com/office/comments/2020/reactions">
          <cr:reaction reactionType="1">
            <cr:reactionInfo dateUtc="2026-09-02T21:54:25Z">
              <cr:user userId="S::yherrerb@emeal.nttdata.com::cd8fa134-71b9-43ff-9cff-34dd71c1f972" userProvider="AD" userName="Yimi Alejandro Herrera Bustamante"/>
            </cr:reactionInfo>
          </cr:reaction>
        </cr:reactions>
      </w16:ext>
    </w16cex:extLst>
  </w16cex:commentExtensible>
  <w16cex:commentExtensible w16cex:durableId="3A733B90" w16cex:dateUtc="2026-09-02T21:54:00Z"/>
  <w16cex:commentExtensible w16cex:durableId="5FC95CCF" w16cex:dateUtc="2026-08-28T20:24:00Z"/>
  <w16cex:commentExtensible w16cex:durableId="4F6FBEFB" w16cex:dateUtc="2026-09-02T21:55:00Z"/>
  <w16cex:commentExtensible w16cex:durableId="36CAC59E" w16cex:dateUtc="2026-08-28T20:26:00Z"/>
  <w16cex:commentExtensible w16cex:durableId="6298B997" w16cex:dateUtc="2026-09-02T22:25:00Z"/>
  <w16cex:commentExtensible w16cex:durableId="244C58F3" w16cex:dateUtc="2026-08-28T20:25:00Z"/>
  <w16cex:commentExtensible w16cex:durableId="742BE65B" w16cex:dateUtc="2026-09-02T21:57:00Z"/>
  <w16cex:commentExtensible w16cex:durableId="381D1D1D" w16cex:dateUtc="2026-08-28T20:25:00Z"/>
  <w16cex:commentExtensible w16cex:durableId="4AFD4D3E" w16cex:dateUtc="2026-09-02T22:01:00Z"/>
  <w16cex:commentExtensible w16cex:durableId="10D5878E" w16cex:dateUtc="2026-09-09T15:51:00Z"/>
  <w16cex:commentExtensible w16cex:durableId="7A5CE714" w16cex:dateUtc="2026-09-17T19:26:00Z"/>
  <w16cex:commentExtensible w16cex:durableId="7CDC680E" w16cex:dateUtc="2026-08-28T20:24:00Z"/>
  <w16cex:commentExtensible w16cex:durableId="033CC45A" w16cex:dateUtc="2026-09-03T13:51:00Z"/>
  <w16cex:commentExtensible w16cex:durableId="652DB7F3" w16cex:dateUtc="2026-09-09T15:54:00Z"/>
  <w16cex:commentExtensible w16cex:durableId="334015CC" w16cex:dateUtc="2026-09-16T22:06:00Z"/>
  <w16cex:commentExtensible w16cex:durableId="3A1FFA64" w16cex:dateUtc="2026-08-28T17:23:00Z"/>
  <w16cex:commentExtensible w16cex:durableId="327DA122" w16cex:dateUtc="2026-09-02T22:26:00Z"/>
  <w16cex:commentExtensible w16cex:durableId="1C72DB84" w16cex:dateUtc="2026-08-27T20:10:00Z"/>
  <w16cex:commentExtensible w16cex:durableId="5E6D439E" w16cex:dateUtc="2026-09-03T13:52:00Z"/>
  <w16cex:commentExtensible w16cex:durableId="437D8C4F" w16cex:dateUtc="2026-09-03T15:32:00Z"/>
  <w16cex:commentExtensible w16cex:durableId="2CA07902" w16cex:dateUtc="2026-09-09T16:04:00Z"/>
  <w16cex:commentExtensible w16cex:durableId="6B2B3621" w16cex:dateUtc="2026-08-27T20:13:00Z">
    <w16cex:extLst>
      <w16:ext w16:uri="{CE6994B0-6A32-4C9F-8C6B-6E91EDA988CE}">
        <cr:reactions xmlns:cr="http://schemas.microsoft.com/office/comments/2020/reactions">
          <cr:reaction reactionType="1">
            <cr:reactionInfo dateUtc="2026-08-28T17:24:03Z">
              <cr:user userId="S::cceballosg@sura.com.co::f6c98d31-f74b-4972-9fcc-a71d4c0662fc" userProvider="AD" userName="Catalina Ceballos Granados"/>
            </cr:reactionInfo>
          </cr:reaction>
        </cr:reactions>
      </w16:ext>
    </w16cex:extLst>
  </w16cex:commentExtensible>
  <w16cex:commentExtensible w16cex:durableId="1B6E4774" w16cex:dateUtc="2026-08-27T20:13:00Z"/>
  <w16cex:commentExtensible w16cex:durableId="6F31A286" w16cex:dateUtc="2026-09-02T22:31:00Z"/>
  <w16cex:commentExtensible w16cex:durableId="06A45D75" w16cex:dateUtc="2026-09-09T16:15:00Z"/>
  <w16cex:commentExtensible w16cex:durableId="7AA24488" w16cex:dateUtc="2026-09-16T22:07:00Z"/>
  <w16cex:commentExtensible w16cex:durableId="4FB54EFE" w16cex:dateUtc="2026-08-28T20:36:00Z"/>
  <w16cex:commentExtensible w16cex:durableId="2842C49D" w16cex:dateUtc="2026-09-03T13:54:00Z"/>
  <w16cex:commentExtensible w16cex:durableId="70A5D86C" w16cex:dateUtc="2026-08-28T20:35:00Z"/>
  <w16cex:commentExtensible w16cex:durableId="3405990E" w16cex:dateUtc="2026-09-02T23:12:00Z"/>
  <w16cex:commentExtensible w16cex:durableId="54CC6469" w16cex:dateUtc="2026-09-09T16:30:00Z"/>
  <w16cex:commentExtensible w16cex:durableId="4F7B7556" w16cex:dateUtc="2026-09-17T19:45:00Z"/>
  <w16cex:commentExtensible w16cex:durableId="7BFC9078" w16cex:dateUtc="2026-08-27T20:18:00Z">
    <w16cex:extLst>
      <w16:ext w16:uri="{CE6994B0-6A32-4C9F-8C6B-6E91EDA988CE}">
        <cr:reactions xmlns:cr="http://schemas.microsoft.com/office/comments/2020/reactions">
          <cr:reaction reactionType="1">
            <cr:reactionInfo dateUtc="2026-08-28T20:43:09Z">
              <cr:user userId="S::crodrigueze@sura.com.co::5e13ceed-c3ef-44a8-ab5f-d18e835ccf39" userProvider="AD" userName="Camilo Andres Rodriguez Esparza"/>
            </cr:reactionInfo>
          </cr:reaction>
        </cr:reactions>
      </w16:ext>
    </w16cex:extLst>
  </w16cex:commentExtensible>
  <w16cex:commentExtensible w16cex:durableId="3FAD1B68" w16cex:dateUtc="2026-08-28T20:43:00Z"/>
  <w16cex:commentExtensible w16cex:durableId="5B13DC62" w16cex:dateUtc="2026-09-02T23:13:00Z"/>
  <w16cex:commentExtensible w16cex:durableId="6BE74AF0" w16cex:dateUtc="2026-09-09T18:47:00Z"/>
  <w16cex:commentExtensible w16cex:durableId="17D5E957" w16cex:dateUtc="2026-09-17T19:28:00Z"/>
  <w16cex:commentExtensible w16cex:durableId="78EEA4E8" w16cex:dateUtc="2026-08-28T20:27:00Z"/>
  <w16cex:commentExtensible w16cex:durableId="74424B8B" w16cex:dateUtc="2026-09-09T18:50:00Z"/>
  <w16cex:commentExtensible w16cex:durableId="0E0A3BD2" w16cex:dateUtc="2026-09-16T15:54:00Z"/>
  <w16cex:commentExtensible w16cex:durableId="63495AF7" w16cex:dateUtc="2026-08-27T20:25:00Z"/>
  <w16cex:commentExtensible w16cex:durableId="1422B0A5" w16cex:dateUtc="2026-09-02T00:01:00Z"/>
  <w16cex:commentExtensible w16cex:durableId="5EE2EBAA" w16cex:dateUtc="2026-09-09T18:53:00Z"/>
  <w16cex:commentExtensible w16cex:durableId="3BBB8F46" w16cex:dateUtc="2026-09-15T23:11:00Z"/>
  <w16cex:commentExtensible w16cex:durableId="47DBBB05" w16cex:dateUtc="2026-08-27T20:45:00Z"/>
  <w16cex:commentExtensible w16cex:durableId="4B51D164" w16cex:dateUtc="2026-09-02T23:13:00Z"/>
  <w16cex:commentExtensible w16cex:durableId="081F2371" w16cex:dateUtc="2026-09-03T13:58:00Z"/>
  <w16cex:commentExtensible w16cex:durableId="77434C73" w16cex:dateUtc="2026-09-09T19:03:00Z"/>
  <w16cex:commentExtensible w16cex:durableId="55697CD8" w16cex:dateUtc="2026-09-16T15:46:00Z"/>
  <w16cex:commentExtensible w16cex:durableId="6ED1F485" w16cex:dateUtc="2026-09-16T16:07:00Z"/>
  <w16cex:commentExtensible w16cex:durableId="2A807509" w16cex:dateUtc="2026-08-27T21:12:00Z"/>
  <w16cex:commentExtensible w16cex:durableId="23198679" w16cex:dateUtc="2026-09-01T20:32:00Z"/>
  <w16cex:commentExtensible w16cex:durableId="178E4479" w16cex:dateUtc="2026-08-27T21:14:00Z"/>
  <w16cex:commentExtensible w16cex:durableId="224A1A28" w16cex:dateUtc="2026-09-03T15:51:00Z"/>
  <w16cex:commentExtensible w16cex:durableId="2B8CE636" w16cex:dateUtc="2026-09-09T19:07:00Z"/>
  <w16cex:commentExtensible w16cex:durableId="24A6167A" w16cex:dateUtc="2026-09-16T15:54:00Z"/>
  <w16cex:commentExtensible w16cex:durableId="59460155" w16cex:dateUtc="2026-08-27T21:15:00Z"/>
  <w16cex:commentExtensible w16cex:durableId="1A3D7D63" w16cex:dateUtc="2026-09-15T23:14:00Z"/>
  <w16cex:commentExtensible w16cex:durableId="14B6D1B2" w16cex:dateUtc="2026-08-28T20:28:00Z"/>
  <w16cex:commentExtensible w16cex:durableId="40CDA767" w16cex:dateUtc="2026-09-02T22:45:00Z"/>
  <w16cex:commentExtensible w16cex:durableId="7CE928A4" w16cex:dateUtc="2026-08-28T20:29:00Z"/>
  <w16cex:commentExtensible w16cex:durableId="560142D2" w16cex:dateUtc="2026-09-02T22:44:00Z"/>
  <w16cex:commentExtensible w16cex:durableId="3231F9D3" w16cex:dateUtc="2026-09-09T19:14:00Z"/>
  <w16cex:commentExtensible w16cex:durableId="5BE9B81C" w16cex:dateUtc="2026-09-17T19:38:00Z"/>
  <w16cex:commentExtensible w16cex:durableId="6CA28B67" w16cex:dateUtc="2026-08-28T20:28:00Z"/>
  <w16cex:commentExtensible w16cex:durableId="4E52823B" w16cex:dateUtc="2026-09-02T22:48:00Z"/>
  <w16cex:commentExtensible w16cex:durableId="5F4BB027" w16cex:dateUtc="2026-08-27T21:36:00Z"/>
  <w16cex:commentExtensible w16cex:durableId="16D74957" w16cex:dateUtc="2026-08-27T21:38:00Z"/>
  <w16cex:commentExtensible w16cex:durableId="5923A2DD" w16cex:dateUtc="2026-09-01T16:11:00Z"/>
  <w16cex:commentExtensible w16cex:durableId="564CA3E1" w16cex:dateUtc="2026-09-09T19:34:00Z"/>
  <w16cex:commentExtensible w16cex:durableId="7D41F47F" w16cex:dateUtc="2026-09-10T20:17:00Z"/>
  <w16cex:commentExtensible w16cex:durableId="7E8DEACE" w16cex:dateUtc="2026-09-16T16:23:00Z"/>
  <w16cex:commentExtensible w16cex:durableId="763A876A" w16cex:dateUtc="2026-08-28T13:14:00Z"/>
  <w16cex:commentExtensible w16cex:durableId="26F020E7" w16cex:dateUtc="2026-08-28T13:15:00Z"/>
  <w16cex:commentExtensible w16cex:durableId="5339D800" w16cex:dateUtc="2026-08-28T13:18:00Z"/>
  <w16cex:commentExtensible w16cex:durableId="57DFB4D7" w16cex:dateUtc="2026-09-02T22:47:00Z"/>
  <w16cex:commentExtensible w16cex:durableId="3CF266A3" w16cex:dateUtc="2026-09-10T20:26:00Z"/>
  <w16cex:commentExtensible w16cex:durableId="64329DBC" w16cex:dateUtc="2026-09-17T20:09:00Z"/>
  <w16cex:commentExtensible w16cex:durableId="5C66D3DC" w16cex:dateUtc="2026-08-27T21:54:00Z"/>
  <w16cex:commentExtensible w16cex:durableId="759FFE49" w16cex:dateUtc="2026-09-01T16:38:00Z"/>
  <w16cex:commentExtensible w16cex:durableId="7800105A" w16cex:dateUtc="2026-09-10T20:29:00Z"/>
  <w16cex:commentExtensible w16cex:durableId="46376C3C" w16cex:dateUtc="2026-09-16T16:39:00Z"/>
  <w16cex:commentExtensible w16cex:durableId="0D7E65F5" w16cex:dateUtc="2026-08-28T13:36:00Z"/>
  <w16cex:commentExtensible w16cex:durableId="5D8E764A" w16cex:dateUtc="2026-08-28T13:38:00Z"/>
  <w16cex:commentExtensible w16cex:durableId="69224AB9" w16cex:dateUtc="2026-09-01T16:20:00Z"/>
  <w16cex:commentExtensible w16cex:durableId="50ED4B99" w16cex:dateUtc="2026-08-27T16:58:00Z"/>
  <w16cex:commentExtensible w16cex:durableId="0E227D61" w16cex:dateUtc="2026-09-02T22:58:00Z"/>
  <w16cex:commentExtensible w16cex:durableId="40BB49D6" w16cex:dateUtc="2026-08-28T15:23:00Z"/>
  <w16cex:commentExtensible w16cex:durableId="4F3E65CD" w16cex:dateUtc="2026-09-01T16:35:00Z"/>
  <w16cex:commentExtensible w16cex:durableId="4BD61A67" w16cex:dateUtc="2026-08-28T15:29:00Z"/>
  <w16cex:commentExtensible w16cex:durableId="2D5903E2" w16cex:dateUtc="2026-09-01T16:34:00Z"/>
  <w16cex:commentExtensible w16cex:durableId="54FFE9EF" w16cex:dateUtc="2026-09-03T14:59:00Z"/>
  <w16cex:commentExtensible w16cex:durableId="692F8772" w16cex:dateUtc="2026-09-10T20:38:00Z"/>
  <w16cex:commentExtensible w16cex:durableId="7750A617" w16cex:dateUtc="2026-09-16T16:23:00Z"/>
  <w16cex:commentExtensible w16cex:durableId="581B8142" w16cex:dateUtc="2026-08-28T22:47:00Z"/>
  <w16cex:commentExtensible w16cex:durableId="78F529A6" w16cex:dateUtc="2026-09-01T16:33:00Z"/>
  <w16cex:commentExtensible w16cex:durableId="2D94F7C4" w16cex:dateUtc="2026-09-02T03:44:00Z"/>
  <w16cex:commentExtensible w16cex:durableId="58AB4EE8" w16cex:dateUtc="2026-09-10T21:26:00Z"/>
  <w16cex:commentExtensible w16cex:durableId="30C20449" w16cex:dateUtc="2026-09-17T20:53:00Z"/>
  <w16cex:commentExtensible w16cex:durableId="2BCA9C94" w16cex:dateUtc="2026-08-28T18:52:00Z">
    <w16cex:extLst>
      <w16:ext w16:uri="{CE6994B0-6A32-4C9F-8C6B-6E91EDA988CE}">
        <cr:reactions xmlns:cr="http://schemas.microsoft.com/office/comments/2020/reactions">
          <cr:reaction reactionType="1">
            <cr:reactionInfo dateUtc="2026-08-28T20:45:54Z">
              <cr:user userId="S::crodrigueze@sura.com.co::5e13ceed-c3ef-44a8-ab5f-d18e835ccf39" userProvider="AD" userName="Camilo Andres Rodriguez Esparza"/>
            </cr:reactionInfo>
          </cr:reaction>
        </cr:reactions>
      </w16:ext>
    </w16cex:extLst>
  </w16cex:commentExtensible>
  <w16cex:commentExtensible w16cex:durableId="1CAE97C4" w16cex:dateUtc="2026-09-01T20:37:00Z"/>
  <w16cex:commentExtensible w16cex:durableId="07F6B75B" w16cex:dateUtc="2026-08-28T15:55:00Z"/>
  <w16cex:commentExtensible w16cex:durableId="7391D66C" w16cex:dateUtc="2026-09-02T12:45:00Z"/>
  <w16cex:commentExtensible w16cex:durableId="3EDFF7AC" w16cex:dateUtc="2026-08-28T16:07:00Z"/>
  <w16cex:commentExtensible w16cex:durableId="136D7484" w16cex:dateUtc="2026-09-02T23:14:00Z"/>
  <w16cex:commentExtensible w16cex:durableId="0C394375" w16cex:dateUtc="2026-09-03T01:09:00Z"/>
  <w16cex:commentExtensible w16cex:durableId="697120A4" w16cex:dateUtc="2026-08-28T19:11:00Z"/>
  <w16cex:commentExtensible w16cex:durableId="225F4033" w16cex:dateUtc="2026-09-01T20:38:00Z"/>
  <w16cex:commentExtensible w16cex:durableId="6CDE39A8" w16cex:dateUtc="2026-08-28T19:19:00Z"/>
  <w16cex:commentExtensible w16cex:durableId="250C4B18" w16cex:dateUtc="2026-09-01T20:41:00Z"/>
  <w16cex:commentExtensible w16cex:durableId="75CC1CB8" w16cex:dateUtc="2026-08-28T19:28:00Z"/>
  <w16cex:commentExtensible w16cex:durableId="28587573" w16cex:dateUtc="2026-09-03T13:55:00Z"/>
  <w16cex:commentExtensible w16cex:durableId="6C11E1B2" w16cex:dateUtc="2026-09-03T15:55:00Z"/>
  <w16cex:commentExtensible w16cex:durableId="470BBC3A" w16cex:dateUtc="2026-08-28T19:48:00Z"/>
  <w16cex:commentExtensible w16cex:durableId="4CEE7C6A" w16cex:dateUtc="2026-09-01T20:41:00Z"/>
  <w16cex:commentExtensible w16cex:durableId="73CCC6D6" w16cex:dateUtc="2026-08-28T19:55:00Z"/>
  <w16cex:commentExtensible w16cex:durableId="3A40B1FD" w16cex:dateUtc="2026-09-01T20:44:00Z"/>
  <w16cex:commentExtensible w16cex:durableId="0C9989E3" w16cex:dateUtc="2026-08-28T19:35:00Z"/>
  <w16cex:commentExtensible w16cex:durableId="1F560108" w16cex:dateUtc="2026-09-02T23:00:00Z"/>
  <w16cex:commentExtensible w16cex:durableId="1BAABD34" w16cex:dateUtc="2026-08-28T20:03:00Z"/>
  <w16cex:commentExtensible w16cex:durableId="2DE294D2" w16cex:dateUtc="2026-09-01T20:47:00Z"/>
  <w16cex:commentExtensible w16cex:durableId="46D5A4A6" w16cex:dateUtc="2026-09-14T15:23:00Z"/>
  <w16cex:commentExtensible w16cex:durableId="2B4E1E9E" w16cex:dateUtc="2026-09-16T16:46:00Z"/>
  <w16cex:commentExtensible w16cex:durableId="19AAA9DE" w16cex:dateUtc="2026-08-28T20:05:00Z"/>
  <w16cex:commentExtensible w16cex:durableId="22F7E975" w16cex:dateUtc="2026-09-01T20:48:00Z"/>
  <w16cex:commentExtensible w16cex:durableId="05515BB9" w16cex:dateUtc="2026-08-27T16:02:00Z"/>
  <w16cex:commentExtensible w16cex:durableId="5041E105" w16cex:dateUtc="2026-09-01T20:49:00Z"/>
  <w16cex:commentExtensible w16cex:durableId="159D33A9" w16cex:dateUtc="2026-08-28T19:33:00Z"/>
  <w16cex:commentExtensible w16cex:durableId="48288BAA" w16cex:dateUtc="2026-09-02T23:04:00Z"/>
  <w16cex:commentExtensible w16cex:durableId="16381B79" w16cex:dateUtc="2026-08-28T20:38:00Z"/>
  <w16cex:commentExtensible w16cex:durableId="58D94E9D" w16cex:dateUtc="2026-09-01T21:31:00Z"/>
  <w16cex:commentExtensible w16cex:durableId="59E22042" w16cex:dateUtc="2026-09-10T21:43:00Z"/>
  <w16cex:commentExtensible w16cex:durableId="5A3886F3" w16cex:dateUtc="2026-09-16T16:48:00Z"/>
  <w16cex:commentExtensible w16cex:durableId="5A7EEED7" w16cex:dateUtc="2026-08-28T20:24:00Z"/>
  <w16cex:commentExtensible w16cex:durableId="0552780A" w16cex:dateUtc="2026-09-02T23:05:00Z"/>
  <w16cex:commentExtensible w16cex:durableId="5EDCACD3" w16cex:dateUtc="2026-09-10T21:49:00Z"/>
  <w16cex:commentExtensible w16cex:durableId="6D24E519" w16cex:dateUtc="2026-09-16T16:53:00Z"/>
  <w16cex:commentExtensible w16cex:durableId="67456EF8" w16cex:dateUtc="2026-08-28T20:31:00Z"/>
  <w16cex:commentExtensible w16cex:durableId="3A63A540" w16cex:dateUtc="2026-09-01T21:44:00Z"/>
  <w16cex:commentExtensible w16cex:durableId="0127B212" w16cex:dateUtc="2026-09-03T15:37:00Z"/>
  <w16cex:commentExtensible w16cex:durableId="33713785" w16cex:dateUtc="2026-08-28T20:43:00Z"/>
  <w16cex:commentExtensible w16cex:durableId="435FA2AA" w16cex:dateUtc="2026-09-02T23:06:00Z"/>
  <w16cex:commentExtensible w16cex:durableId="76647980" w16cex:dateUtc="2026-08-28T20:58:00Z"/>
  <w16cex:commentExtensible w16cex:durableId="072BF874" w16cex:dateUtc="2026-09-01T21:45:00Z"/>
  <w16cex:commentExtensible w16cex:durableId="1E384411" w16cex:dateUtc="2026-08-28T19:47:00Z"/>
  <w16cex:commentExtensible w16cex:durableId="010C536D" w16cex:dateUtc="2026-08-28T21:06:00Z"/>
  <w16cex:commentExtensible w16cex:durableId="1F5BA7F3" w16cex:dateUtc="2026-09-01T21:46:00Z"/>
  <w16cex:commentExtensible w16cex:durableId="43B2316A" w16cex:dateUtc="2026-08-28T21:15:00Z"/>
  <w16cex:commentExtensible w16cex:durableId="22E27C76" w16cex:dateUtc="2026-09-02T23:07:00Z"/>
  <w16cex:commentExtensible w16cex:durableId="7E93D505" w16cex:dateUtc="2026-08-28T21:21:00Z"/>
  <w16cex:commentExtensible w16cex:durableId="7084DB52" w16cex:dateUtc="2026-08-28T21:22:00Z"/>
  <w16cex:commentExtensible w16cex:durableId="3711E353" w16cex:dateUtc="2026-09-01T14:58:00Z"/>
  <w16cex:commentExtensible w16cex:durableId="1D46E6F1" w16cex:dateUtc="2026-09-10T22:03:00Z"/>
  <w16cex:commentExtensible w16cex:durableId="0DE0025D" w16cex:dateUtc="2026-09-14T15:32:00Z"/>
  <w16cex:commentExtensible w16cex:durableId="5C0F0E3D" w16cex:dateUtc="2026-09-16T22:11:00Z"/>
  <w16cex:commentExtensible w16cex:durableId="10921987" w16cex:dateUtc="2026-09-17T14:29:00Z"/>
  <w16cex:commentExtensible w16cex:durableId="5195843F" w16cex:dateUtc="2026-08-28T19:49:00Z"/>
  <w16cex:commentExtensible w16cex:durableId="60BA80F2" w16cex:dateUtc="2026-09-02T23:08:00Z"/>
  <w16cex:commentExtensible w16cex:durableId="5761AD38" w16cex:dateUtc="2026-08-28T21:27:00Z"/>
  <w16cex:commentExtensible w16cex:durableId="4410DACD" w16cex:dateUtc="2026-09-02T23:08:00Z"/>
  <w16cex:commentExtensible w16cex:durableId="5FC51172" w16cex:dateUtc="2026-09-10T22:05:00Z"/>
  <w16cex:commentExtensible w16cex:durableId="63C4252D" w16cex:dateUtc="2026-09-16T22:14:00Z"/>
  <w16cex:commentExtensible w16cex:durableId="5B179603" w16cex:dateUtc="2026-08-28T21:30:00Z"/>
  <w16cex:commentExtensible w16cex:durableId="1B46096D" w16cex:dateUtc="2026-09-02T23:08:00Z"/>
  <w16cex:commentExtensible w16cex:durableId="6A3A14B3" w16cex:dateUtc="2026-09-10T22:07:00Z"/>
  <w16cex:commentExtensible w16cex:durableId="4FBAF7F1" w16cex:dateUtc="2026-09-16T22:18:00Z"/>
  <w16cex:commentExtensible w16cex:durableId="0211E1DE" w16cex:dateUtc="2026-08-28T21:56:00Z"/>
  <w16cex:commentExtensible w16cex:durableId="757E59D0" w16cex:dateUtc="2026-09-01T14:06:00Z"/>
  <w16cex:commentExtensible w16cex:durableId="3283C295" w16cex:dateUtc="2026-09-10T22:06:00Z"/>
  <w16cex:commentExtensible w16cex:durableId="69EA0876" w16cex:dateUtc="2026-09-16T17:00:00Z"/>
  <w16cex:commentExtensible w16cex:durableId="29E452F1" w16cex:dateUtc="2026-08-28T21:42:00Z"/>
  <w16cex:commentExtensible w16cex:durableId="295A502B" w16cex:dateUtc="2026-09-01T13:59:00Z"/>
  <w16cex:commentExtensible w16cex:durableId="7C0542DF" w16cex:dateUtc="2026-08-28T20:13:00Z"/>
  <w16cex:commentExtensible w16cex:durableId="051EF0B8" w16cex:dateUtc="2026-08-28T20:15:00Z"/>
  <w16cex:commentExtensible w16cex:durableId="1145C933" w16cex:dateUtc="2026-09-02T23:10:00Z"/>
  <w16cex:commentExtensible w16cex:durableId="5F883BF5" w16cex:dateUtc="2026-08-28T22:30:00Z"/>
  <w16cex:commentExtensible w16cex:durableId="5228A2D8" w16cex:dateUtc="2026-09-02T23:11:00Z"/>
  <w16cex:commentExtensible w16cex:durableId="1EFB373B" w16cex:dateUtc="2026-09-10T22:18:00Z"/>
  <w16cex:commentExtensible w16cex:durableId="1752DA8E" w16cex:dateUtc="2026-09-16T22:21:00Z"/>
  <w16cex:commentExtensible w16cex:durableId="423F0AA1" w16cex:dateUtc="2026-09-14T15:58:00Z"/>
  <w16cex:commentExtensible w16cex:durableId="0841B7EA" w16cex:dateUtc="2026-09-16T19: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4EEFF2" w16cid:durableId="6EB9E5B1"/>
  <w16cid:commentId w16cid:paraId="3ED0A2E2" w16cid:durableId="3F1B9AC8"/>
  <w16cid:commentId w16cid:paraId="181DF4B9" w16cid:durableId="6FE64E14"/>
  <w16cid:commentId w16cid:paraId="313972C1" w16cid:durableId="5745B93A"/>
  <w16cid:commentId w16cid:paraId="3D16F1DD" w16cid:durableId="17BC3CE6"/>
  <w16cid:commentId w16cid:paraId="27797F4B" w16cid:durableId="5B5CFF16"/>
  <w16cid:commentId w16cid:paraId="75DF25CE" w16cid:durableId="6628ECA6"/>
  <w16cid:commentId w16cid:paraId="3BCF6253" w16cid:durableId="7057AABB"/>
  <w16cid:commentId w16cid:paraId="01DACBBB" w16cid:durableId="77C59759"/>
  <w16cid:commentId w16cid:paraId="569A419A" w16cid:durableId="340112C4"/>
  <w16cid:commentId w16cid:paraId="339F756F" w16cid:durableId="13F477ED"/>
  <w16cid:commentId w16cid:paraId="22962597" w16cid:durableId="2299EF28"/>
  <w16cid:commentId w16cid:paraId="19F31DD0" w16cid:durableId="3E0E1FEA"/>
  <w16cid:commentId w16cid:paraId="066111A7" w16cid:durableId="5FC53356"/>
  <w16cid:commentId w16cid:paraId="24F21320" w16cid:durableId="70D9C662"/>
  <w16cid:commentId w16cid:paraId="6F11C089" w16cid:durableId="677D3282"/>
  <w16cid:commentId w16cid:paraId="20E0C6F5" w16cid:durableId="4333BE29"/>
  <w16cid:commentId w16cid:paraId="2166224C" w16cid:durableId="29EE0FD0"/>
  <w16cid:commentId w16cid:paraId="7A9F38DC" w16cid:durableId="721BBFE8"/>
  <w16cid:commentId w16cid:paraId="64DDD650" w16cid:durableId="7E1426BD"/>
  <w16cid:commentId w16cid:paraId="47E1337D" w16cid:durableId="673E7E27"/>
  <w16cid:commentId w16cid:paraId="7ACA9D7E" w16cid:durableId="61CCB220"/>
  <w16cid:commentId w16cid:paraId="3E5F5945" w16cid:durableId="329FCB63"/>
  <w16cid:commentId w16cid:paraId="5F00B547" w16cid:durableId="630C1BDC"/>
  <w16cid:commentId w16cid:paraId="33FD496C" w16cid:durableId="4AC6DE0F"/>
  <w16cid:commentId w16cid:paraId="051FF0FD" w16cid:durableId="7A98E13F"/>
  <w16cid:commentId w16cid:paraId="2E7F5D9C" w16cid:durableId="3E0CB869"/>
  <w16cid:commentId w16cid:paraId="11A97380" w16cid:durableId="01EED114"/>
  <w16cid:commentId w16cid:paraId="01D64A8E" w16cid:durableId="3C65A3A8"/>
  <w16cid:commentId w16cid:paraId="2EE788BC" w16cid:durableId="489D83BF"/>
  <w16cid:commentId w16cid:paraId="4C90FC6D" w16cid:durableId="3689759D"/>
  <w16cid:commentId w16cid:paraId="49B5B2EB" w16cid:durableId="642CFA52"/>
  <w16cid:commentId w16cid:paraId="00ACB32C" w16cid:durableId="47DB797D"/>
  <w16cid:commentId w16cid:paraId="3249C253" w16cid:durableId="309FC320"/>
  <w16cid:commentId w16cid:paraId="34549E09" w16cid:durableId="6D6267AB"/>
  <w16cid:commentId w16cid:paraId="2D933B7C" w16cid:durableId="6203818A"/>
  <w16cid:commentId w16cid:paraId="6BD40763" w16cid:durableId="7ABE2AFD"/>
  <w16cid:commentId w16cid:paraId="554626EF" w16cid:durableId="5630BE89"/>
  <w16cid:commentId w16cid:paraId="7708ED03" w16cid:durableId="6BC6EEF2"/>
  <w16cid:commentId w16cid:paraId="1916D8EC" w16cid:durableId="66222124"/>
  <w16cid:commentId w16cid:paraId="20C9E788" w16cid:durableId="37F1BFC3"/>
  <w16cid:commentId w16cid:paraId="0EC3F06C" w16cid:durableId="12CB01AD"/>
  <w16cid:commentId w16cid:paraId="0EE57F63" w16cid:durableId="2F632ED3"/>
  <w16cid:commentId w16cid:paraId="35EBA009" w16cid:durableId="4932BB04"/>
  <w16cid:commentId w16cid:paraId="74D60100" w16cid:durableId="076CF278"/>
  <w16cid:commentId w16cid:paraId="7F0BD10F" w16cid:durableId="735BFAC4"/>
  <w16cid:commentId w16cid:paraId="57EC4C61" w16cid:durableId="7F8A84E8"/>
  <w16cid:commentId w16cid:paraId="0B79D2A0" w16cid:durableId="3FC70508"/>
  <w16cid:commentId w16cid:paraId="0DE8F9F2" w16cid:durableId="161985DC"/>
  <w16cid:commentId w16cid:paraId="5FD9E55D" w16cid:durableId="6F0A9561"/>
  <w16cid:commentId w16cid:paraId="0FB37DC9" w16cid:durableId="3A29C888"/>
  <w16cid:commentId w16cid:paraId="5FABEF97" w16cid:durableId="7F960DA0"/>
  <w16cid:commentId w16cid:paraId="4CC46A07" w16cid:durableId="195ADAE8"/>
  <w16cid:commentId w16cid:paraId="1AC8460E" w16cid:durableId="6A8AB799"/>
  <w16cid:commentId w16cid:paraId="3EF30412" w16cid:durableId="178A5479"/>
  <w16cid:commentId w16cid:paraId="57424698" w16cid:durableId="37116619"/>
  <w16cid:commentId w16cid:paraId="2422C45B" w16cid:durableId="0E9A5E50"/>
  <w16cid:commentId w16cid:paraId="3071363F" w16cid:durableId="7B38E97D"/>
  <w16cid:commentId w16cid:paraId="65D62F2D" w16cid:durableId="348F1AAA"/>
  <w16cid:commentId w16cid:paraId="3636FC86" w16cid:durableId="668033E8"/>
  <w16cid:commentId w16cid:paraId="65FCFB1B" w16cid:durableId="0712238E"/>
  <w16cid:commentId w16cid:paraId="135202C5" w16cid:durableId="6137ABB0"/>
  <w16cid:commentId w16cid:paraId="698F68B6" w16cid:durableId="62F42A65"/>
  <w16cid:commentId w16cid:paraId="14561CA0" w16cid:durableId="48A424E4"/>
  <w16cid:commentId w16cid:paraId="4E37241C" w16cid:durableId="44A869D9"/>
  <w16cid:commentId w16cid:paraId="4D27E357" w16cid:durableId="1B386A2B"/>
  <w16cid:commentId w16cid:paraId="30C148AD" w16cid:durableId="3C1DA121"/>
  <w16cid:commentId w16cid:paraId="020DEA32" w16cid:durableId="44804632"/>
  <w16cid:commentId w16cid:paraId="272E6BE9" w16cid:durableId="63ADFCD0"/>
  <w16cid:commentId w16cid:paraId="4408CEF4" w16cid:durableId="47E0E9D8"/>
  <w16cid:commentId w16cid:paraId="6ADE2F5E" w16cid:durableId="73D90B27"/>
  <w16cid:commentId w16cid:paraId="68CC139F" w16cid:durableId="74593B34"/>
  <w16cid:commentId w16cid:paraId="7819AFDF" w16cid:durableId="0918E495"/>
  <w16cid:commentId w16cid:paraId="0C7CFA8C" w16cid:durableId="7AA055BA"/>
  <w16cid:commentId w16cid:paraId="0335BCDA" w16cid:durableId="150287D8"/>
  <w16cid:commentId w16cid:paraId="3F9A9817" w16cid:durableId="52D0FEF0"/>
  <w16cid:commentId w16cid:paraId="28C97A3C" w16cid:durableId="5A05CEC9"/>
  <w16cid:commentId w16cid:paraId="54630C0A" w16cid:durableId="0331C2CC"/>
  <w16cid:commentId w16cid:paraId="7410ED79" w16cid:durableId="3913A38B"/>
  <w16cid:commentId w16cid:paraId="48733085" w16cid:durableId="7202054A"/>
  <w16cid:commentId w16cid:paraId="06193802" w16cid:durableId="595B3241"/>
  <w16cid:commentId w16cid:paraId="136593E1" w16cid:durableId="659A9783"/>
  <w16cid:commentId w16cid:paraId="5C85F646" w16cid:durableId="7972C4CB"/>
  <w16cid:commentId w16cid:paraId="10866877" w16cid:durableId="289E7EE8"/>
  <w16cid:commentId w16cid:paraId="0F625881" w16cid:durableId="1731F44F"/>
  <w16cid:commentId w16cid:paraId="5E813459" w16cid:durableId="17D5AC86"/>
  <w16cid:commentId w16cid:paraId="1DC21E4A" w16cid:durableId="7F916A6D"/>
  <w16cid:commentId w16cid:paraId="3B10BC33" w16cid:durableId="200FA5F1"/>
  <w16cid:commentId w16cid:paraId="0C10B6AA" w16cid:durableId="4AE267D7"/>
  <w16cid:commentId w16cid:paraId="783C4BD4" w16cid:durableId="7F3F918D"/>
  <w16cid:commentId w16cid:paraId="3C360D6F" w16cid:durableId="19665C8A"/>
  <w16cid:commentId w16cid:paraId="0B8562DC" w16cid:durableId="13B58C32"/>
  <w16cid:commentId w16cid:paraId="172E3BA9" w16cid:durableId="750E06F0"/>
  <w16cid:commentId w16cid:paraId="14D0FE8D" w16cid:durableId="634FBEC6"/>
  <w16cid:commentId w16cid:paraId="4496967A" w16cid:durableId="4BDF7D8A"/>
  <w16cid:commentId w16cid:paraId="27841E43" w16cid:durableId="7DA1939C"/>
  <w16cid:commentId w16cid:paraId="15BAD484" w16cid:durableId="1C33D0B9"/>
  <w16cid:commentId w16cid:paraId="5288DEEC" w16cid:durableId="64A67CD8"/>
  <w16cid:commentId w16cid:paraId="2B83F66C" w16cid:durableId="524C1E68"/>
  <w16cid:commentId w16cid:paraId="24F38CCC" w16cid:durableId="2C9C42D0"/>
  <w16cid:commentId w16cid:paraId="345A04FB" w16cid:durableId="60DD9D7E"/>
  <w16cid:commentId w16cid:paraId="0ECA7A02" w16cid:durableId="0B12E7E1"/>
  <w16cid:commentId w16cid:paraId="04F5C57D" w16cid:durableId="2605C6D1"/>
  <w16cid:commentId w16cid:paraId="6B4E76CF" w16cid:durableId="2EE06B16"/>
  <w16cid:commentId w16cid:paraId="269A0754" w16cid:durableId="7E786410"/>
  <w16cid:commentId w16cid:paraId="7E19167B" w16cid:durableId="1C89075E"/>
  <w16cid:commentId w16cid:paraId="7CA553A6" w16cid:durableId="439AEC4B"/>
  <w16cid:commentId w16cid:paraId="5DBCCB33" w16cid:durableId="5D6F1C66"/>
  <w16cid:commentId w16cid:paraId="6A69D0BF" w16cid:durableId="5580EE89"/>
  <w16cid:commentId w16cid:paraId="2154A276" w16cid:durableId="037769EF"/>
  <w16cid:commentId w16cid:paraId="4E6EE0A7" w16cid:durableId="57DEA77A"/>
  <w16cid:commentId w16cid:paraId="3FD0E247" w16cid:durableId="4EAC390C"/>
  <w16cid:commentId w16cid:paraId="7F726671" w16cid:durableId="24DCEA14"/>
  <w16cid:commentId w16cid:paraId="3A32CDEF" w16cid:durableId="4A3D8A57"/>
  <w16cid:commentId w16cid:paraId="365BD6F9" w16cid:durableId="34AEAC4E"/>
  <w16cid:commentId w16cid:paraId="4C336648" w16cid:durableId="10799F1F"/>
  <w16cid:commentId w16cid:paraId="62718C1B" w16cid:durableId="7F7FB62F"/>
  <w16cid:commentId w16cid:paraId="0F0C8D2F" w16cid:durableId="34DBEC43"/>
  <w16cid:commentId w16cid:paraId="0ED4EBD1" w16cid:durableId="00C2658D"/>
  <w16cid:commentId w16cid:paraId="0EE60EE9" w16cid:durableId="2A6D16B6"/>
  <w16cid:commentId w16cid:paraId="1BDE5557" w16cid:durableId="3A733B90"/>
  <w16cid:commentId w16cid:paraId="1AEB5A26" w16cid:durableId="5FC95CCF"/>
  <w16cid:commentId w16cid:paraId="7A5F1237" w16cid:durableId="4F6FBEFB"/>
  <w16cid:commentId w16cid:paraId="4B0B377F" w16cid:durableId="36CAC59E"/>
  <w16cid:commentId w16cid:paraId="75B4F42A" w16cid:durableId="6298B997"/>
  <w16cid:commentId w16cid:paraId="1EC9C504" w16cid:durableId="244C58F3"/>
  <w16cid:commentId w16cid:paraId="4FB8AE43" w16cid:durableId="742BE65B"/>
  <w16cid:commentId w16cid:paraId="4F076886" w16cid:durableId="381D1D1D"/>
  <w16cid:commentId w16cid:paraId="65111DBD" w16cid:durableId="4AFD4D3E"/>
  <w16cid:commentId w16cid:paraId="297AB125" w16cid:durableId="10D5878E"/>
  <w16cid:commentId w16cid:paraId="081C2049" w16cid:durableId="7A5CE714"/>
  <w16cid:commentId w16cid:paraId="4BFB5779" w16cid:durableId="7CDC680E"/>
  <w16cid:commentId w16cid:paraId="5C4739CC" w16cid:durableId="033CC45A"/>
  <w16cid:commentId w16cid:paraId="69282797" w16cid:durableId="652DB7F3"/>
  <w16cid:commentId w16cid:paraId="3C4E64B6" w16cid:durableId="334015CC"/>
  <w16cid:commentId w16cid:paraId="7CDC7716" w16cid:durableId="3A1FFA64"/>
  <w16cid:commentId w16cid:paraId="6DCA131C" w16cid:durableId="327DA122"/>
  <w16cid:commentId w16cid:paraId="5A568AA8" w16cid:durableId="1C72DB84"/>
  <w16cid:commentId w16cid:paraId="785B13E9" w16cid:durableId="5E6D439E"/>
  <w16cid:commentId w16cid:paraId="7C818DCE" w16cid:durableId="437D8C4F"/>
  <w16cid:commentId w16cid:paraId="4F5B35C2" w16cid:durableId="2CA07902"/>
  <w16cid:commentId w16cid:paraId="1B6189EC" w16cid:durableId="6B2B3621"/>
  <w16cid:commentId w16cid:paraId="68F7FC03" w16cid:durableId="1B6E4774"/>
  <w16cid:commentId w16cid:paraId="32708DD4" w16cid:durableId="6F31A286"/>
  <w16cid:commentId w16cid:paraId="6948F0E9" w16cid:durableId="06A45D75"/>
  <w16cid:commentId w16cid:paraId="4932BF63" w16cid:durableId="7AA24488"/>
  <w16cid:commentId w16cid:paraId="1EA47063" w16cid:durableId="4FB54EFE"/>
  <w16cid:commentId w16cid:paraId="2DA7D930" w16cid:durableId="2842C49D"/>
  <w16cid:commentId w16cid:paraId="19A0C361" w16cid:durableId="70A5D86C"/>
  <w16cid:commentId w16cid:paraId="15655F85" w16cid:durableId="3405990E"/>
  <w16cid:commentId w16cid:paraId="1D4D839A" w16cid:durableId="54CC6469"/>
  <w16cid:commentId w16cid:paraId="0EB5ECA0" w16cid:durableId="4F7B7556"/>
  <w16cid:commentId w16cid:paraId="7CF4E04D" w16cid:durableId="7BFC9078"/>
  <w16cid:commentId w16cid:paraId="7227A140" w16cid:durableId="3FAD1B68"/>
  <w16cid:commentId w16cid:paraId="76B2EF06" w16cid:durableId="5B13DC62"/>
  <w16cid:commentId w16cid:paraId="7572D448" w16cid:durableId="6BE74AF0"/>
  <w16cid:commentId w16cid:paraId="788DF7AF" w16cid:durableId="17D5E957"/>
  <w16cid:commentId w16cid:paraId="5F5B3773" w16cid:durableId="78EEA4E8"/>
  <w16cid:commentId w16cid:paraId="4380FC33" w16cid:durableId="74424B8B"/>
  <w16cid:commentId w16cid:paraId="388E399B" w16cid:durableId="0E0A3BD2"/>
  <w16cid:commentId w16cid:paraId="1AB1C66A" w16cid:durableId="63495AF7"/>
  <w16cid:commentId w16cid:paraId="61F35828" w16cid:durableId="1422B0A5"/>
  <w16cid:commentId w16cid:paraId="1CFE198C" w16cid:durableId="5EE2EBAA"/>
  <w16cid:commentId w16cid:paraId="144291A7" w16cid:durableId="3BBB8F46"/>
  <w16cid:commentId w16cid:paraId="551B5238" w16cid:durableId="47DBBB05"/>
  <w16cid:commentId w16cid:paraId="40887B33" w16cid:durableId="4B51D164"/>
  <w16cid:commentId w16cid:paraId="045D6736" w16cid:durableId="081F2371"/>
  <w16cid:commentId w16cid:paraId="1676360A" w16cid:durableId="77434C73"/>
  <w16cid:commentId w16cid:paraId="159D4BB6" w16cid:durableId="55697CD8"/>
  <w16cid:commentId w16cid:paraId="41BCFD57" w16cid:durableId="6ED1F485"/>
  <w16cid:commentId w16cid:paraId="413D62C2" w16cid:durableId="2A807509"/>
  <w16cid:commentId w16cid:paraId="6803BD74" w16cid:durableId="23198679"/>
  <w16cid:commentId w16cid:paraId="0F8F84E6" w16cid:durableId="178E4479"/>
  <w16cid:commentId w16cid:paraId="24B8FDC4" w16cid:durableId="224A1A28"/>
  <w16cid:commentId w16cid:paraId="76B6D06C" w16cid:durableId="2B8CE636"/>
  <w16cid:commentId w16cid:paraId="401593E6" w16cid:durableId="24A6167A"/>
  <w16cid:commentId w16cid:paraId="6DC64A18" w16cid:durableId="59460155"/>
  <w16cid:commentId w16cid:paraId="0E058004" w16cid:durableId="1A3D7D63"/>
  <w16cid:commentId w16cid:paraId="61BABA5C" w16cid:durableId="14B6D1B2"/>
  <w16cid:commentId w16cid:paraId="28B3619F" w16cid:durableId="40CDA767"/>
  <w16cid:commentId w16cid:paraId="0DB6E3CD" w16cid:durableId="7CE928A4"/>
  <w16cid:commentId w16cid:paraId="02192EBB" w16cid:durableId="560142D2"/>
  <w16cid:commentId w16cid:paraId="3531CBCF" w16cid:durableId="3231F9D3"/>
  <w16cid:commentId w16cid:paraId="1A1300BE" w16cid:durableId="5BE9B81C"/>
  <w16cid:commentId w16cid:paraId="0CD23C96" w16cid:durableId="6CA28B67"/>
  <w16cid:commentId w16cid:paraId="00B4B246" w16cid:durableId="4E52823B"/>
  <w16cid:commentId w16cid:paraId="3ED35332" w16cid:durableId="5F4BB027"/>
  <w16cid:commentId w16cid:paraId="6B47267A" w16cid:durableId="16D74957"/>
  <w16cid:commentId w16cid:paraId="57FA1455" w16cid:durableId="5923A2DD"/>
  <w16cid:commentId w16cid:paraId="38660DDF" w16cid:durableId="564CA3E1"/>
  <w16cid:commentId w16cid:paraId="7BDBBA71" w16cid:durableId="7D41F47F"/>
  <w16cid:commentId w16cid:paraId="7398C1C1" w16cid:durableId="7E8DEACE"/>
  <w16cid:commentId w16cid:paraId="4D97C3FE" w16cid:durableId="763A876A"/>
  <w16cid:commentId w16cid:paraId="73D7D50F" w16cid:durableId="26F020E7"/>
  <w16cid:commentId w16cid:paraId="6BC2B055" w16cid:durableId="5339D800"/>
  <w16cid:commentId w16cid:paraId="54721D4E" w16cid:durableId="57DFB4D7"/>
  <w16cid:commentId w16cid:paraId="0319650E" w16cid:durableId="3CF266A3"/>
  <w16cid:commentId w16cid:paraId="3B6B9A6C" w16cid:durableId="64329DBC"/>
  <w16cid:commentId w16cid:paraId="06711FD3" w16cid:durableId="5C66D3DC"/>
  <w16cid:commentId w16cid:paraId="4D33228F" w16cid:durableId="759FFE49"/>
  <w16cid:commentId w16cid:paraId="3A84C3C4" w16cid:durableId="7800105A"/>
  <w16cid:commentId w16cid:paraId="7E21722F" w16cid:durableId="46376C3C"/>
  <w16cid:commentId w16cid:paraId="636FF950" w16cid:durableId="0D7E65F5"/>
  <w16cid:commentId w16cid:paraId="11CD7B30" w16cid:durableId="5D8E764A"/>
  <w16cid:commentId w16cid:paraId="0A8A3587" w16cid:durableId="69224AB9"/>
  <w16cid:commentId w16cid:paraId="46EEC772" w16cid:durableId="50ED4B99"/>
  <w16cid:commentId w16cid:paraId="5BE3333F" w16cid:durableId="0E227D61"/>
  <w16cid:commentId w16cid:paraId="12F68590" w16cid:durableId="40BB49D6"/>
  <w16cid:commentId w16cid:paraId="6EFEA2D3" w16cid:durableId="4F3E65CD"/>
  <w16cid:commentId w16cid:paraId="76B00F4C" w16cid:durableId="4BD61A67"/>
  <w16cid:commentId w16cid:paraId="184A00CA" w16cid:durableId="2D5903E2"/>
  <w16cid:commentId w16cid:paraId="78243F2C" w16cid:durableId="54FFE9EF"/>
  <w16cid:commentId w16cid:paraId="6FDFD526" w16cid:durableId="692F8772"/>
  <w16cid:commentId w16cid:paraId="11866035" w16cid:durableId="7750A617"/>
  <w16cid:commentId w16cid:paraId="50F26D27" w16cid:durableId="581B8142"/>
  <w16cid:commentId w16cid:paraId="70DCE886" w16cid:durableId="78F529A6"/>
  <w16cid:commentId w16cid:paraId="70B1A6B9" w16cid:durableId="2D94F7C4"/>
  <w16cid:commentId w16cid:paraId="43223CE9" w16cid:durableId="58AB4EE8"/>
  <w16cid:commentId w16cid:paraId="548DF8D7" w16cid:durableId="30C20449"/>
  <w16cid:commentId w16cid:paraId="4927E889" w16cid:durableId="2BCA9C94"/>
  <w16cid:commentId w16cid:paraId="480FDEA5" w16cid:durableId="1CAE97C4"/>
  <w16cid:commentId w16cid:paraId="1646F1C7" w16cid:durableId="07F6B75B"/>
  <w16cid:commentId w16cid:paraId="75B80ADC" w16cid:durableId="7391D66C"/>
  <w16cid:commentId w16cid:paraId="34BAF6C9" w16cid:durableId="3EDFF7AC"/>
  <w16cid:commentId w16cid:paraId="2F9A06D1" w16cid:durableId="136D7484"/>
  <w16cid:commentId w16cid:paraId="421493D4" w16cid:durableId="0C394375"/>
  <w16cid:commentId w16cid:paraId="20E4F231" w16cid:durableId="697120A4"/>
  <w16cid:commentId w16cid:paraId="3FCC9B3E" w16cid:durableId="225F4033"/>
  <w16cid:commentId w16cid:paraId="3E17AEAE" w16cid:durableId="6CDE39A8"/>
  <w16cid:commentId w16cid:paraId="7B1BD61F" w16cid:durableId="250C4B18"/>
  <w16cid:commentId w16cid:paraId="7CA0CAE6" w16cid:durableId="75CC1CB8"/>
  <w16cid:commentId w16cid:paraId="62FBC4C7" w16cid:durableId="28587573"/>
  <w16cid:commentId w16cid:paraId="46A00438" w16cid:durableId="6C11E1B2"/>
  <w16cid:commentId w16cid:paraId="1C53E131" w16cid:durableId="470BBC3A"/>
  <w16cid:commentId w16cid:paraId="42BD921A" w16cid:durableId="4CEE7C6A"/>
  <w16cid:commentId w16cid:paraId="7181D930" w16cid:durableId="73CCC6D6"/>
  <w16cid:commentId w16cid:paraId="4AB27B51" w16cid:durableId="3A40B1FD"/>
  <w16cid:commentId w16cid:paraId="153B9C5C" w16cid:durableId="0C9989E3"/>
  <w16cid:commentId w16cid:paraId="58E428EB" w16cid:durableId="1F560108"/>
  <w16cid:commentId w16cid:paraId="1E4C73A4" w16cid:durableId="1BAABD34"/>
  <w16cid:commentId w16cid:paraId="32E47B9E" w16cid:durableId="2DE294D2"/>
  <w16cid:commentId w16cid:paraId="4B87137F" w16cid:durableId="46D5A4A6"/>
  <w16cid:commentId w16cid:paraId="4AF9EC88" w16cid:durableId="2B4E1E9E"/>
  <w16cid:commentId w16cid:paraId="6518ECE8" w16cid:durableId="19AAA9DE"/>
  <w16cid:commentId w16cid:paraId="542EAE09" w16cid:durableId="22F7E975"/>
  <w16cid:commentId w16cid:paraId="43B22F0E" w16cid:durableId="05515BB9"/>
  <w16cid:commentId w16cid:paraId="522246CB" w16cid:durableId="5041E105"/>
  <w16cid:commentId w16cid:paraId="229804A5" w16cid:durableId="159D33A9"/>
  <w16cid:commentId w16cid:paraId="56FD96A4" w16cid:durableId="48288BAA"/>
  <w16cid:commentId w16cid:paraId="36D20876" w16cid:durableId="16381B79"/>
  <w16cid:commentId w16cid:paraId="5FFA864A" w16cid:durableId="58D94E9D"/>
  <w16cid:commentId w16cid:paraId="4F2A320F" w16cid:durableId="59E22042"/>
  <w16cid:commentId w16cid:paraId="3F46000C" w16cid:durableId="5A3886F3"/>
  <w16cid:commentId w16cid:paraId="1534B800" w16cid:durableId="5A7EEED7"/>
  <w16cid:commentId w16cid:paraId="47BECED4" w16cid:durableId="0552780A"/>
  <w16cid:commentId w16cid:paraId="175EE516" w16cid:durableId="5EDCACD3"/>
  <w16cid:commentId w16cid:paraId="040BFA4C" w16cid:durableId="6D24E519"/>
  <w16cid:commentId w16cid:paraId="3540FE9A" w16cid:durableId="67456EF8"/>
  <w16cid:commentId w16cid:paraId="2005105B" w16cid:durableId="3A63A540"/>
  <w16cid:commentId w16cid:paraId="498D2929" w16cid:durableId="0127B212"/>
  <w16cid:commentId w16cid:paraId="1E54A40D" w16cid:durableId="33713785"/>
  <w16cid:commentId w16cid:paraId="0B51E24E" w16cid:durableId="435FA2AA"/>
  <w16cid:commentId w16cid:paraId="7F3FF7D6" w16cid:durableId="76647980"/>
  <w16cid:commentId w16cid:paraId="2DA20EA1" w16cid:durableId="072BF874"/>
  <w16cid:commentId w16cid:paraId="76C75592" w16cid:durableId="1E384411"/>
  <w16cid:commentId w16cid:paraId="78776D40" w16cid:durableId="010C536D"/>
  <w16cid:commentId w16cid:paraId="2A2FF78C" w16cid:durableId="1F5BA7F3"/>
  <w16cid:commentId w16cid:paraId="02E75AEB" w16cid:durableId="43B2316A"/>
  <w16cid:commentId w16cid:paraId="09BBFD96" w16cid:durableId="22E27C76"/>
  <w16cid:commentId w16cid:paraId="58E26209" w16cid:durableId="7E93D505"/>
  <w16cid:commentId w16cid:paraId="0BC63A18" w16cid:durableId="7084DB52"/>
  <w16cid:commentId w16cid:paraId="642F3625" w16cid:durableId="3711E353"/>
  <w16cid:commentId w16cid:paraId="5F6C832A" w16cid:durableId="1D46E6F1"/>
  <w16cid:commentId w16cid:paraId="3E6982F7" w16cid:durableId="0DE0025D"/>
  <w16cid:commentId w16cid:paraId="7968F508" w16cid:durableId="5C0F0E3D"/>
  <w16cid:commentId w16cid:paraId="79666F52" w16cid:durableId="10921987"/>
  <w16cid:commentId w16cid:paraId="101AD801" w16cid:durableId="5195843F"/>
  <w16cid:commentId w16cid:paraId="7EC44BB5" w16cid:durableId="60BA80F2"/>
  <w16cid:commentId w16cid:paraId="6D7F4741" w16cid:durableId="5761AD38"/>
  <w16cid:commentId w16cid:paraId="355529EC" w16cid:durableId="4410DACD"/>
  <w16cid:commentId w16cid:paraId="34B563C9" w16cid:durableId="5FC51172"/>
  <w16cid:commentId w16cid:paraId="692B11E8" w16cid:durableId="63C4252D"/>
  <w16cid:commentId w16cid:paraId="4A82C04B" w16cid:durableId="5B179603"/>
  <w16cid:commentId w16cid:paraId="2973E0B3" w16cid:durableId="1B46096D"/>
  <w16cid:commentId w16cid:paraId="4D3B6C82" w16cid:durableId="6A3A14B3"/>
  <w16cid:commentId w16cid:paraId="43F998B3" w16cid:durableId="4FBAF7F1"/>
  <w16cid:commentId w16cid:paraId="6BABBBA7" w16cid:durableId="0211E1DE"/>
  <w16cid:commentId w16cid:paraId="6C725AB6" w16cid:durableId="757E59D0"/>
  <w16cid:commentId w16cid:paraId="6929CF96" w16cid:durableId="3283C295"/>
  <w16cid:commentId w16cid:paraId="615A0021" w16cid:durableId="69EA0876"/>
  <w16cid:commentId w16cid:paraId="4DEF9E0D" w16cid:durableId="29E452F1"/>
  <w16cid:commentId w16cid:paraId="64DE6D88" w16cid:durableId="295A502B"/>
  <w16cid:commentId w16cid:paraId="0C7D038C" w16cid:durableId="7C0542DF"/>
  <w16cid:commentId w16cid:paraId="044ACEAD" w16cid:durableId="051EF0B8"/>
  <w16cid:commentId w16cid:paraId="1654E52E" w16cid:durableId="1145C933"/>
  <w16cid:commentId w16cid:paraId="7AC63AF9" w16cid:durableId="5F883BF5"/>
  <w16cid:commentId w16cid:paraId="6FCF8C20" w16cid:durableId="5228A2D8"/>
  <w16cid:commentId w16cid:paraId="7FFE1CC4" w16cid:durableId="1EFB373B"/>
  <w16cid:commentId w16cid:paraId="7027889C" w16cid:durableId="1752DA8E"/>
  <w16cid:commentId w16cid:paraId="473DB3E4" w16cid:durableId="423F0AA1"/>
  <w16cid:commentId w16cid:paraId="49F417AA" w16cid:durableId="0841B7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EB45D" w14:textId="77777777" w:rsidR="00E74A64" w:rsidRDefault="00E74A64">
      <w:pPr>
        <w:spacing w:after="0" w:line="240" w:lineRule="auto"/>
      </w:pPr>
      <w:r>
        <w:separator/>
      </w:r>
    </w:p>
  </w:endnote>
  <w:endnote w:type="continuationSeparator" w:id="0">
    <w:p w14:paraId="01B762EF" w14:textId="77777777" w:rsidR="00E74A64" w:rsidRDefault="00E74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F206B" w14:textId="77777777" w:rsidR="00822589" w:rsidRDefault="0082258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lang w:val="es-CO"/>
      </w:rPr>
      <w:id w:val="656337542"/>
      <w:docPartObj>
        <w:docPartGallery w:val="Page Numbers (Bottom of Page)"/>
        <w:docPartUnique/>
      </w:docPartObj>
    </w:sdtPr>
    <w:sdtContent>
      <w:p w14:paraId="361C2CF8" w14:textId="5D5150A1" w:rsidR="009F2C19" w:rsidRPr="00C349BF" w:rsidRDefault="0092408F" w:rsidP="004C42A7">
        <w:pPr>
          <w:jc w:val="center"/>
          <w:rPr>
            <w:sz w:val="18"/>
            <w:szCs w:val="18"/>
            <w:lang w:val="es-CO"/>
          </w:rPr>
        </w:pPr>
        <w:r w:rsidRPr="004C44DE">
          <w:rPr>
            <w:noProof/>
            <w:sz w:val="18"/>
            <w:szCs w:val="18"/>
            <w:lang w:val="es-CO"/>
          </w:rPr>
          <mc:AlternateContent>
            <mc:Choice Requires="wps">
              <w:drawing>
                <wp:anchor distT="0" distB="0" distL="114300" distR="114300" simplePos="0" relativeHeight="251658240" behindDoc="0" locked="0" layoutInCell="1" allowOverlap="1" wp14:anchorId="0EE379BF" wp14:editId="47C242D8">
                  <wp:simplePos x="0" y="0"/>
                  <wp:positionH relativeFrom="rightMargin">
                    <wp:align>center</wp:align>
                  </wp:positionH>
                  <wp:positionV relativeFrom="bottomMargin">
                    <wp:align>center</wp:align>
                  </wp:positionV>
                  <wp:extent cx="561975" cy="561975"/>
                  <wp:effectExtent l="9525" t="9525" r="9525" b="9525"/>
                  <wp:wrapNone/>
                  <wp:docPr id="928260317" name="Elips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10800000" flipH="1">
                            <a:off x="0" y="0"/>
                            <a:ext cx="561975" cy="561975"/>
                          </a:xfrm>
                          <a:prstGeom prst="ellipse">
                            <a:avLst/>
                          </a:prstGeom>
                          <a:noFill/>
                          <a:ln w="12700">
                            <a:solidFill>
                              <a:srgbClr val="ADC1D9"/>
                            </a:solidFill>
                            <a:round/>
                            <a:headEnd/>
                            <a:tailEnd/>
                          </a:ln>
                          <a:extLst>
                            <a:ext uri="{909E8E84-426E-40DD-AFC4-6F175D3DCCD1}">
                              <a14:hiddenFill xmlns:a14="http://schemas.microsoft.com/office/drawing/2010/main">
                                <a:solidFill>
                                  <a:srgbClr val="C0504D"/>
                                </a:solidFill>
                              </a14:hiddenFill>
                            </a:ext>
                          </a:extLst>
                        </wps:spPr>
                        <wps:txbx>
                          <w:txbxContent>
                            <w:p w14:paraId="17D64D6B" w14:textId="77777777" w:rsidR="004C44DE" w:rsidRDefault="009C0B53">
                              <w:pPr>
                                <w:pStyle w:val="Piedepgina"/>
                                <w:rPr>
                                  <w:color w:val="4F81BD" w:themeColor="accent1"/>
                                </w:rPr>
                              </w:pPr>
                              <w:r>
                                <w:fldChar w:fldCharType="begin"/>
                              </w:r>
                              <w:r>
                                <w:instrText>PAGE  \* MERGEFORMAT</w:instrText>
                              </w:r>
                              <w:r>
                                <w:fldChar w:fldCharType="separate"/>
                              </w:r>
                              <w:r>
                                <w:rPr>
                                  <w:color w:val="4F81BD" w:themeColor="accent1"/>
                                  <w:lang w:val="es-ES"/>
                                </w:rPr>
                                <w:t>2</w:t>
                              </w:r>
                              <w:r>
                                <w:rPr>
                                  <w:color w:val="4F81BD" w:themeColor="accent1"/>
                                </w:rPr>
                                <w:fldChar w:fldCharType="end"/>
                              </w:r>
                            </w:p>
                          </w:txbxContent>
                        </wps:txbx>
                        <wps:bodyPr rot="0" vert="horz" wrap="square" lIns="91440" tIns="0" rIns="91440" bIns="0" anchor="ctr" anchorCtr="0" upright="1"/>
                      </wps:wsp>
                    </a:graphicData>
                  </a:graphic>
                  <wp14:sizeRelH relativeFrom="page">
                    <wp14:pctWidth>0</wp14:pctWidth>
                  </wp14:sizeRelH>
                  <wp14:sizeRelV relativeFrom="bottomMargin">
                    <wp14:pctHeight>0</wp14:pctHeight>
                  </wp14:sizeRelV>
                </wp:anchor>
              </w:drawing>
            </mc:Choice>
            <mc:Fallback>
              <w:pict>
                <v:oval w14:anchorId="0EE379BF" id="Elipse 1" o:spid="_x0000_s1026" style="position:absolute;left:0;text-align:left;margin-left:0;margin-top:0;width:44.25pt;height:44.25pt;rotation:180;flip:x;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" filled="f" fillcolor="#c0504d" strokecolor="#adc1d9" strokeweight="1pt">
                  <o:lock v:ext="edit" aspectratio="t"/>
                  <v:textbox inset=",0,,0">
                    <w:txbxContent>
                      <w:p w14:paraId="17D64D6B" w14:textId="77777777" w:rsidR="004C44DE" w:rsidRDefault="009C0B53">
                        <w:pPr>
                          <w:pStyle w:val="Piedepgina"/>
                          <w:rPr>
                            <w:color w:val="4F81BD" w:themeColor="accent1"/>
                          </w:rPr>
                        </w:pPr>
                        <w:r>
                          <w:fldChar w:fldCharType="begin"/>
                        </w:r>
                        <w:r>
                          <w:instrText>PAGE  \* MERGEFORMAT</w:instrText>
                        </w:r>
                        <w:r>
                          <w:fldChar w:fldCharType="separate"/>
                        </w:r>
                        <w:r>
                          <w:rPr>
                            <w:color w:val="4F81BD" w:themeColor="accent1"/>
                            <w:lang w:val="es-ES"/>
                          </w:rPr>
                          <w:t>2</w:t>
                        </w:r>
                        <w:r>
                          <w:rPr>
                            <w:color w:val="4F81BD" w:themeColor="accent1"/>
                          </w:rPr>
                          <w:fldChar w:fldCharType="end"/>
                        </w:r>
                      </w:p>
                    </w:txbxContent>
                  </v:textbox>
                  <w10:wrap anchorx="margin" anchory="margin"/>
                </v:oval>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73622" w14:textId="77777777" w:rsidR="00822589" w:rsidRDefault="0082258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DEFEE" w14:textId="77777777" w:rsidR="00E74A64" w:rsidRDefault="00E74A64">
      <w:pPr>
        <w:spacing w:after="0" w:line="240" w:lineRule="auto"/>
      </w:pPr>
      <w:r>
        <w:separator/>
      </w:r>
    </w:p>
  </w:footnote>
  <w:footnote w:type="continuationSeparator" w:id="0">
    <w:p w14:paraId="2E70CC0F" w14:textId="77777777" w:rsidR="00E74A64" w:rsidRDefault="00E74A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CD45C" w14:textId="77777777" w:rsidR="00822589" w:rsidRDefault="0082258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CB33C" w14:textId="6E8F9296" w:rsidR="00F731C6" w:rsidRDefault="009C0B53">
    <w:pPr>
      <w:pStyle w:val="Encabezado"/>
      <w:rPr>
        <w:lang w:val="es-CO"/>
      </w:rPr>
    </w:pPr>
    <w:r w:rsidRPr="00667125">
      <w:rPr>
        <w:rFonts w:cs="Arial"/>
        <w:b/>
        <w:bCs/>
        <w:noProof/>
        <w:sz w:val="20"/>
        <w:szCs w:val="20"/>
      </w:rPr>
      <w:drawing>
        <wp:anchor distT="0" distB="0" distL="114300" distR="114300" simplePos="0" relativeHeight="251658241" behindDoc="0" locked="0" layoutInCell="0" allowOverlap="1" wp14:anchorId="3D2F3D93" wp14:editId="5859FA48">
          <wp:simplePos x="0" y="0"/>
          <wp:positionH relativeFrom="margin">
            <wp:align>right</wp:align>
          </wp:positionH>
          <wp:positionV relativeFrom="topMargin">
            <wp:align>bottom</wp:align>
          </wp:positionV>
          <wp:extent cx="1317625" cy="285750"/>
          <wp:effectExtent l="0" t="0" r="0" b="0"/>
          <wp:wrapSquare wrapText="bothSides"/>
          <wp:docPr id="652101088" name="Grafik 2"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01088" name="Grafik 2" descr="Imagen que contiene Icon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317625" cy="285750"/>
                  </a:xfrm>
                  <a:prstGeom prst="rect">
                    <a:avLst/>
                  </a:prstGeom>
                </pic:spPr>
              </pic:pic>
            </a:graphicData>
          </a:graphic>
          <wp14:sizeRelH relativeFrom="margin">
            <wp14:pctWidth>0</wp14:pctWidth>
          </wp14:sizeRelH>
          <wp14:sizeRelV relativeFrom="margin">
            <wp14:pctHeight>0</wp14:pctHeight>
          </wp14:sizeRelV>
        </wp:anchor>
      </w:drawing>
    </w:r>
  </w:p>
  <w:p w14:paraId="0878489A" w14:textId="7CAC06D8" w:rsidR="00040473" w:rsidRDefault="0004047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0D240" w14:textId="77777777" w:rsidR="00822589" w:rsidRDefault="0082258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D598A1E8"/>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3446AD5"/>
    <w:multiLevelType w:val="multilevel"/>
    <w:tmpl w:val="9D86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255F5"/>
    <w:multiLevelType w:val="multilevel"/>
    <w:tmpl w:val="C17E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92A52"/>
    <w:multiLevelType w:val="multilevel"/>
    <w:tmpl w:val="7D5812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B112A"/>
    <w:multiLevelType w:val="multilevel"/>
    <w:tmpl w:val="7982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67E28"/>
    <w:multiLevelType w:val="multilevel"/>
    <w:tmpl w:val="4476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635D9"/>
    <w:multiLevelType w:val="multilevel"/>
    <w:tmpl w:val="01F6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55CB1"/>
    <w:multiLevelType w:val="multilevel"/>
    <w:tmpl w:val="7B92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1534D"/>
    <w:multiLevelType w:val="multilevel"/>
    <w:tmpl w:val="07D6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A248D"/>
    <w:multiLevelType w:val="hybridMultilevel"/>
    <w:tmpl w:val="ACB87F40"/>
    <w:lvl w:ilvl="0" w:tplc="FCCE37E6">
      <w:start w:val="1"/>
      <w:numFmt w:val="decimal"/>
      <w:lvlText w:val="%1."/>
      <w:lvlJc w:val="left"/>
      <w:pPr>
        <w:ind w:left="720" w:hanging="360"/>
      </w:pPr>
    </w:lvl>
    <w:lvl w:ilvl="1" w:tplc="E0CA5D5A">
      <w:start w:val="1"/>
      <w:numFmt w:val="lowerLetter"/>
      <w:lvlText w:val="%2."/>
      <w:lvlJc w:val="left"/>
      <w:pPr>
        <w:ind w:left="1210" w:hanging="360"/>
      </w:pPr>
    </w:lvl>
    <w:lvl w:ilvl="2" w:tplc="AED0ED96">
      <w:start w:val="1"/>
      <w:numFmt w:val="lowerRoman"/>
      <w:lvlText w:val="%3."/>
      <w:lvlJc w:val="right"/>
      <w:pPr>
        <w:ind w:left="2160" w:hanging="180"/>
      </w:pPr>
    </w:lvl>
    <w:lvl w:ilvl="3" w:tplc="10FCD408" w:tentative="1">
      <w:start w:val="1"/>
      <w:numFmt w:val="decimal"/>
      <w:lvlText w:val="%4."/>
      <w:lvlJc w:val="left"/>
      <w:pPr>
        <w:ind w:left="2880" w:hanging="360"/>
      </w:pPr>
    </w:lvl>
    <w:lvl w:ilvl="4" w:tplc="B8843B0C" w:tentative="1">
      <w:start w:val="1"/>
      <w:numFmt w:val="lowerLetter"/>
      <w:lvlText w:val="%5."/>
      <w:lvlJc w:val="left"/>
      <w:pPr>
        <w:ind w:left="3600" w:hanging="360"/>
      </w:pPr>
    </w:lvl>
    <w:lvl w:ilvl="5" w:tplc="959CF99A" w:tentative="1">
      <w:start w:val="1"/>
      <w:numFmt w:val="lowerRoman"/>
      <w:lvlText w:val="%6."/>
      <w:lvlJc w:val="right"/>
      <w:pPr>
        <w:ind w:left="4320" w:hanging="180"/>
      </w:pPr>
    </w:lvl>
    <w:lvl w:ilvl="6" w:tplc="3800AD32" w:tentative="1">
      <w:start w:val="1"/>
      <w:numFmt w:val="decimal"/>
      <w:lvlText w:val="%7."/>
      <w:lvlJc w:val="left"/>
      <w:pPr>
        <w:ind w:left="5040" w:hanging="360"/>
      </w:pPr>
    </w:lvl>
    <w:lvl w:ilvl="7" w:tplc="FAE0F470" w:tentative="1">
      <w:start w:val="1"/>
      <w:numFmt w:val="lowerLetter"/>
      <w:lvlText w:val="%8."/>
      <w:lvlJc w:val="left"/>
      <w:pPr>
        <w:ind w:left="5760" w:hanging="360"/>
      </w:pPr>
    </w:lvl>
    <w:lvl w:ilvl="8" w:tplc="EDC2CDFC" w:tentative="1">
      <w:start w:val="1"/>
      <w:numFmt w:val="lowerRoman"/>
      <w:lvlText w:val="%9."/>
      <w:lvlJc w:val="right"/>
      <w:pPr>
        <w:ind w:left="6480" w:hanging="180"/>
      </w:pPr>
    </w:lvl>
  </w:abstractNum>
  <w:abstractNum w:abstractNumId="15" w15:restartNumberingAfterBreak="0">
    <w:nsid w:val="1AA30938"/>
    <w:multiLevelType w:val="hybridMultilevel"/>
    <w:tmpl w:val="A08ED4C6"/>
    <w:lvl w:ilvl="0" w:tplc="2B6084D2">
      <w:start w:val="1"/>
      <w:numFmt w:val="bullet"/>
      <w:lvlText w:val=""/>
      <w:lvlJc w:val="left"/>
      <w:pPr>
        <w:ind w:left="1080" w:hanging="360"/>
      </w:pPr>
      <w:rPr>
        <w:rFonts w:ascii="Symbol" w:hAnsi="Symbol" w:hint="default"/>
      </w:rPr>
    </w:lvl>
    <w:lvl w:ilvl="1" w:tplc="0E76414C" w:tentative="1">
      <w:start w:val="1"/>
      <w:numFmt w:val="bullet"/>
      <w:lvlText w:val="o"/>
      <w:lvlJc w:val="left"/>
      <w:pPr>
        <w:ind w:left="1800" w:hanging="360"/>
      </w:pPr>
      <w:rPr>
        <w:rFonts w:ascii="Courier New" w:hAnsi="Courier New" w:cs="Courier New" w:hint="default"/>
      </w:rPr>
    </w:lvl>
    <w:lvl w:ilvl="2" w:tplc="8A24F2F8" w:tentative="1">
      <w:start w:val="1"/>
      <w:numFmt w:val="bullet"/>
      <w:lvlText w:val=""/>
      <w:lvlJc w:val="left"/>
      <w:pPr>
        <w:ind w:left="2520" w:hanging="360"/>
      </w:pPr>
      <w:rPr>
        <w:rFonts w:ascii="Wingdings" w:hAnsi="Wingdings" w:hint="default"/>
      </w:rPr>
    </w:lvl>
    <w:lvl w:ilvl="3" w:tplc="96D0558A" w:tentative="1">
      <w:start w:val="1"/>
      <w:numFmt w:val="bullet"/>
      <w:lvlText w:val=""/>
      <w:lvlJc w:val="left"/>
      <w:pPr>
        <w:ind w:left="3240" w:hanging="360"/>
      </w:pPr>
      <w:rPr>
        <w:rFonts w:ascii="Symbol" w:hAnsi="Symbol" w:hint="default"/>
      </w:rPr>
    </w:lvl>
    <w:lvl w:ilvl="4" w:tplc="E208C7DE" w:tentative="1">
      <w:start w:val="1"/>
      <w:numFmt w:val="bullet"/>
      <w:lvlText w:val="o"/>
      <w:lvlJc w:val="left"/>
      <w:pPr>
        <w:ind w:left="3960" w:hanging="360"/>
      </w:pPr>
      <w:rPr>
        <w:rFonts w:ascii="Courier New" w:hAnsi="Courier New" w:cs="Courier New" w:hint="default"/>
      </w:rPr>
    </w:lvl>
    <w:lvl w:ilvl="5" w:tplc="32B0F8CA" w:tentative="1">
      <w:start w:val="1"/>
      <w:numFmt w:val="bullet"/>
      <w:lvlText w:val=""/>
      <w:lvlJc w:val="left"/>
      <w:pPr>
        <w:ind w:left="4680" w:hanging="360"/>
      </w:pPr>
      <w:rPr>
        <w:rFonts w:ascii="Wingdings" w:hAnsi="Wingdings" w:hint="default"/>
      </w:rPr>
    </w:lvl>
    <w:lvl w:ilvl="6" w:tplc="E49AA6D4" w:tentative="1">
      <w:start w:val="1"/>
      <w:numFmt w:val="bullet"/>
      <w:lvlText w:val=""/>
      <w:lvlJc w:val="left"/>
      <w:pPr>
        <w:ind w:left="5400" w:hanging="360"/>
      </w:pPr>
      <w:rPr>
        <w:rFonts w:ascii="Symbol" w:hAnsi="Symbol" w:hint="default"/>
      </w:rPr>
    </w:lvl>
    <w:lvl w:ilvl="7" w:tplc="AB10028C" w:tentative="1">
      <w:start w:val="1"/>
      <w:numFmt w:val="bullet"/>
      <w:lvlText w:val="o"/>
      <w:lvlJc w:val="left"/>
      <w:pPr>
        <w:ind w:left="6120" w:hanging="360"/>
      </w:pPr>
      <w:rPr>
        <w:rFonts w:ascii="Courier New" w:hAnsi="Courier New" w:cs="Courier New" w:hint="default"/>
      </w:rPr>
    </w:lvl>
    <w:lvl w:ilvl="8" w:tplc="33B29F82" w:tentative="1">
      <w:start w:val="1"/>
      <w:numFmt w:val="bullet"/>
      <w:lvlText w:val=""/>
      <w:lvlJc w:val="left"/>
      <w:pPr>
        <w:ind w:left="6840" w:hanging="360"/>
      </w:pPr>
      <w:rPr>
        <w:rFonts w:ascii="Wingdings" w:hAnsi="Wingdings" w:hint="default"/>
      </w:rPr>
    </w:lvl>
  </w:abstractNum>
  <w:abstractNum w:abstractNumId="16" w15:restartNumberingAfterBreak="0">
    <w:nsid w:val="1BCF1D46"/>
    <w:multiLevelType w:val="multilevel"/>
    <w:tmpl w:val="958831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1BF70BBB"/>
    <w:multiLevelType w:val="multilevel"/>
    <w:tmpl w:val="4F8A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4D7ECA"/>
    <w:multiLevelType w:val="multilevel"/>
    <w:tmpl w:val="CD3E69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C826F28"/>
    <w:multiLevelType w:val="multilevel"/>
    <w:tmpl w:val="2448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395938"/>
    <w:multiLevelType w:val="multilevel"/>
    <w:tmpl w:val="FD14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DE73A4"/>
    <w:multiLevelType w:val="multilevel"/>
    <w:tmpl w:val="4914E6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1FCA379B"/>
    <w:multiLevelType w:val="multilevel"/>
    <w:tmpl w:val="E780D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DE4C0A"/>
    <w:multiLevelType w:val="multilevel"/>
    <w:tmpl w:val="DA3C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5B5F39"/>
    <w:multiLevelType w:val="multilevel"/>
    <w:tmpl w:val="D69E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E9324C"/>
    <w:multiLevelType w:val="multilevel"/>
    <w:tmpl w:val="A076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D45C69"/>
    <w:multiLevelType w:val="multilevel"/>
    <w:tmpl w:val="6FA0B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Zero"/>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1C0DB2"/>
    <w:multiLevelType w:val="multilevel"/>
    <w:tmpl w:val="2072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13139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3981023"/>
    <w:multiLevelType w:val="multilevel"/>
    <w:tmpl w:val="429A626C"/>
    <w:styleLink w:val="Listaactual1"/>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B301C3"/>
    <w:multiLevelType w:val="hybridMultilevel"/>
    <w:tmpl w:val="8DBA9D42"/>
    <w:lvl w:ilvl="0" w:tplc="A17CB784">
      <w:start w:val="1"/>
      <w:numFmt w:val="bullet"/>
      <w:lvlText w:val=""/>
      <w:lvlJc w:val="left"/>
      <w:pPr>
        <w:ind w:left="720" w:hanging="360"/>
      </w:pPr>
      <w:rPr>
        <w:rFonts w:ascii="Symbol" w:hAnsi="Symbol" w:hint="default"/>
      </w:rPr>
    </w:lvl>
    <w:lvl w:ilvl="1" w:tplc="CC323DEA" w:tentative="1">
      <w:start w:val="1"/>
      <w:numFmt w:val="bullet"/>
      <w:lvlText w:val="o"/>
      <w:lvlJc w:val="left"/>
      <w:pPr>
        <w:ind w:left="1440" w:hanging="360"/>
      </w:pPr>
      <w:rPr>
        <w:rFonts w:ascii="Courier New" w:hAnsi="Courier New" w:cs="Courier New" w:hint="default"/>
      </w:rPr>
    </w:lvl>
    <w:lvl w:ilvl="2" w:tplc="94DC3A46" w:tentative="1">
      <w:start w:val="1"/>
      <w:numFmt w:val="bullet"/>
      <w:lvlText w:val=""/>
      <w:lvlJc w:val="left"/>
      <w:pPr>
        <w:ind w:left="2160" w:hanging="360"/>
      </w:pPr>
      <w:rPr>
        <w:rFonts w:ascii="Wingdings" w:hAnsi="Wingdings" w:hint="default"/>
      </w:rPr>
    </w:lvl>
    <w:lvl w:ilvl="3" w:tplc="1496476C" w:tentative="1">
      <w:start w:val="1"/>
      <w:numFmt w:val="bullet"/>
      <w:lvlText w:val=""/>
      <w:lvlJc w:val="left"/>
      <w:pPr>
        <w:ind w:left="2880" w:hanging="360"/>
      </w:pPr>
      <w:rPr>
        <w:rFonts w:ascii="Symbol" w:hAnsi="Symbol" w:hint="default"/>
      </w:rPr>
    </w:lvl>
    <w:lvl w:ilvl="4" w:tplc="925EC20C" w:tentative="1">
      <w:start w:val="1"/>
      <w:numFmt w:val="bullet"/>
      <w:lvlText w:val="o"/>
      <w:lvlJc w:val="left"/>
      <w:pPr>
        <w:ind w:left="3600" w:hanging="360"/>
      </w:pPr>
      <w:rPr>
        <w:rFonts w:ascii="Courier New" w:hAnsi="Courier New" w:cs="Courier New" w:hint="default"/>
      </w:rPr>
    </w:lvl>
    <w:lvl w:ilvl="5" w:tplc="CAFCC05E" w:tentative="1">
      <w:start w:val="1"/>
      <w:numFmt w:val="bullet"/>
      <w:lvlText w:val=""/>
      <w:lvlJc w:val="left"/>
      <w:pPr>
        <w:ind w:left="4320" w:hanging="360"/>
      </w:pPr>
      <w:rPr>
        <w:rFonts w:ascii="Wingdings" w:hAnsi="Wingdings" w:hint="default"/>
      </w:rPr>
    </w:lvl>
    <w:lvl w:ilvl="6" w:tplc="91FA85E0" w:tentative="1">
      <w:start w:val="1"/>
      <w:numFmt w:val="bullet"/>
      <w:lvlText w:val=""/>
      <w:lvlJc w:val="left"/>
      <w:pPr>
        <w:ind w:left="5040" w:hanging="360"/>
      </w:pPr>
      <w:rPr>
        <w:rFonts w:ascii="Symbol" w:hAnsi="Symbol" w:hint="default"/>
      </w:rPr>
    </w:lvl>
    <w:lvl w:ilvl="7" w:tplc="5C8A93E6" w:tentative="1">
      <w:start w:val="1"/>
      <w:numFmt w:val="bullet"/>
      <w:lvlText w:val="o"/>
      <w:lvlJc w:val="left"/>
      <w:pPr>
        <w:ind w:left="5760" w:hanging="360"/>
      </w:pPr>
      <w:rPr>
        <w:rFonts w:ascii="Courier New" w:hAnsi="Courier New" w:cs="Courier New" w:hint="default"/>
      </w:rPr>
    </w:lvl>
    <w:lvl w:ilvl="8" w:tplc="689EEEE6" w:tentative="1">
      <w:start w:val="1"/>
      <w:numFmt w:val="bullet"/>
      <w:lvlText w:val=""/>
      <w:lvlJc w:val="left"/>
      <w:pPr>
        <w:ind w:left="6480" w:hanging="360"/>
      </w:pPr>
      <w:rPr>
        <w:rFonts w:ascii="Wingdings" w:hAnsi="Wingdings" w:hint="default"/>
      </w:rPr>
    </w:lvl>
  </w:abstractNum>
  <w:abstractNum w:abstractNumId="31" w15:restartNumberingAfterBreak="0">
    <w:nsid w:val="38A971E8"/>
    <w:multiLevelType w:val="multilevel"/>
    <w:tmpl w:val="317A939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1F09AC"/>
    <w:multiLevelType w:val="multilevel"/>
    <w:tmpl w:val="7946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F3233C"/>
    <w:multiLevelType w:val="multilevel"/>
    <w:tmpl w:val="EC7A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705638"/>
    <w:multiLevelType w:val="multilevel"/>
    <w:tmpl w:val="EA32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A938FC"/>
    <w:multiLevelType w:val="hybridMultilevel"/>
    <w:tmpl w:val="9A2AA204"/>
    <w:lvl w:ilvl="0" w:tplc="8E107064">
      <w:start w:val="1"/>
      <w:numFmt w:val="bullet"/>
      <w:lvlText w:val=""/>
      <w:lvlJc w:val="left"/>
      <w:pPr>
        <w:ind w:left="720" w:hanging="360"/>
      </w:pPr>
      <w:rPr>
        <w:rFonts w:ascii="Symbol" w:hAnsi="Symbol" w:hint="default"/>
      </w:rPr>
    </w:lvl>
    <w:lvl w:ilvl="1" w:tplc="0B0A0480" w:tentative="1">
      <w:start w:val="1"/>
      <w:numFmt w:val="bullet"/>
      <w:lvlText w:val="o"/>
      <w:lvlJc w:val="left"/>
      <w:pPr>
        <w:ind w:left="1440" w:hanging="360"/>
      </w:pPr>
      <w:rPr>
        <w:rFonts w:ascii="Courier New" w:hAnsi="Courier New" w:cs="Courier New" w:hint="default"/>
      </w:rPr>
    </w:lvl>
    <w:lvl w:ilvl="2" w:tplc="F30CBB0C" w:tentative="1">
      <w:start w:val="1"/>
      <w:numFmt w:val="bullet"/>
      <w:lvlText w:val=""/>
      <w:lvlJc w:val="left"/>
      <w:pPr>
        <w:ind w:left="2160" w:hanging="360"/>
      </w:pPr>
      <w:rPr>
        <w:rFonts w:ascii="Wingdings" w:hAnsi="Wingdings" w:hint="default"/>
      </w:rPr>
    </w:lvl>
    <w:lvl w:ilvl="3" w:tplc="69660E54" w:tentative="1">
      <w:start w:val="1"/>
      <w:numFmt w:val="bullet"/>
      <w:lvlText w:val=""/>
      <w:lvlJc w:val="left"/>
      <w:pPr>
        <w:ind w:left="2880" w:hanging="360"/>
      </w:pPr>
      <w:rPr>
        <w:rFonts w:ascii="Symbol" w:hAnsi="Symbol" w:hint="default"/>
      </w:rPr>
    </w:lvl>
    <w:lvl w:ilvl="4" w:tplc="2EE689AA" w:tentative="1">
      <w:start w:val="1"/>
      <w:numFmt w:val="bullet"/>
      <w:lvlText w:val="o"/>
      <w:lvlJc w:val="left"/>
      <w:pPr>
        <w:ind w:left="3600" w:hanging="360"/>
      </w:pPr>
      <w:rPr>
        <w:rFonts w:ascii="Courier New" w:hAnsi="Courier New" w:cs="Courier New" w:hint="default"/>
      </w:rPr>
    </w:lvl>
    <w:lvl w:ilvl="5" w:tplc="CC463394" w:tentative="1">
      <w:start w:val="1"/>
      <w:numFmt w:val="bullet"/>
      <w:lvlText w:val=""/>
      <w:lvlJc w:val="left"/>
      <w:pPr>
        <w:ind w:left="4320" w:hanging="360"/>
      </w:pPr>
      <w:rPr>
        <w:rFonts w:ascii="Wingdings" w:hAnsi="Wingdings" w:hint="default"/>
      </w:rPr>
    </w:lvl>
    <w:lvl w:ilvl="6" w:tplc="33CC627C" w:tentative="1">
      <w:start w:val="1"/>
      <w:numFmt w:val="bullet"/>
      <w:lvlText w:val=""/>
      <w:lvlJc w:val="left"/>
      <w:pPr>
        <w:ind w:left="5040" w:hanging="360"/>
      </w:pPr>
      <w:rPr>
        <w:rFonts w:ascii="Symbol" w:hAnsi="Symbol" w:hint="default"/>
      </w:rPr>
    </w:lvl>
    <w:lvl w:ilvl="7" w:tplc="8C807FAC" w:tentative="1">
      <w:start w:val="1"/>
      <w:numFmt w:val="bullet"/>
      <w:lvlText w:val="o"/>
      <w:lvlJc w:val="left"/>
      <w:pPr>
        <w:ind w:left="5760" w:hanging="360"/>
      </w:pPr>
      <w:rPr>
        <w:rFonts w:ascii="Courier New" w:hAnsi="Courier New" w:cs="Courier New" w:hint="default"/>
      </w:rPr>
    </w:lvl>
    <w:lvl w:ilvl="8" w:tplc="4E0C7D78" w:tentative="1">
      <w:start w:val="1"/>
      <w:numFmt w:val="bullet"/>
      <w:lvlText w:val=""/>
      <w:lvlJc w:val="left"/>
      <w:pPr>
        <w:ind w:left="6480" w:hanging="360"/>
      </w:pPr>
      <w:rPr>
        <w:rFonts w:ascii="Wingdings" w:hAnsi="Wingdings" w:hint="default"/>
      </w:rPr>
    </w:lvl>
  </w:abstractNum>
  <w:abstractNum w:abstractNumId="36" w15:restartNumberingAfterBreak="0">
    <w:nsid w:val="44CC76E0"/>
    <w:multiLevelType w:val="multilevel"/>
    <w:tmpl w:val="632E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B2285D"/>
    <w:multiLevelType w:val="hybridMultilevel"/>
    <w:tmpl w:val="6DA01E64"/>
    <w:lvl w:ilvl="0" w:tplc="B428E1BE">
      <w:start w:val="1"/>
      <w:numFmt w:val="bullet"/>
      <w:lvlText w:val=""/>
      <w:lvlJc w:val="left"/>
      <w:pPr>
        <w:ind w:left="1080" w:hanging="360"/>
      </w:pPr>
      <w:rPr>
        <w:rFonts w:ascii="Symbol" w:hAnsi="Symbol" w:hint="default"/>
      </w:rPr>
    </w:lvl>
    <w:lvl w:ilvl="1" w:tplc="F9D4FB0A" w:tentative="1">
      <w:start w:val="1"/>
      <w:numFmt w:val="bullet"/>
      <w:lvlText w:val="o"/>
      <w:lvlJc w:val="left"/>
      <w:pPr>
        <w:ind w:left="1800" w:hanging="360"/>
      </w:pPr>
      <w:rPr>
        <w:rFonts w:ascii="Courier New" w:hAnsi="Courier New" w:cs="Courier New" w:hint="default"/>
      </w:rPr>
    </w:lvl>
    <w:lvl w:ilvl="2" w:tplc="455E99E6" w:tentative="1">
      <w:start w:val="1"/>
      <w:numFmt w:val="bullet"/>
      <w:lvlText w:val=""/>
      <w:lvlJc w:val="left"/>
      <w:pPr>
        <w:ind w:left="2520" w:hanging="360"/>
      </w:pPr>
      <w:rPr>
        <w:rFonts w:ascii="Wingdings" w:hAnsi="Wingdings" w:hint="default"/>
      </w:rPr>
    </w:lvl>
    <w:lvl w:ilvl="3" w:tplc="88ACBBBE" w:tentative="1">
      <w:start w:val="1"/>
      <w:numFmt w:val="bullet"/>
      <w:lvlText w:val=""/>
      <w:lvlJc w:val="left"/>
      <w:pPr>
        <w:ind w:left="3240" w:hanging="360"/>
      </w:pPr>
      <w:rPr>
        <w:rFonts w:ascii="Symbol" w:hAnsi="Symbol" w:hint="default"/>
      </w:rPr>
    </w:lvl>
    <w:lvl w:ilvl="4" w:tplc="E3B66D7A" w:tentative="1">
      <w:start w:val="1"/>
      <w:numFmt w:val="bullet"/>
      <w:lvlText w:val="o"/>
      <w:lvlJc w:val="left"/>
      <w:pPr>
        <w:ind w:left="3960" w:hanging="360"/>
      </w:pPr>
      <w:rPr>
        <w:rFonts w:ascii="Courier New" w:hAnsi="Courier New" w:cs="Courier New" w:hint="default"/>
      </w:rPr>
    </w:lvl>
    <w:lvl w:ilvl="5" w:tplc="5496656C" w:tentative="1">
      <w:start w:val="1"/>
      <w:numFmt w:val="bullet"/>
      <w:lvlText w:val=""/>
      <w:lvlJc w:val="left"/>
      <w:pPr>
        <w:ind w:left="4680" w:hanging="360"/>
      </w:pPr>
      <w:rPr>
        <w:rFonts w:ascii="Wingdings" w:hAnsi="Wingdings" w:hint="default"/>
      </w:rPr>
    </w:lvl>
    <w:lvl w:ilvl="6" w:tplc="4BD0CBF0" w:tentative="1">
      <w:start w:val="1"/>
      <w:numFmt w:val="bullet"/>
      <w:lvlText w:val=""/>
      <w:lvlJc w:val="left"/>
      <w:pPr>
        <w:ind w:left="5400" w:hanging="360"/>
      </w:pPr>
      <w:rPr>
        <w:rFonts w:ascii="Symbol" w:hAnsi="Symbol" w:hint="default"/>
      </w:rPr>
    </w:lvl>
    <w:lvl w:ilvl="7" w:tplc="354645B0" w:tentative="1">
      <w:start w:val="1"/>
      <w:numFmt w:val="bullet"/>
      <w:lvlText w:val="o"/>
      <w:lvlJc w:val="left"/>
      <w:pPr>
        <w:ind w:left="6120" w:hanging="360"/>
      </w:pPr>
      <w:rPr>
        <w:rFonts w:ascii="Courier New" w:hAnsi="Courier New" w:cs="Courier New" w:hint="default"/>
      </w:rPr>
    </w:lvl>
    <w:lvl w:ilvl="8" w:tplc="F6BC2490" w:tentative="1">
      <w:start w:val="1"/>
      <w:numFmt w:val="bullet"/>
      <w:lvlText w:val=""/>
      <w:lvlJc w:val="left"/>
      <w:pPr>
        <w:ind w:left="6840" w:hanging="360"/>
      </w:pPr>
      <w:rPr>
        <w:rFonts w:ascii="Wingdings" w:hAnsi="Wingdings" w:hint="default"/>
      </w:rPr>
    </w:lvl>
  </w:abstractNum>
  <w:abstractNum w:abstractNumId="38" w15:restartNumberingAfterBreak="0">
    <w:nsid w:val="4D6C718A"/>
    <w:multiLevelType w:val="multilevel"/>
    <w:tmpl w:val="021A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E872B7"/>
    <w:multiLevelType w:val="multilevel"/>
    <w:tmpl w:val="6AAC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A0464E"/>
    <w:multiLevelType w:val="hybridMultilevel"/>
    <w:tmpl w:val="AB0682B6"/>
    <w:lvl w:ilvl="0" w:tplc="0E649208">
      <w:start w:val="1"/>
      <w:numFmt w:val="bullet"/>
      <w:lvlText w:val=""/>
      <w:lvlJc w:val="left"/>
      <w:pPr>
        <w:ind w:left="1080" w:hanging="360"/>
      </w:pPr>
      <w:rPr>
        <w:rFonts w:ascii="Symbol" w:hAnsi="Symbol" w:hint="default"/>
      </w:rPr>
    </w:lvl>
    <w:lvl w:ilvl="1" w:tplc="D2D23A06" w:tentative="1">
      <w:start w:val="1"/>
      <w:numFmt w:val="bullet"/>
      <w:lvlText w:val="o"/>
      <w:lvlJc w:val="left"/>
      <w:pPr>
        <w:ind w:left="1800" w:hanging="360"/>
      </w:pPr>
      <w:rPr>
        <w:rFonts w:ascii="Courier New" w:hAnsi="Courier New" w:cs="Courier New" w:hint="default"/>
      </w:rPr>
    </w:lvl>
    <w:lvl w:ilvl="2" w:tplc="86DE8B34" w:tentative="1">
      <w:start w:val="1"/>
      <w:numFmt w:val="bullet"/>
      <w:lvlText w:val=""/>
      <w:lvlJc w:val="left"/>
      <w:pPr>
        <w:ind w:left="2520" w:hanging="360"/>
      </w:pPr>
      <w:rPr>
        <w:rFonts w:ascii="Wingdings" w:hAnsi="Wingdings" w:hint="default"/>
      </w:rPr>
    </w:lvl>
    <w:lvl w:ilvl="3" w:tplc="B6A09290" w:tentative="1">
      <w:start w:val="1"/>
      <w:numFmt w:val="bullet"/>
      <w:lvlText w:val=""/>
      <w:lvlJc w:val="left"/>
      <w:pPr>
        <w:ind w:left="3240" w:hanging="360"/>
      </w:pPr>
      <w:rPr>
        <w:rFonts w:ascii="Symbol" w:hAnsi="Symbol" w:hint="default"/>
      </w:rPr>
    </w:lvl>
    <w:lvl w:ilvl="4" w:tplc="39524CD0" w:tentative="1">
      <w:start w:val="1"/>
      <w:numFmt w:val="bullet"/>
      <w:lvlText w:val="o"/>
      <w:lvlJc w:val="left"/>
      <w:pPr>
        <w:ind w:left="3960" w:hanging="360"/>
      </w:pPr>
      <w:rPr>
        <w:rFonts w:ascii="Courier New" w:hAnsi="Courier New" w:cs="Courier New" w:hint="default"/>
      </w:rPr>
    </w:lvl>
    <w:lvl w:ilvl="5" w:tplc="49EEAA90" w:tentative="1">
      <w:start w:val="1"/>
      <w:numFmt w:val="bullet"/>
      <w:lvlText w:val=""/>
      <w:lvlJc w:val="left"/>
      <w:pPr>
        <w:ind w:left="4680" w:hanging="360"/>
      </w:pPr>
      <w:rPr>
        <w:rFonts w:ascii="Wingdings" w:hAnsi="Wingdings" w:hint="default"/>
      </w:rPr>
    </w:lvl>
    <w:lvl w:ilvl="6" w:tplc="00F899BE" w:tentative="1">
      <w:start w:val="1"/>
      <w:numFmt w:val="bullet"/>
      <w:lvlText w:val=""/>
      <w:lvlJc w:val="left"/>
      <w:pPr>
        <w:ind w:left="5400" w:hanging="360"/>
      </w:pPr>
      <w:rPr>
        <w:rFonts w:ascii="Symbol" w:hAnsi="Symbol" w:hint="default"/>
      </w:rPr>
    </w:lvl>
    <w:lvl w:ilvl="7" w:tplc="BC7EE818" w:tentative="1">
      <w:start w:val="1"/>
      <w:numFmt w:val="bullet"/>
      <w:lvlText w:val="o"/>
      <w:lvlJc w:val="left"/>
      <w:pPr>
        <w:ind w:left="6120" w:hanging="360"/>
      </w:pPr>
      <w:rPr>
        <w:rFonts w:ascii="Courier New" w:hAnsi="Courier New" w:cs="Courier New" w:hint="default"/>
      </w:rPr>
    </w:lvl>
    <w:lvl w:ilvl="8" w:tplc="821A8204" w:tentative="1">
      <w:start w:val="1"/>
      <w:numFmt w:val="bullet"/>
      <w:lvlText w:val=""/>
      <w:lvlJc w:val="left"/>
      <w:pPr>
        <w:ind w:left="6840" w:hanging="360"/>
      </w:pPr>
      <w:rPr>
        <w:rFonts w:ascii="Wingdings" w:hAnsi="Wingdings" w:hint="default"/>
      </w:rPr>
    </w:lvl>
  </w:abstractNum>
  <w:abstractNum w:abstractNumId="41" w15:restartNumberingAfterBreak="0">
    <w:nsid w:val="50DE1235"/>
    <w:multiLevelType w:val="hybridMultilevel"/>
    <w:tmpl w:val="3EEEBD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51C64D16"/>
    <w:multiLevelType w:val="hybridMultilevel"/>
    <w:tmpl w:val="478073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51E587DD"/>
    <w:multiLevelType w:val="hybridMultilevel"/>
    <w:tmpl w:val="FFFFFFFF"/>
    <w:lvl w:ilvl="0" w:tplc="B65EE70C">
      <w:start w:val="1"/>
      <w:numFmt w:val="bullet"/>
      <w:lvlText w:val=""/>
      <w:lvlJc w:val="left"/>
      <w:pPr>
        <w:ind w:left="1080" w:hanging="360"/>
      </w:pPr>
      <w:rPr>
        <w:rFonts w:ascii="Symbol" w:hAnsi="Symbol" w:hint="default"/>
      </w:rPr>
    </w:lvl>
    <w:lvl w:ilvl="1" w:tplc="6714C31A">
      <w:start w:val="1"/>
      <w:numFmt w:val="bullet"/>
      <w:lvlText w:val="o"/>
      <w:lvlJc w:val="left"/>
      <w:pPr>
        <w:ind w:left="1800" w:hanging="360"/>
      </w:pPr>
      <w:rPr>
        <w:rFonts w:ascii="Courier New" w:hAnsi="Courier New" w:hint="default"/>
      </w:rPr>
    </w:lvl>
    <w:lvl w:ilvl="2" w:tplc="403C8DFC">
      <w:start w:val="1"/>
      <w:numFmt w:val="bullet"/>
      <w:lvlText w:val=""/>
      <w:lvlJc w:val="left"/>
      <w:pPr>
        <w:ind w:left="2520" w:hanging="360"/>
      </w:pPr>
      <w:rPr>
        <w:rFonts w:ascii="Wingdings" w:hAnsi="Wingdings" w:hint="default"/>
      </w:rPr>
    </w:lvl>
    <w:lvl w:ilvl="3" w:tplc="60F4CB02">
      <w:start w:val="1"/>
      <w:numFmt w:val="bullet"/>
      <w:lvlText w:val=""/>
      <w:lvlJc w:val="left"/>
      <w:pPr>
        <w:ind w:left="3240" w:hanging="360"/>
      </w:pPr>
      <w:rPr>
        <w:rFonts w:ascii="Symbol" w:hAnsi="Symbol" w:hint="default"/>
      </w:rPr>
    </w:lvl>
    <w:lvl w:ilvl="4" w:tplc="B0E48DDA">
      <w:start w:val="1"/>
      <w:numFmt w:val="bullet"/>
      <w:lvlText w:val="o"/>
      <w:lvlJc w:val="left"/>
      <w:pPr>
        <w:ind w:left="3960" w:hanging="360"/>
      </w:pPr>
      <w:rPr>
        <w:rFonts w:ascii="Courier New" w:hAnsi="Courier New" w:hint="default"/>
      </w:rPr>
    </w:lvl>
    <w:lvl w:ilvl="5" w:tplc="5CE0977A">
      <w:start w:val="1"/>
      <w:numFmt w:val="bullet"/>
      <w:lvlText w:val=""/>
      <w:lvlJc w:val="left"/>
      <w:pPr>
        <w:ind w:left="4680" w:hanging="360"/>
      </w:pPr>
      <w:rPr>
        <w:rFonts w:ascii="Wingdings" w:hAnsi="Wingdings" w:hint="default"/>
      </w:rPr>
    </w:lvl>
    <w:lvl w:ilvl="6" w:tplc="D0CCC67A">
      <w:start w:val="1"/>
      <w:numFmt w:val="bullet"/>
      <w:lvlText w:val=""/>
      <w:lvlJc w:val="left"/>
      <w:pPr>
        <w:ind w:left="5400" w:hanging="360"/>
      </w:pPr>
      <w:rPr>
        <w:rFonts w:ascii="Symbol" w:hAnsi="Symbol" w:hint="default"/>
      </w:rPr>
    </w:lvl>
    <w:lvl w:ilvl="7" w:tplc="A9B40A5A">
      <w:start w:val="1"/>
      <w:numFmt w:val="bullet"/>
      <w:lvlText w:val="o"/>
      <w:lvlJc w:val="left"/>
      <w:pPr>
        <w:ind w:left="6120" w:hanging="360"/>
      </w:pPr>
      <w:rPr>
        <w:rFonts w:ascii="Courier New" w:hAnsi="Courier New" w:hint="default"/>
      </w:rPr>
    </w:lvl>
    <w:lvl w:ilvl="8" w:tplc="983E2A2E">
      <w:start w:val="1"/>
      <w:numFmt w:val="bullet"/>
      <w:lvlText w:val=""/>
      <w:lvlJc w:val="left"/>
      <w:pPr>
        <w:ind w:left="6840" w:hanging="360"/>
      </w:pPr>
      <w:rPr>
        <w:rFonts w:ascii="Wingdings" w:hAnsi="Wingdings" w:hint="default"/>
      </w:rPr>
    </w:lvl>
  </w:abstractNum>
  <w:abstractNum w:abstractNumId="44" w15:restartNumberingAfterBreak="0">
    <w:nsid w:val="52111D7C"/>
    <w:multiLevelType w:val="multilevel"/>
    <w:tmpl w:val="C8E8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7B4895"/>
    <w:multiLevelType w:val="multilevel"/>
    <w:tmpl w:val="6A30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236A0B"/>
    <w:multiLevelType w:val="multilevel"/>
    <w:tmpl w:val="15002564"/>
    <w:lvl w:ilvl="0">
      <w:start w:val="1"/>
      <w:numFmt w:val="bullet"/>
      <w:lvlText w:val=""/>
      <w:lvlJc w:val="left"/>
      <w:pPr>
        <w:tabs>
          <w:tab w:val="num" w:pos="720"/>
        </w:tabs>
        <w:ind w:left="720" w:hanging="360"/>
      </w:pPr>
      <w:rPr>
        <w:rFonts w:ascii="Symbol" w:hAnsi="Symbol" w:hint="default"/>
        <w:sz w:val="20"/>
      </w:rPr>
    </w:lvl>
    <w:lvl w:ilvl="1">
      <w:start w:val="1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D153D3"/>
    <w:multiLevelType w:val="hybridMultilevel"/>
    <w:tmpl w:val="FFFFFFFF"/>
    <w:lvl w:ilvl="0" w:tplc="F32A3712">
      <w:start w:val="1"/>
      <w:numFmt w:val="bullet"/>
      <w:lvlText w:val=""/>
      <w:lvlJc w:val="left"/>
      <w:pPr>
        <w:ind w:left="720" w:hanging="360"/>
      </w:pPr>
      <w:rPr>
        <w:rFonts w:ascii="Symbol" w:hAnsi="Symbol" w:hint="default"/>
      </w:rPr>
    </w:lvl>
    <w:lvl w:ilvl="1" w:tplc="0908CFF0">
      <w:start w:val="1"/>
      <w:numFmt w:val="bullet"/>
      <w:lvlText w:val="o"/>
      <w:lvlJc w:val="left"/>
      <w:pPr>
        <w:ind w:left="1440" w:hanging="360"/>
      </w:pPr>
      <w:rPr>
        <w:rFonts w:ascii="Courier New" w:hAnsi="Courier New" w:hint="default"/>
      </w:rPr>
    </w:lvl>
    <w:lvl w:ilvl="2" w:tplc="D2489148">
      <w:start w:val="1"/>
      <w:numFmt w:val="bullet"/>
      <w:lvlText w:val=""/>
      <w:lvlJc w:val="left"/>
      <w:pPr>
        <w:ind w:left="2160" w:hanging="360"/>
      </w:pPr>
      <w:rPr>
        <w:rFonts w:ascii="Wingdings" w:hAnsi="Wingdings" w:hint="default"/>
      </w:rPr>
    </w:lvl>
    <w:lvl w:ilvl="3" w:tplc="FB4E8556">
      <w:start w:val="1"/>
      <w:numFmt w:val="bullet"/>
      <w:lvlText w:val=""/>
      <w:lvlJc w:val="left"/>
      <w:pPr>
        <w:ind w:left="2880" w:hanging="360"/>
      </w:pPr>
      <w:rPr>
        <w:rFonts w:ascii="Symbol" w:hAnsi="Symbol" w:hint="default"/>
      </w:rPr>
    </w:lvl>
    <w:lvl w:ilvl="4" w:tplc="C2BEA170">
      <w:start w:val="1"/>
      <w:numFmt w:val="bullet"/>
      <w:lvlText w:val="o"/>
      <w:lvlJc w:val="left"/>
      <w:pPr>
        <w:ind w:left="3600" w:hanging="360"/>
      </w:pPr>
      <w:rPr>
        <w:rFonts w:ascii="Courier New" w:hAnsi="Courier New" w:hint="default"/>
      </w:rPr>
    </w:lvl>
    <w:lvl w:ilvl="5" w:tplc="B6CE85F8">
      <w:start w:val="1"/>
      <w:numFmt w:val="bullet"/>
      <w:lvlText w:val=""/>
      <w:lvlJc w:val="left"/>
      <w:pPr>
        <w:ind w:left="4320" w:hanging="360"/>
      </w:pPr>
      <w:rPr>
        <w:rFonts w:ascii="Wingdings" w:hAnsi="Wingdings" w:hint="default"/>
      </w:rPr>
    </w:lvl>
    <w:lvl w:ilvl="6" w:tplc="F0963B64">
      <w:start w:val="1"/>
      <w:numFmt w:val="bullet"/>
      <w:lvlText w:val=""/>
      <w:lvlJc w:val="left"/>
      <w:pPr>
        <w:ind w:left="5040" w:hanging="360"/>
      </w:pPr>
      <w:rPr>
        <w:rFonts w:ascii="Symbol" w:hAnsi="Symbol" w:hint="default"/>
      </w:rPr>
    </w:lvl>
    <w:lvl w:ilvl="7" w:tplc="E2322F3A">
      <w:start w:val="1"/>
      <w:numFmt w:val="bullet"/>
      <w:lvlText w:val="o"/>
      <w:lvlJc w:val="left"/>
      <w:pPr>
        <w:ind w:left="5760" w:hanging="360"/>
      </w:pPr>
      <w:rPr>
        <w:rFonts w:ascii="Courier New" w:hAnsi="Courier New" w:hint="default"/>
      </w:rPr>
    </w:lvl>
    <w:lvl w:ilvl="8" w:tplc="1B32B67A">
      <w:start w:val="1"/>
      <w:numFmt w:val="bullet"/>
      <w:lvlText w:val=""/>
      <w:lvlJc w:val="left"/>
      <w:pPr>
        <w:ind w:left="6480" w:hanging="360"/>
      </w:pPr>
      <w:rPr>
        <w:rFonts w:ascii="Wingdings" w:hAnsi="Wingdings" w:hint="default"/>
      </w:rPr>
    </w:lvl>
  </w:abstractNum>
  <w:abstractNum w:abstractNumId="48" w15:restartNumberingAfterBreak="0">
    <w:nsid w:val="5DAF57E6"/>
    <w:multiLevelType w:val="multilevel"/>
    <w:tmpl w:val="95960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F32D53"/>
    <w:multiLevelType w:val="multilevel"/>
    <w:tmpl w:val="EC80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E70EB8"/>
    <w:multiLevelType w:val="multilevel"/>
    <w:tmpl w:val="9F9A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3A9101D"/>
    <w:multiLevelType w:val="multilevel"/>
    <w:tmpl w:val="AE76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CE2237"/>
    <w:multiLevelType w:val="multilevel"/>
    <w:tmpl w:val="A0FC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AE3598"/>
    <w:multiLevelType w:val="multilevel"/>
    <w:tmpl w:val="AA06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9F2FFF"/>
    <w:multiLevelType w:val="hybridMultilevel"/>
    <w:tmpl w:val="FFFFFFFF"/>
    <w:lvl w:ilvl="0" w:tplc="F4EC9CBC">
      <w:start w:val="1"/>
      <w:numFmt w:val="bullet"/>
      <w:lvlText w:val=""/>
      <w:lvlJc w:val="left"/>
      <w:pPr>
        <w:ind w:left="720" w:hanging="360"/>
      </w:pPr>
      <w:rPr>
        <w:rFonts w:ascii="Symbol" w:hAnsi="Symbol" w:hint="default"/>
      </w:rPr>
    </w:lvl>
    <w:lvl w:ilvl="1" w:tplc="4BEE4F7C">
      <w:start w:val="1"/>
      <w:numFmt w:val="bullet"/>
      <w:lvlText w:val="o"/>
      <w:lvlJc w:val="left"/>
      <w:pPr>
        <w:ind w:left="1440" w:hanging="360"/>
      </w:pPr>
      <w:rPr>
        <w:rFonts w:ascii="Courier New" w:hAnsi="Courier New" w:hint="default"/>
      </w:rPr>
    </w:lvl>
    <w:lvl w:ilvl="2" w:tplc="D2327862">
      <w:start w:val="1"/>
      <w:numFmt w:val="bullet"/>
      <w:lvlText w:val=""/>
      <w:lvlJc w:val="left"/>
      <w:pPr>
        <w:ind w:left="2160" w:hanging="360"/>
      </w:pPr>
      <w:rPr>
        <w:rFonts w:ascii="Wingdings" w:hAnsi="Wingdings" w:hint="default"/>
      </w:rPr>
    </w:lvl>
    <w:lvl w:ilvl="3" w:tplc="BF88453E">
      <w:start w:val="1"/>
      <w:numFmt w:val="bullet"/>
      <w:lvlText w:val=""/>
      <w:lvlJc w:val="left"/>
      <w:pPr>
        <w:ind w:left="2880" w:hanging="360"/>
      </w:pPr>
      <w:rPr>
        <w:rFonts w:ascii="Symbol" w:hAnsi="Symbol" w:hint="default"/>
      </w:rPr>
    </w:lvl>
    <w:lvl w:ilvl="4" w:tplc="C6F2C18C">
      <w:start w:val="1"/>
      <w:numFmt w:val="bullet"/>
      <w:lvlText w:val="o"/>
      <w:lvlJc w:val="left"/>
      <w:pPr>
        <w:ind w:left="3600" w:hanging="360"/>
      </w:pPr>
      <w:rPr>
        <w:rFonts w:ascii="Courier New" w:hAnsi="Courier New" w:hint="default"/>
      </w:rPr>
    </w:lvl>
    <w:lvl w:ilvl="5" w:tplc="BBB6E6EC">
      <w:start w:val="1"/>
      <w:numFmt w:val="bullet"/>
      <w:lvlText w:val=""/>
      <w:lvlJc w:val="left"/>
      <w:pPr>
        <w:ind w:left="4320" w:hanging="360"/>
      </w:pPr>
      <w:rPr>
        <w:rFonts w:ascii="Wingdings" w:hAnsi="Wingdings" w:hint="default"/>
      </w:rPr>
    </w:lvl>
    <w:lvl w:ilvl="6" w:tplc="9894CE40">
      <w:start w:val="1"/>
      <w:numFmt w:val="bullet"/>
      <w:lvlText w:val=""/>
      <w:lvlJc w:val="left"/>
      <w:pPr>
        <w:ind w:left="5040" w:hanging="360"/>
      </w:pPr>
      <w:rPr>
        <w:rFonts w:ascii="Symbol" w:hAnsi="Symbol" w:hint="default"/>
      </w:rPr>
    </w:lvl>
    <w:lvl w:ilvl="7" w:tplc="092636CE">
      <w:start w:val="1"/>
      <w:numFmt w:val="bullet"/>
      <w:lvlText w:val="o"/>
      <w:lvlJc w:val="left"/>
      <w:pPr>
        <w:ind w:left="5760" w:hanging="360"/>
      </w:pPr>
      <w:rPr>
        <w:rFonts w:ascii="Courier New" w:hAnsi="Courier New" w:hint="default"/>
      </w:rPr>
    </w:lvl>
    <w:lvl w:ilvl="8" w:tplc="0332EF6A">
      <w:start w:val="1"/>
      <w:numFmt w:val="bullet"/>
      <w:lvlText w:val=""/>
      <w:lvlJc w:val="left"/>
      <w:pPr>
        <w:ind w:left="6480" w:hanging="360"/>
      </w:pPr>
      <w:rPr>
        <w:rFonts w:ascii="Wingdings" w:hAnsi="Wingdings" w:hint="default"/>
      </w:rPr>
    </w:lvl>
  </w:abstractNum>
  <w:abstractNum w:abstractNumId="55" w15:restartNumberingAfterBreak="0">
    <w:nsid w:val="6B8A60A9"/>
    <w:multiLevelType w:val="multilevel"/>
    <w:tmpl w:val="E444B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C890868"/>
    <w:multiLevelType w:val="multilevel"/>
    <w:tmpl w:val="48A42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432C76"/>
    <w:multiLevelType w:val="multilevel"/>
    <w:tmpl w:val="E6480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7C611F"/>
    <w:multiLevelType w:val="multilevel"/>
    <w:tmpl w:val="51BC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401D3B"/>
    <w:multiLevelType w:val="multilevel"/>
    <w:tmpl w:val="42D0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C64892"/>
    <w:multiLevelType w:val="hybridMultilevel"/>
    <w:tmpl w:val="8B746F28"/>
    <w:lvl w:ilvl="0" w:tplc="881AC7AA">
      <w:start w:val="1"/>
      <w:numFmt w:val="bullet"/>
      <w:lvlText w:val=""/>
      <w:lvlJc w:val="left"/>
      <w:pPr>
        <w:ind w:left="1152" w:hanging="360"/>
      </w:pPr>
      <w:rPr>
        <w:rFonts w:ascii="Symbol" w:hAnsi="Symbol" w:hint="default"/>
      </w:rPr>
    </w:lvl>
    <w:lvl w:ilvl="1" w:tplc="766470C4" w:tentative="1">
      <w:start w:val="1"/>
      <w:numFmt w:val="bullet"/>
      <w:lvlText w:val="o"/>
      <w:lvlJc w:val="left"/>
      <w:pPr>
        <w:ind w:left="1872" w:hanging="360"/>
      </w:pPr>
      <w:rPr>
        <w:rFonts w:ascii="Courier New" w:hAnsi="Courier New" w:cs="Courier New" w:hint="default"/>
      </w:rPr>
    </w:lvl>
    <w:lvl w:ilvl="2" w:tplc="6C428520" w:tentative="1">
      <w:start w:val="1"/>
      <w:numFmt w:val="bullet"/>
      <w:lvlText w:val=""/>
      <w:lvlJc w:val="left"/>
      <w:pPr>
        <w:ind w:left="2592" w:hanging="360"/>
      </w:pPr>
      <w:rPr>
        <w:rFonts w:ascii="Wingdings" w:hAnsi="Wingdings" w:hint="default"/>
      </w:rPr>
    </w:lvl>
    <w:lvl w:ilvl="3" w:tplc="9ED00786" w:tentative="1">
      <w:start w:val="1"/>
      <w:numFmt w:val="bullet"/>
      <w:lvlText w:val=""/>
      <w:lvlJc w:val="left"/>
      <w:pPr>
        <w:ind w:left="3312" w:hanging="360"/>
      </w:pPr>
      <w:rPr>
        <w:rFonts w:ascii="Symbol" w:hAnsi="Symbol" w:hint="default"/>
      </w:rPr>
    </w:lvl>
    <w:lvl w:ilvl="4" w:tplc="0C161622" w:tentative="1">
      <w:start w:val="1"/>
      <w:numFmt w:val="bullet"/>
      <w:lvlText w:val="o"/>
      <w:lvlJc w:val="left"/>
      <w:pPr>
        <w:ind w:left="4032" w:hanging="360"/>
      </w:pPr>
      <w:rPr>
        <w:rFonts w:ascii="Courier New" w:hAnsi="Courier New" w:cs="Courier New" w:hint="default"/>
      </w:rPr>
    </w:lvl>
    <w:lvl w:ilvl="5" w:tplc="82D2447A" w:tentative="1">
      <w:start w:val="1"/>
      <w:numFmt w:val="bullet"/>
      <w:lvlText w:val=""/>
      <w:lvlJc w:val="left"/>
      <w:pPr>
        <w:ind w:left="4752" w:hanging="360"/>
      </w:pPr>
      <w:rPr>
        <w:rFonts w:ascii="Wingdings" w:hAnsi="Wingdings" w:hint="default"/>
      </w:rPr>
    </w:lvl>
    <w:lvl w:ilvl="6" w:tplc="72DA969A" w:tentative="1">
      <w:start w:val="1"/>
      <w:numFmt w:val="bullet"/>
      <w:lvlText w:val=""/>
      <w:lvlJc w:val="left"/>
      <w:pPr>
        <w:ind w:left="5472" w:hanging="360"/>
      </w:pPr>
      <w:rPr>
        <w:rFonts w:ascii="Symbol" w:hAnsi="Symbol" w:hint="default"/>
      </w:rPr>
    </w:lvl>
    <w:lvl w:ilvl="7" w:tplc="0BFAB2E4" w:tentative="1">
      <w:start w:val="1"/>
      <w:numFmt w:val="bullet"/>
      <w:lvlText w:val="o"/>
      <w:lvlJc w:val="left"/>
      <w:pPr>
        <w:ind w:left="6192" w:hanging="360"/>
      </w:pPr>
      <w:rPr>
        <w:rFonts w:ascii="Courier New" w:hAnsi="Courier New" w:cs="Courier New" w:hint="default"/>
      </w:rPr>
    </w:lvl>
    <w:lvl w:ilvl="8" w:tplc="520636E2" w:tentative="1">
      <w:start w:val="1"/>
      <w:numFmt w:val="bullet"/>
      <w:lvlText w:val=""/>
      <w:lvlJc w:val="left"/>
      <w:pPr>
        <w:ind w:left="6912" w:hanging="360"/>
      </w:pPr>
      <w:rPr>
        <w:rFonts w:ascii="Wingdings" w:hAnsi="Wingdings" w:hint="default"/>
      </w:rPr>
    </w:lvl>
  </w:abstractNum>
  <w:abstractNum w:abstractNumId="61" w15:restartNumberingAfterBreak="0">
    <w:nsid w:val="741B7D7E"/>
    <w:multiLevelType w:val="hybridMultilevel"/>
    <w:tmpl w:val="5C9AEFA8"/>
    <w:lvl w:ilvl="0" w:tplc="C5306D84">
      <w:start w:val="1"/>
      <w:numFmt w:val="bullet"/>
      <w:lvlText w:val=""/>
      <w:lvlJc w:val="left"/>
      <w:pPr>
        <w:ind w:left="720" w:hanging="360"/>
      </w:pPr>
      <w:rPr>
        <w:rFonts w:ascii="Symbol" w:hAnsi="Symbol" w:hint="default"/>
      </w:rPr>
    </w:lvl>
    <w:lvl w:ilvl="1" w:tplc="F14A5708" w:tentative="1">
      <w:start w:val="1"/>
      <w:numFmt w:val="bullet"/>
      <w:lvlText w:val="o"/>
      <w:lvlJc w:val="left"/>
      <w:pPr>
        <w:ind w:left="1440" w:hanging="360"/>
      </w:pPr>
      <w:rPr>
        <w:rFonts w:ascii="Courier New" w:hAnsi="Courier New" w:cs="Courier New" w:hint="default"/>
      </w:rPr>
    </w:lvl>
    <w:lvl w:ilvl="2" w:tplc="54DCE302">
      <w:start w:val="1"/>
      <w:numFmt w:val="bullet"/>
      <w:lvlText w:val=""/>
      <w:lvlJc w:val="left"/>
      <w:pPr>
        <w:ind w:left="2160" w:hanging="360"/>
      </w:pPr>
      <w:rPr>
        <w:rFonts w:ascii="Wingdings" w:hAnsi="Wingdings" w:hint="default"/>
      </w:rPr>
    </w:lvl>
    <w:lvl w:ilvl="3" w:tplc="54C228C4" w:tentative="1">
      <w:start w:val="1"/>
      <w:numFmt w:val="bullet"/>
      <w:lvlText w:val=""/>
      <w:lvlJc w:val="left"/>
      <w:pPr>
        <w:ind w:left="2880" w:hanging="360"/>
      </w:pPr>
      <w:rPr>
        <w:rFonts w:ascii="Symbol" w:hAnsi="Symbol" w:hint="default"/>
      </w:rPr>
    </w:lvl>
    <w:lvl w:ilvl="4" w:tplc="3E48A31E" w:tentative="1">
      <w:start w:val="1"/>
      <w:numFmt w:val="bullet"/>
      <w:lvlText w:val="o"/>
      <w:lvlJc w:val="left"/>
      <w:pPr>
        <w:ind w:left="3600" w:hanging="360"/>
      </w:pPr>
      <w:rPr>
        <w:rFonts w:ascii="Courier New" w:hAnsi="Courier New" w:cs="Courier New" w:hint="default"/>
      </w:rPr>
    </w:lvl>
    <w:lvl w:ilvl="5" w:tplc="585AC58C" w:tentative="1">
      <w:start w:val="1"/>
      <w:numFmt w:val="bullet"/>
      <w:lvlText w:val=""/>
      <w:lvlJc w:val="left"/>
      <w:pPr>
        <w:ind w:left="4320" w:hanging="360"/>
      </w:pPr>
      <w:rPr>
        <w:rFonts w:ascii="Wingdings" w:hAnsi="Wingdings" w:hint="default"/>
      </w:rPr>
    </w:lvl>
    <w:lvl w:ilvl="6" w:tplc="FFDE76E8" w:tentative="1">
      <w:start w:val="1"/>
      <w:numFmt w:val="bullet"/>
      <w:lvlText w:val=""/>
      <w:lvlJc w:val="left"/>
      <w:pPr>
        <w:ind w:left="5040" w:hanging="360"/>
      </w:pPr>
      <w:rPr>
        <w:rFonts w:ascii="Symbol" w:hAnsi="Symbol" w:hint="default"/>
      </w:rPr>
    </w:lvl>
    <w:lvl w:ilvl="7" w:tplc="34146574" w:tentative="1">
      <w:start w:val="1"/>
      <w:numFmt w:val="bullet"/>
      <w:lvlText w:val="o"/>
      <w:lvlJc w:val="left"/>
      <w:pPr>
        <w:ind w:left="5760" w:hanging="360"/>
      </w:pPr>
      <w:rPr>
        <w:rFonts w:ascii="Courier New" w:hAnsi="Courier New" w:cs="Courier New" w:hint="default"/>
      </w:rPr>
    </w:lvl>
    <w:lvl w:ilvl="8" w:tplc="8DD6DEEC" w:tentative="1">
      <w:start w:val="1"/>
      <w:numFmt w:val="bullet"/>
      <w:lvlText w:val=""/>
      <w:lvlJc w:val="left"/>
      <w:pPr>
        <w:ind w:left="6480" w:hanging="360"/>
      </w:pPr>
      <w:rPr>
        <w:rFonts w:ascii="Wingdings" w:hAnsi="Wingdings" w:hint="default"/>
      </w:rPr>
    </w:lvl>
  </w:abstractNum>
  <w:abstractNum w:abstractNumId="62" w15:restartNumberingAfterBreak="0">
    <w:nsid w:val="74A0667D"/>
    <w:multiLevelType w:val="multilevel"/>
    <w:tmpl w:val="429A626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D030FB"/>
    <w:multiLevelType w:val="multilevel"/>
    <w:tmpl w:val="7C30A7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7642037E"/>
    <w:multiLevelType w:val="multilevel"/>
    <w:tmpl w:val="49CC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8807CE"/>
    <w:multiLevelType w:val="hybridMultilevel"/>
    <w:tmpl w:val="34761B4C"/>
    <w:lvl w:ilvl="0" w:tplc="88025034">
      <w:start w:val="1"/>
      <w:numFmt w:val="bullet"/>
      <w:lvlText w:val=""/>
      <w:lvlJc w:val="left"/>
      <w:pPr>
        <w:ind w:left="1080" w:hanging="360"/>
      </w:pPr>
      <w:rPr>
        <w:rFonts w:ascii="Symbol" w:hAnsi="Symbol" w:hint="default"/>
      </w:rPr>
    </w:lvl>
    <w:lvl w:ilvl="1" w:tplc="3A0C6E86" w:tentative="1">
      <w:start w:val="1"/>
      <w:numFmt w:val="bullet"/>
      <w:lvlText w:val="o"/>
      <w:lvlJc w:val="left"/>
      <w:pPr>
        <w:ind w:left="1800" w:hanging="360"/>
      </w:pPr>
      <w:rPr>
        <w:rFonts w:ascii="Courier New" w:hAnsi="Courier New" w:cs="Courier New" w:hint="default"/>
      </w:rPr>
    </w:lvl>
    <w:lvl w:ilvl="2" w:tplc="95A8DE9C" w:tentative="1">
      <w:start w:val="1"/>
      <w:numFmt w:val="bullet"/>
      <w:lvlText w:val=""/>
      <w:lvlJc w:val="left"/>
      <w:pPr>
        <w:ind w:left="2520" w:hanging="360"/>
      </w:pPr>
      <w:rPr>
        <w:rFonts w:ascii="Wingdings" w:hAnsi="Wingdings" w:hint="default"/>
      </w:rPr>
    </w:lvl>
    <w:lvl w:ilvl="3" w:tplc="C234E348" w:tentative="1">
      <w:start w:val="1"/>
      <w:numFmt w:val="bullet"/>
      <w:lvlText w:val=""/>
      <w:lvlJc w:val="left"/>
      <w:pPr>
        <w:ind w:left="3240" w:hanging="360"/>
      </w:pPr>
      <w:rPr>
        <w:rFonts w:ascii="Symbol" w:hAnsi="Symbol" w:hint="default"/>
      </w:rPr>
    </w:lvl>
    <w:lvl w:ilvl="4" w:tplc="CD0CE4AA" w:tentative="1">
      <w:start w:val="1"/>
      <w:numFmt w:val="bullet"/>
      <w:lvlText w:val="o"/>
      <w:lvlJc w:val="left"/>
      <w:pPr>
        <w:ind w:left="3960" w:hanging="360"/>
      </w:pPr>
      <w:rPr>
        <w:rFonts w:ascii="Courier New" w:hAnsi="Courier New" w:cs="Courier New" w:hint="default"/>
      </w:rPr>
    </w:lvl>
    <w:lvl w:ilvl="5" w:tplc="0798CD16" w:tentative="1">
      <w:start w:val="1"/>
      <w:numFmt w:val="bullet"/>
      <w:lvlText w:val=""/>
      <w:lvlJc w:val="left"/>
      <w:pPr>
        <w:ind w:left="4680" w:hanging="360"/>
      </w:pPr>
      <w:rPr>
        <w:rFonts w:ascii="Wingdings" w:hAnsi="Wingdings" w:hint="default"/>
      </w:rPr>
    </w:lvl>
    <w:lvl w:ilvl="6" w:tplc="6AFA72D4" w:tentative="1">
      <w:start w:val="1"/>
      <w:numFmt w:val="bullet"/>
      <w:lvlText w:val=""/>
      <w:lvlJc w:val="left"/>
      <w:pPr>
        <w:ind w:left="5400" w:hanging="360"/>
      </w:pPr>
      <w:rPr>
        <w:rFonts w:ascii="Symbol" w:hAnsi="Symbol" w:hint="default"/>
      </w:rPr>
    </w:lvl>
    <w:lvl w:ilvl="7" w:tplc="9D38DCF0" w:tentative="1">
      <w:start w:val="1"/>
      <w:numFmt w:val="bullet"/>
      <w:lvlText w:val="o"/>
      <w:lvlJc w:val="left"/>
      <w:pPr>
        <w:ind w:left="6120" w:hanging="360"/>
      </w:pPr>
      <w:rPr>
        <w:rFonts w:ascii="Courier New" w:hAnsi="Courier New" w:cs="Courier New" w:hint="default"/>
      </w:rPr>
    </w:lvl>
    <w:lvl w:ilvl="8" w:tplc="7EB6A0B6" w:tentative="1">
      <w:start w:val="1"/>
      <w:numFmt w:val="bullet"/>
      <w:lvlText w:val=""/>
      <w:lvlJc w:val="left"/>
      <w:pPr>
        <w:ind w:left="6840" w:hanging="360"/>
      </w:pPr>
      <w:rPr>
        <w:rFonts w:ascii="Wingdings" w:hAnsi="Wingdings" w:hint="default"/>
      </w:rPr>
    </w:lvl>
  </w:abstractNum>
  <w:abstractNum w:abstractNumId="66" w15:restartNumberingAfterBreak="0">
    <w:nsid w:val="7BEA04E3"/>
    <w:multiLevelType w:val="multilevel"/>
    <w:tmpl w:val="429A626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2170CA"/>
    <w:multiLevelType w:val="multilevel"/>
    <w:tmpl w:val="1C7ACBAC"/>
    <w:lvl w:ilvl="0">
      <w:start w:val="1"/>
      <w:numFmt w:val="decimal"/>
      <w:pStyle w:val="Ttulo1"/>
      <w:lvlText w:val="%1"/>
      <w:lvlJc w:val="left"/>
      <w:pPr>
        <w:ind w:left="432" w:hanging="432"/>
      </w:pPr>
    </w:lvl>
    <w:lvl w:ilvl="1">
      <w:start w:val="1"/>
      <w:numFmt w:val="decimal"/>
      <w:pStyle w:val="Ttulo2"/>
      <w:lvlText w:val="%1.%2"/>
      <w:lvlJc w:val="left"/>
      <w:pPr>
        <w:ind w:left="576" w:hanging="576"/>
      </w:pPr>
      <w:rPr>
        <w:lang w:val="en-US"/>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1249926870">
    <w:abstractNumId w:val="1"/>
  </w:num>
  <w:num w:numId="2" w16cid:durableId="1500920929">
    <w:abstractNumId w:val="0"/>
  </w:num>
  <w:num w:numId="3" w16cid:durableId="1799033017">
    <w:abstractNumId w:val="2"/>
  </w:num>
  <w:num w:numId="4" w16cid:durableId="269510729">
    <w:abstractNumId w:val="5"/>
  </w:num>
  <w:num w:numId="5" w16cid:durableId="386953116">
    <w:abstractNumId w:val="4"/>
  </w:num>
  <w:num w:numId="6" w16cid:durableId="935558164">
    <w:abstractNumId w:val="3"/>
  </w:num>
  <w:num w:numId="7" w16cid:durableId="891769815">
    <w:abstractNumId w:val="14"/>
  </w:num>
  <w:num w:numId="8" w16cid:durableId="314648963">
    <w:abstractNumId w:val="37"/>
  </w:num>
  <w:num w:numId="9" w16cid:durableId="1245723502">
    <w:abstractNumId w:val="15"/>
  </w:num>
  <w:num w:numId="10" w16cid:durableId="121846726">
    <w:abstractNumId w:val="40"/>
  </w:num>
  <w:num w:numId="11" w16cid:durableId="597182855">
    <w:abstractNumId w:val="65"/>
  </w:num>
  <w:num w:numId="12" w16cid:durableId="1399745178">
    <w:abstractNumId w:val="55"/>
  </w:num>
  <w:num w:numId="13" w16cid:durableId="1164011691">
    <w:abstractNumId w:val="30"/>
  </w:num>
  <w:num w:numId="14" w16cid:durableId="1251819690">
    <w:abstractNumId w:val="46"/>
  </w:num>
  <w:num w:numId="15" w16cid:durableId="1732460373">
    <w:abstractNumId w:val="39"/>
  </w:num>
  <w:num w:numId="16" w16cid:durableId="659891565">
    <w:abstractNumId w:val="56"/>
  </w:num>
  <w:num w:numId="17" w16cid:durableId="1942758683">
    <w:abstractNumId w:val="6"/>
  </w:num>
  <w:num w:numId="18" w16cid:durableId="61491823">
    <w:abstractNumId w:val="34"/>
  </w:num>
  <w:num w:numId="19" w16cid:durableId="1502696153">
    <w:abstractNumId w:val="44"/>
  </w:num>
  <w:num w:numId="20" w16cid:durableId="2144541397">
    <w:abstractNumId w:val="25"/>
  </w:num>
  <w:num w:numId="21" w16cid:durableId="279991497">
    <w:abstractNumId w:val="24"/>
  </w:num>
  <w:num w:numId="22" w16cid:durableId="898705172">
    <w:abstractNumId w:val="48"/>
  </w:num>
  <w:num w:numId="23" w16cid:durableId="643659858">
    <w:abstractNumId w:val="63"/>
  </w:num>
  <w:num w:numId="24" w16cid:durableId="11029760">
    <w:abstractNumId w:val="50"/>
  </w:num>
  <w:num w:numId="25" w16cid:durableId="817041028">
    <w:abstractNumId w:val="16"/>
  </w:num>
  <w:num w:numId="26" w16cid:durableId="1627926751">
    <w:abstractNumId w:val="22"/>
  </w:num>
  <w:num w:numId="27" w16cid:durableId="1386442986">
    <w:abstractNumId w:val="9"/>
  </w:num>
  <w:num w:numId="28" w16cid:durableId="1376126928">
    <w:abstractNumId w:val="21"/>
  </w:num>
  <w:num w:numId="29" w16cid:durableId="262567554">
    <w:abstractNumId w:val="64"/>
  </w:num>
  <w:num w:numId="30" w16cid:durableId="510996051">
    <w:abstractNumId w:val="32"/>
  </w:num>
  <w:num w:numId="31" w16cid:durableId="970864260">
    <w:abstractNumId w:val="58"/>
  </w:num>
  <w:num w:numId="32" w16cid:durableId="1973435745">
    <w:abstractNumId w:val="18"/>
  </w:num>
  <w:num w:numId="33" w16cid:durableId="1825118579">
    <w:abstractNumId w:val="59"/>
  </w:num>
  <w:num w:numId="34" w16cid:durableId="535234067">
    <w:abstractNumId w:val="11"/>
  </w:num>
  <w:num w:numId="35" w16cid:durableId="666059119">
    <w:abstractNumId w:val="26"/>
  </w:num>
  <w:num w:numId="36" w16cid:durableId="941298455">
    <w:abstractNumId w:val="12"/>
  </w:num>
  <w:num w:numId="37" w16cid:durableId="1390959039">
    <w:abstractNumId w:val="8"/>
  </w:num>
  <w:num w:numId="38" w16cid:durableId="1623420481">
    <w:abstractNumId w:val="33"/>
  </w:num>
  <w:num w:numId="39" w16cid:durableId="1874269655">
    <w:abstractNumId w:val="13"/>
  </w:num>
  <w:num w:numId="40" w16cid:durableId="1890411871">
    <w:abstractNumId w:val="7"/>
  </w:num>
  <w:num w:numId="41" w16cid:durableId="1267613819">
    <w:abstractNumId w:val="27"/>
  </w:num>
  <w:num w:numId="42" w16cid:durableId="1510023779">
    <w:abstractNumId w:val="51"/>
  </w:num>
  <w:num w:numId="43" w16cid:durableId="1510408398">
    <w:abstractNumId w:val="52"/>
  </w:num>
  <w:num w:numId="44" w16cid:durableId="1433667360">
    <w:abstractNumId w:val="20"/>
  </w:num>
  <w:num w:numId="45" w16cid:durableId="694355794">
    <w:abstractNumId w:val="38"/>
  </w:num>
  <w:num w:numId="46" w16cid:durableId="1608540994">
    <w:abstractNumId w:val="10"/>
  </w:num>
  <w:num w:numId="47" w16cid:durableId="1300460184">
    <w:abstractNumId w:val="31"/>
  </w:num>
  <w:num w:numId="48" w16cid:durableId="1529175584">
    <w:abstractNumId w:val="57"/>
  </w:num>
  <w:num w:numId="49" w16cid:durableId="410003476">
    <w:abstractNumId w:val="66"/>
  </w:num>
  <w:num w:numId="50" w16cid:durableId="1707221345">
    <w:abstractNumId w:val="35"/>
  </w:num>
  <w:num w:numId="51" w16cid:durableId="874343824">
    <w:abstractNumId w:val="61"/>
  </w:num>
  <w:num w:numId="52" w16cid:durableId="1955817934">
    <w:abstractNumId w:val="49"/>
  </w:num>
  <w:num w:numId="53" w16cid:durableId="1931349297">
    <w:abstractNumId w:val="45"/>
  </w:num>
  <w:num w:numId="54" w16cid:durableId="9844053">
    <w:abstractNumId w:val="29"/>
  </w:num>
  <w:num w:numId="55" w16cid:durableId="1445424953">
    <w:abstractNumId w:val="36"/>
  </w:num>
  <w:num w:numId="56" w16cid:durableId="376390989">
    <w:abstractNumId w:val="17"/>
  </w:num>
  <w:num w:numId="57" w16cid:durableId="219874537">
    <w:abstractNumId w:val="23"/>
  </w:num>
  <w:num w:numId="58" w16cid:durableId="418062701">
    <w:abstractNumId w:val="19"/>
  </w:num>
  <w:num w:numId="59" w16cid:durableId="870193723">
    <w:abstractNumId w:val="62"/>
  </w:num>
  <w:num w:numId="60" w16cid:durableId="827207323">
    <w:abstractNumId w:val="28"/>
  </w:num>
  <w:num w:numId="61" w16cid:durableId="728043399">
    <w:abstractNumId w:val="60"/>
  </w:num>
  <w:num w:numId="62" w16cid:durableId="911617977">
    <w:abstractNumId w:val="67"/>
  </w:num>
  <w:num w:numId="63" w16cid:durableId="1096025823">
    <w:abstractNumId w:val="42"/>
  </w:num>
  <w:num w:numId="64" w16cid:durableId="1829704767">
    <w:abstractNumId w:val="54"/>
  </w:num>
  <w:num w:numId="65" w16cid:durableId="1185367520">
    <w:abstractNumId w:val="47"/>
  </w:num>
  <w:num w:numId="66" w16cid:durableId="1193416735">
    <w:abstractNumId w:val="67"/>
  </w:num>
  <w:num w:numId="67" w16cid:durableId="291910263">
    <w:abstractNumId w:val="67"/>
    <w:lvlOverride w:ilvl="0">
      <w:lvl w:ilvl="0">
        <w:start w:val="1"/>
        <w:numFmt w:val="decimal"/>
        <w:pStyle w:val="Ttulo1"/>
        <w:lvlText w:val="%1"/>
        <w:lvlJc w:val="left"/>
        <w:pPr>
          <w:ind w:left="432" w:hanging="432"/>
        </w:pPr>
        <w:rPr>
          <w:rFonts w:hint="default"/>
        </w:rPr>
      </w:lvl>
    </w:lvlOverride>
    <w:lvlOverride w:ilvl="1">
      <w:lvl w:ilvl="1">
        <w:start w:val="1"/>
        <w:numFmt w:val="decimal"/>
        <w:pStyle w:val="Ttulo2"/>
        <w:lvlText w:val="%1.%2"/>
        <w:lvlJc w:val="left"/>
        <w:pPr>
          <w:ind w:left="567" w:hanging="567"/>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68" w16cid:durableId="1935818387">
    <w:abstractNumId w:val="43"/>
  </w:num>
  <w:num w:numId="69" w16cid:durableId="1911380312">
    <w:abstractNumId w:val="41"/>
  </w:num>
  <w:num w:numId="70" w16cid:durableId="198013507">
    <w:abstractNumId w:val="53"/>
  </w:num>
  <w:numIdMacAtCleanup w:val="6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talina Ceballos Granados">
    <w15:presenceInfo w15:providerId="AD" w15:userId="S::cceballosg@sura.com.co::f6c98d31-f74b-4972-9fcc-a71d4c0662fc"/>
  </w15:person>
  <w15:person w15:author="Yimi Alejandro Herrera Bustamante">
    <w15:presenceInfo w15:providerId="AD" w15:userId="S::yherrerb@emeal.nttdata.com::cd8fa134-71b9-43ff-9cff-34dd71c1f972"/>
  </w15:person>
  <w15:person w15:author="Sergio Andres Perez Perez">
    <w15:presenceInfo w15:providerId="AD" w15:userId="S::sergpepe@sura.com.co::bae387cd-64d6-47dd-8343-46c25a4891ac"/>
  </w15:person>
  <w15:person w15:author="Francisco Javier Carvajal Pinilla">
    <w15:presenceInfo w15:providerId="AD" w15:userId="S::fjcarvajal@sura.com.co::43f47112-ac35-4da2-bbce-ac769e9871f1"/>
  </w15:person>
  <w15:person w15:author="Miguel Antonio Castro Martinez">
    <w15:presenceInfo w15:providerId="AD" w15:userId="S::mcastrom@sura.com.co::df14b95b-2841-4ea2-9770-6bcc972595d1"/>
  </w15:person>
  <w15:person w15:author="Camilo Andres Rodriguez Esparza">
    <w15:presenceInfo w15:providerId="AD" w15:userId="S::crodrigueze@sura.com.co::5e13ceed-c3ef-44a8-ab5f-d18e835ccf39"/>
  </w15:person>
  <w15:person w15:author="Juan Pablo Restrepo Urrea">
    <w15:presenceInfo w15:providerId="AD" w15:userId="S::juanrestrepo@sura.com.co::483c97e0-7bfe-433c-ab46-2e7363f07f8c"/>
  </w15:person>
  <w15:person w15:author="David Alejandro Marin Alzate">
    <w15:presenceInfo w15:providerId="AD" w15:userId="S::damarina@sura.com.co::7f6842dc-66b0-428f-8771-eeae06964579"/>
  </w15:person>
  <w15:person w15:author="Alex Mauricio Castillo Castillo">
    <w15:presenceInfo w15:providerId="AD" w15:userId="S::alecasti@emeal.nttdata.com::a459b2c3-6e54-4a97-9600-44df7dea04b0"/>
  </w15:person>
  <w15:person w15:author="Juan Pablo Restrepo Urrea [2]">
    <w15:presenceInfo w15:providerId="AD" w15:userId="S::juanrestrepo@sura.com::483c97e0-7bfe-433c-ab46-2e7363f07f8c"/>
  </w15:person>
  <w15:person w15:author="Ginna Paola Casadiego Sarmiento">
    <w15:presenceInfo w15:providerId="AD" w15:userId="S::gcasadie@emeal.nttdata.com::e21aae3b-db9b-4f53-b754-0b835a05a56e"/>
  </w15:person>
  <w15:person w15:author="Yakeline Prieto Ballesteros">
    <w15:presenceInfo w15:providerId="AD" w15:userId="S::yprietob@emeal.nttdata.com::fd5e62ff-7f3b-472d-8b76-8748e1f67b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35"/>
    <w:rsid w:val="00000089"/>
    <w:rsid w:val="00000235"/>
    <w:rsid w:val="000005B8"/>
    <w:rsid w:val="000005BC"/>
    <w:rsid w:val="000006C8"/>
    <w:rsid w:val="00000A70"/>
    <w:rsid w:val="00000E5B"/>
    <w:rsid w:val="00000F9C"/>
    <w:rsid w:val="00000FC7"/>
    <w:rsid w:val="000010BC"/>
    <w:rsid w:val="0000254F"/>
    <w:rsid w:val="000028E5"/>
    <w:rsid w:val="00002B1E"/>
    <w:rsid w:val="000033A2"/>
    <w:rsid w:val="00003476"/>
    <w:rsid w:val="00003A11"/>
    <w:rsid w:val="00003A53"/>
    <w:rsid w:val="00003A74"/>
    <w:rsid w:val="00003EC3"/>
    <w:rsid w:val="00004052"/>
    <w:rsid w:val="00004796"/>
    <w:rsid w:val="00004B0A"/>
    <w:rsid w:val="00004BC8"/>
    <w:rsid w:val="00004EDC"/>
    <w:rsid w:val="00004FEE"/>
    <w:rsid w:val="00005293"/>
    <w:rsid w:val="000052AE"/>
    <w:rsid w:val="00005A50"/>
    <w:rsid w:val="00006003"/>
    <w:rsid w:val="00006290"/>
    <w:rsid w:val="000063AC"/>
    <w:rsid w:val="00006692"/>
    <w:rsid w:val="000066E7"/>
    <w:rsid w:val="0000676F"/>
    <w:rsid w:val="000069E0"/>
    <w:rsid w:val="00007958"/>
    <w:rsid w:val="00007B3C"/>
    <w:rsid w:val="00007B6D"/>
    <w:rsid w:val="00007BF2"/>
    <w:rsid w:val="00007FCE"/>
    <w:rsid w:val="000100DC"/>
    <w:rsid w:val="000102E0"/>
    <w:rsid w:val="00010325"/>
    <w:rsid w:val="00010C85"/>
    <w:rsid w:val="00010DA7"/>
    <w:rsid w:val="000113B8"/>
    <w:rsid w:val="0001151B"/>
    <w:rsid w:val="00011606"/>
    <w:rsid w:val="00011627"/>
    <w:rsid w:val="00011955"/>
    <w:rsid w:val="000119C8"/>
    <w:rsid w:val="00011C90"/>
    <w:rsid w:val="00011D08"/>
    <w:rsid w:val="0001256A"/>
    <w:rsid w:val="00012B55"/>
    <w:rsid w:val="00012B57"/>
    <w:rsid w:val="00012D25"/>
    <w:rsid w:val="00012E69"/>
    <w:rsid w:val="0001304C"/>
    <w:rsid w:val="00013078"/>
    <w:rsid w:val="000133E6"/>
    <w:rsid w:val="000136D9"/>
    <w:rsid w:val="00013E39"/>
    <w:rsid w:val="00014260"/>
    <w:rsid w:val="000143A7"/>
    <w:rsid w:val="00014B3D"/>
    <w:rsid w:val="00014BEF"/>
    <w:rsid w:val="00014F21"/>
    <w:rsid w:val="000156DF"/>
    <w:rsid w:val="00015E23"/>
    <w:rsid w:val="00015E2F"/>
    <w:rsid w:val="0001620D"/>
    <w:rsid w:val="00016C97"/>
    <w:rsid w:val="0001737C"/>
    <w:rsid w:val="000179AB"/>
    <w:rsid w:val="00017A7B"/>
    <w:rsid w:val="00017CC6"/>
    <w:rsid w:val="0002068E"/>
    <w:rsid w:val="00020DA1"/>
    <w:rsid w:val="00021B1F"/>
    <w:rsid w:val="00021B7D"/>
    <w:rsid w:val="00021F49"/>
    <w:rsid w:val="00021F54"/>
    <w:rsid w:val="00022233"/>
    <w:rsid w:val="00022766"/>
    <w:rsid w:val="00022802"/>
    <w:rsid w:val="00022899"/>
    <w:rsid w:val="00022908"/>
    <w:rsid w:val="00022938"/>
    <w:rsid w:val="00022FCE"/>
    <w:rsid w:val="000233C3"/>
    <w:rsid w:val="00023724"/>
    <w:rsid w:val="0002377F"/>
    <w:rsid w:val="0002379A"/>
    <w:rsid w:val="00023858"/>
    <w:rsid w:val="00023AEB"/>
    <w:rsid w:val="00023C1E"/>
    <w:rsid w:val="000240C3"/>
    <w:rsid w:val="000249C7"/>
    <w:rsid w:val="000249DF"/>
    <w:rsid w:val="00024EFD"/>
    <w:rsid w:val="00025595"/>
    <w:rsid w:val="00025A06"/>
    <w:rsid w:val="000266C9"/>
    <w:rsid w:val="00026D7E"/>
    <w:rsid w:val="00026F83"/>
    <w:rsid w:val="00027594"/>
    <w:rsid w:val="00027A97"/>
    <w:rsid w:val="00027C4E"/>
    <w:rsid w:val="00027FC2"/>
    <w:rsid w:val="000302E7"/>
    <w:rsid w:val="0003061E"/>
    <w:rsid w:val="00030E25"/>
    <w:rsid w:val="0003109D"/>
    <w:rsid w:val="00031299"/>
    <w:rsid w:val="000316BF"/>
    <w:rsid w:val="00031BA5"/>
    <w:rsid w:val="00031F73"/>
    <w:rsid w:val="00032299"/>
    <w:rsid w:val="00032342"/>
    <w:rsid w:val="00032752"/>
    <w:rsid w:val="00032E6F"/>
    <w:rsid w:val="00033633"/>
    <w:rsid w:val="000336BA"/>
    <w:rsid w:val="0003410C"/>
    <w:rsid w:val="00034615"/>
    <w:rsid w:val="00034616"/>
    <w:rsid w:val="00034745"/>
    <w:rsid w:val="00034A11"/>
    <w:rsid w:val="00034A39"/>
    <w:rsid w:val="00034CB6"/>
    <w:rsid w:val="000352C2"/>
    <w:rsid w:val="000352C4"/>
    <w:rsid w:val="00036056"/>
    <w:rsid w:val="000363C5"/>
    <w:rsid w:val="00036510"/>
    <w:rsid w:val="000369E4"/>
    <w:rsid w:val="000374CC"/>
    <w:rsid w:val="00037963"/>
    <w:rsid w:val="000400F8"/>
    <w:rsid w:val="0004038C"/>
    <w:rsid w:val="00040473"/>
    <w:rsid w:val="00040547"/>
    <w:rsid w:val="000406D9"/>
    <w:rsid w:val="00040735"/>
    <w:rsid w:val="000407AD"/>
    <w:rsid w:val="000407D6"/>
    <w:rsid w:val="000409BF"/>
    <w:rsid w:val="00040A7A"/>
    <w:rsid w:val="00040B01"/>
    <w:rsid w:val="00040B14"/>
    <w:rsid w:val="00040D15"/>
    <w:rsid w:val="00041184"/>
    <w:rsid w:val="00041A02"/>
    <w:rsid w:val="00041BF0"/>
    <w:rsid w:val="00041E53"/>
    <w:rsid w:val="00041EF8"/>
    <w:rsid w:val="00041F5F"/>
    <w:rsid w:val="00041FC0"/>
    <w:rsid w:val="000426B3"/>
    <w:rsid w:val="0004274E"/>
    <w:rsid w:val="00042C21"/>
    <w:rsid w:val="00042D06"/>
    <w:rsid w:val="00042F38"/>
    <w:rsid w:val="00042FE9"/>
    <w:rsid w:val="000431A8"/>
    <w:rsid w:val="0004329C"/>
    <w:rsid w:val="00043A1A"/>
    <w:rsid w:val="00043A47"/>
    <w:rsid w:val="00043B57"/>
    <w:rsid w:val="00044D4D"/>
    <w:rsid w:val="00044ED0"/>
    <w:rsid w:val="00045AB5"/>
    <w:rsid w:val="00045F13"/>
    <w:rsid w:val="00045F85"/>
    <w:rsid w:val="00046457"/>
    <w:rsid w:val="00046546"/>
    <w:rsid w:val="000466F4"/>
    <w:rsid w:val="00046FF8"/>
    <w:rsid w:val="00047455"/>
    <w:rsid w:val="00047673"/>
    <w:rsid w:val="00047E70"/>
    <w:rsid w:val="000502F0"/>
    <w:rsid w:val="00050BE2"/>
    <w:rsid w:val="00050F06"/>
    <w:rsid w:val="00051101"/>
    <w:rsid w:val="00051126"/>
    <w:rsid w:val="00051797"/>
    <w:rsid w:val="00051877"/>
    <w:rsid w:val="00051E6D"/>
    <w:rsid w:val="000524CD"/>
    <w:rsid w:val="000527DA"/>
    <w:rsid w:val="000528AB"/>
    <w:rsid w:val="000528C0"/>
    <w:rsid w:val="00052FAC"/>
    <w:rsid w:val="0005306D"/>
    <w:rsid w:val="0005406E"/>
    <w:rsid w:val="00054972"/>
    <w:rsid w:val="00054B05"/>
    <w:rsid w:val="00054B99"/>
    <w:rsid w:val="00054F3F"/>
    <w:rsid w:val="000551F9"/>
    <w:rsid w:val="00055857"/>
    <w:rsid w:val="00055B3F"/>
    <w:rsid w:val="00055C41"/>
    <w:rsid w:val="00055CB5"/>
    <w:rsid w:val="00055F88"/>
    <w:rsid w:val="0005626A"/>
    <w:rsid w:val="000562B9"/>
    <w:rsid w:val="00056652"/>
    <w:rsid w:val="000568D1"/>
    <w:rsid w:val="000569D2"/>
    <w:rsid w:val="00056C87"/>
    <w:rsid w:val="00056FDD"/>
    <w:rsid w:val="0005722B"/>
    <w:rsid w:val="00057A30"/>
    <w:rsid w:val="00057B45"/>
    <w:rsid w:val="00057D3C"/>
    <w:rsid w:val="0006063C"/>
    <w:rsid w:val="00060958"/>
    <w:rsid w:val="00060AE4"/>
    <w:rsid w:val="00060CF4"/>
    <w:rsid w:val="00060D30"/>
    <w:rsid w:val="000614B3"/>
    <w:rsid w:val="00061711"/>
    <w:rsid w:val="00061A36"/>
    <w:rsid w:val="00061B87"/>
    <w:rsid w:val="00061FA8"/>
    <w:rsid w:val="00062019"/>
    <w:rsid w:val="0006202E"/>
    <w:rsid w:val="000621D7"/>
    <w:rsid w:val="00062B10"/>
    <w:rsid w:val="0006320F"/>
    <w:rsid w:val="00063745"/>
    <w:rsid w:val="00063E4E"/>
    <w:rsid w:val="00063F1F"/>
    <w:rsid w:val="00064542"/>
    <w:rsid w:val="000646AC"/>
    <w:rsid w:val="00064DE7"/>
    <w:rsid w:val="00064E09"/>
    <w:rsid w:val="000657C1"/>
    <w:rsid w:val="00065F52"/>
    <w:rsid w:val="00066009"/>
    <w:rsid w:val="00066584"/>
    <w:rsid w:val="00066AA4"/>
    <w:rsid w:val="00066E45"/>
    <w:rsid w:val="0006712B"/>
    <w:rsid w:val="000673B3"/>
    <w:rsid w:val="0006773C"/>
    <w:rsid w:val="00067834"/>
    <w:rsid w:val="00067BE7"/>
    <w:rsid w:val="00067D73"/>
    <w:rsid w:val="0007022E"/>
    <w:rsid w:val="0007047F"/>
    <w:rsid w:val="0007078D"/>
    <w:rsid w:val="00070A1E"/>
    <w:rsid w:val="00070D54"/>
    <w:rsid w:val="000716DE"/>
    <w:rsid w:val="00071719"/>
    <w:rsid w:val="00071997"/>
    <w:rsid w:val="00071BDF"/>
    <w:rsid w:val="00071DFC"/>
    <w:rsid w:val="0007217D"/>
    <w:rsid w:val="000726E9"/>
    <w:rsid w:val="00072A13"/>
    <w:rsid w:val="00072FE5"/>
    <w:rsid w:val="000732F1"/>
    <w:rsid w:val="000733D2"/>
    <w:rsid w:val="00073DD7"/>
    <w:rsid w:val="00074216"/>
    <w:rsid w:val="0007426D"/>
    <w:rsid w:val="00074A73"/>
    <w:rsid w:val="00074D07"/>
    <w:rsid w:val="00074E07"/>
    <w:rsid w:val="00074E0E"/>
    <w:rsid w:val="00074E37"/>
    <w:rsid w:val="00074E5E"/>
    <w:rsid w:val="00074F56"/>
    <w:rsid w:val="000751FA"/>
    <w:rsid w:val="00075270"/>
    <w:rsid w:val="000754A1"/>
    <w:rsid w:val="00075520"/>
    <w:rsid w:val="000756B2"/>
    <w:rsid w:val="0007588B"/>
    <w:rsid w:val="000758D3"/>
    <w:rsid w:val="00075C90"/>
    <w:rsid w:val="00075CC0"/>
    <w:rsid w:val="00075ED1"/>
    <w:rsid w:val="00075F8A"/>
    <w:rsid w:val="0007641A"/>
    <w:rsid w:val="00076997"/>
    <w:rsid w:val="00076C6B"/>
    <w:rsid w:val="00076DD4"/>
    <w:rsid w:val="00076FCC"/>
    <w:rsid w:val="0007712C"/>
    <w:rsid w:val="000773E3"/>
    <w:rsid w:val="00077BA5"/>
    <w:rsid w:val="00077F29"/>
    <w:rsid w:val="000800FB"/>
    <w:rsid w:val="000801E8"/>
    <w:rsid w:val="00081870"/>
    <w:rsid w:val="00081ABF"/>
    <w:rsid w:val="00082157"/>
    <w:rsid w:val="000825E4"/>
    <w:rsid w:val="00082A96"/>
    <w:rsid w:val="00083215"/>
    <w:rsid w:val="00083A6E"/>
    <w:rsid w:val="00083AE0"/>
    <w:rsid w:val="00083B26"/>
    <w:rsid w:val="00083D4D"/>
    <w:rsid w:val="00085687"/>
    <w:rsid w:val="000858CE"/>
    <w:rsid w:val="00085CB1"/>
    <w:rsid w:val="0008601C"/>
    <w:rsid w:val="000867C1"/>
    <w:rsid w:val="00086A59"/>
    <w:rsid w:val="00086EDA"/>
    <w:rsid w:val="00087059"/>
    <w:rsid w:val="00087DE5"/>
    <w:rsid w:val="00090296"/>
    <w:rsid w:val="00090CB7"/>
    <w:rsid w:val="00090F20"/>
    <w:rsid w:val="00091515"/>
    <w:rsid w:val="000915CB"/>
    <w:rsid w:val="00092397"/>
    <w:rsid w:val="00092CB3"/>
    <w:rsid w:val="00092EFC"/>
    <w:rsid w:val="00092FEB"/>
    <w:rsid w:val="000933D4"/>
    <w:rsid w:val="0009358F"/>
    <w:rsid w:val="00093FC8"/>
    <w:rsid w:val="000942CB"/>
    <w:rsid w:val="0009454D"/>
    <w:rsid w:val="00094BF0"/>
    <w:rsid w:val="00094D68"/>
    <w:rsid w:val="00094D70"/>
    <w:rsid w:val="00094D9D"/>
    <w:rsid w:val="00094DD9"/>
    <w:rsid w:val="00094E5F"/>
    <w:rsid w:val="00095129"/>
    <w:rsid w:val="0009538F"/>
    <w:rsid w:val="000956D6"/>
    <w:rsid w:val="00095C14"/>
    <w:rsid w:val="00095DF0"/>
    <w:rsid w:val="0009610A"/>
    <w:rsid w:val="00096206"/>
    <w:rsid w:val="0009645F"/>
    <w:rsid w:val="0009651F"/>
    <w:rsid w:val="00096759"/>
    <w:rsid w:val="00096853"/>
    <w:rsid w:val="00096926"/>
    <w:rsid w:val="00096A5A"/>
    <w:rsid w:val="00096D3F"/>
    <w:rsid w:val="00096E1F"/>
    <w:rsid w:val="00097307"/>
    <w:rsid w:val="000975B6"/>
    <w:rsid w:val="00097762"/>
    <w:rsid w:val="00097D05"/>
    <w:rsid w:val="00097FF9"/>
    <w:rsid w:val="000A01CD"/>
    <w:rsid w:val="000A03C4"/>
    <w:rsid w:val="000A04BE"/>
    <w:rsid w:val="000A0718"/>
    <w:rsid w:val="000A08E1"/>
    <w:rsid w:val="000A08F9"/>
    <w:rsid w:val="000A10E0"/>
    <w:rsid w:val="000A1106"/>
    <w:rsid w:val="000A147E"/>
    <w:rsid w:val="000A1664"/>
    <w:rsid w:val="000A1EE5"/>
    <w:rsid w:val="000A22E5"/>
    <w:rsid w:val="000A23B7"/>
    <w:rsid w:val="000A26D3"/>
    <w:rsid w:val="000A2D01"/>
    <w:rsid w:val="000A3126"/>
    <w:rsid w:val="000A3787"/>
    <w:rsid w:val="000A3F99"/>
    <w:rsid w:val="000A4437"/>
    <w:rsid w:val="000A4E05"/>
    <w:rsid w:val="000A56F7"/>
    <w:rsid w:val="000A58AF"/>
    <w:rsid w:val="000A5AF2"/>
    <w:rsid w:val="000A5D0F"/>
    <w:rsid w:val="000A5F00"/>
    <w:rsid w:val="000A61FC"/>
    <w:rsid w:val="000A62F1"/>
    <w:rsid w:val="000A66C3"/>
    <w:rsid w:val="000A6B6B"/>
    <w:rsid w:val="000A70D1"/>
    <w:rsid w:val="000A70F0"/>
    <w:rsid w:val="000A71E7"/>
    <w:rsid w:val="000A72D5"/>
    <w:rsid w:val="000A73CA"/>
    <w:rsid w:val="000A75B7"/>
    <w:rsid w:val="000A78B2"/>
    <w:rsid w:val="000A7B01"/>
    <w:rsid w:val="000A7B47"/>
    <w:rsid w:val="000B00F7"/>
    <w:rsid w:val="000B0337"/>
    <w:rsid w:val="000B058A"/>
    <w:rsid w:val="000B091D"/>
    <w:rsid w:val="000B0CE1"/>
    <w:rsid w:val="000B0EC8"/>
    <w:rsid w:val="000B144D"/>
    <w:rsid w:val="000B1A66"/>
    <w:rsid w:val="000B1C90"/>
    <w:rsid w:val="000B1E50"/>
    <w:rsid w:val="000B1E5E"/>
    <w:rsid w:val="000B2119"/>
    <w:rsid w:val="000B2754"/>
    <w:rsid w:val="000B27F5"/>
    <w:rsid w:val="000B28ED"/>
    <w:rsid w:val="000B306E"/>
    <w:rsid w:val="000B3D04"/>
    <w:rsid w:val="000B405D"/>
    <w:rsid w:val="000B427E"/>
    <w:rsid w:val="000B4570"/>
    <w:rsid w:val="000B483B"/>
    <w:rsid w:val="000B5093"/>
    <w:rsid w:val="000B5687"/>
    <w:rsid w:val="000B571E"/>
    <w:rsid w:val="000B57C9"/>
    <w:rsid w:val="000B5B25"/>
    <w:rsid w:val="000B611B"/>
    <w:rsid w:val="000B68AA"/>
    <w:rsid w:val="000B6E95"/>
    <w:rsid w:val="000B6F3A"/>
    <w:rsid w:val="000B703A"/>
    <w:rsid w:val="000B7061"/>
    <w:rsid w:val="000B78A3"/>
    <w:rsid w:val="000B79DA"/>
    <w:rsid w:val="000B7AD2"/>
    <w:rsid w:val="000B7D7D"/>
    <w:rsid w:val="000C01E4"/>
    <w:rsid w:val="000C03CC"/>
    <w:rsid w:val="000C120D"/>
    <w:rsid w:val="000C1BB0"/>
    <w:rsid w:val="000C1FF7"/>
    <w:rsid w:val="000C2084"/>
    <w:rsid w:val="000C20A6"/>
    <w:rsid w:val="000C2543"/>
    <w:rsid w:val="000C2553"/>
    <w:rsid w:val="000C2B0A"/>
    <w:rsid w:val="000C3B55"/>
    <w:rsid w:val="000C429D"/>
    <w:rsid w:val="000C435B"/>
    <w:rsid w:val="000C4388"/>
    <w:rsid w:val="000C4466"/>
    <w:rsid w:val="000C4588"/>
    <w:rsid w:val="000C4905"/>
    <w:rsid w:val="000C4A00"/>
    <w:rsid w:val="000C5087"/>
    <w:rsid w:val="000C522C"/>
    <w:rsid w:val="000C545E"/>
    <w:rsid w:val="000C5616"/>
    <w:rsid w:val="000C568D"/>
    <w:rsid w:val="000C57D6"/>
    <w:rsid w:val="000C5FBF"/>
    <w:rsid w:val="000C6BFC"/>
    <w:rsid w:val="000C6D82"/>
    <w:rsid w:val="000C6EA6"/>
    <w:rsid w:val="000C7262"/>
    <w:rsid w:val="000C7DC1"/>
    <w:rsid w:val="000D08FC"/>
    <w:rsid w:val="000D09DB"/>
    <w:rsid w:val="000D0B8B"/>
    <w:rsid w:val="000D0E2B"/>
    <w:rsid w:val="000D1012"/>
    <w:rsid w:val="000D1543"/>
    <w:rsid w:val="000D1583"/>
    <w:rsid w:val="000D1915"/>
    <w:rsid w:val="000D1D56"/>
    <w:rsid w:val="000D2522"/>
    <w:rsid w:val="000D2888"/>
    <w:rsid w:val="000D2FF2"/>
    <w:rsid w:val="000D3131"/>
    <w:rsid w:val="000D373D"/>
    <w:rsid w:val="000D3947"/>
    <w:rsid w:val="000D4591"/>
    <w:rsid w:val="000D4E2E"/>
    <w:rsid w:val="000D4EE7"/>
    <w:rsid w:val="000D5201"/>
    <w:rsid w:val="000D5211"/>
    <w:rsid w:val="000D526E"/>
    <w:rsid w:val="000D5ACF"/>
    <w:rsid w:val="000D5CB1"/>
    <w:rsid w:val="000D5EA8"/>
    <w:rsid w:val="000D5EE8"/>
    <w:rsid w:val="000D6203"/>
    <w:rsid w:val="000D6226"/>
    <w:rsid w:val="000D6249"/>
    <w:rsid w:val="000D6668"/>
    <w:rsid w:val="000D6C37"/>
    <w:rsid w:val="000D738C"/>
    <w:rsid w:val="000D7716"/>
    <w:rsid w:val="000D776D"/>
    <w:rsid w:val="000E005F"/>
    <w:rsid w:val="000E0236"/>
    <w:rsid w:val="000E053F"/>
    <w:rsid w:val="000E0A6B"/>
    <w:rsid w:val="000E0A8D"/>
    <w:rsid w:val="000E1225"/>
    <w:rsid w:val="000E156E"/>
    <w:rsid w:val="000E1764"/>
    <w:rsid w:val="000E1C7F"/>
    <w:rsid w:val="000E206C"/>
    <w:rsid w:val="000E26DC"/>
    <w:rsid w:val="000E2975"/>
    <w:rsid w:val="000E2A5C"/>
    <w:rsid w:val="000E3609"/>
    <w:rsid w:val="000E393A"/>
    <w:rsid w:val="000E39C5"/>
    <w:rsid w:val="000E39E7"/>
    <w:rsid w:val="000E494C"/>
    <w:rsid w:val="000E4EA4"/>
    <w:rsid w:val="000E52B9"/>
    <w:rsid w:val="000E5718"/>
    <w:rsid w:val="000E5BA4"/>
    <w:rsid w:val="000E5BD1"/>
    <w:rsid w:val="000E611B"/>
    <w:rsid w:val="000E679A"/>
    <w:rsid w:val="000E692D"/>
    <w:rsid w:val="000E6B83"/>
    <w:rsid w:val="000E7244"/>
    <w:rsid w:val="000E729C"/>
    <w:rsid w:val="000E771F"/>
    <w:rsid w:val="000E793B"/>
    <w:rsid w:val="000E7B71"/>
    <w:rsid w:val="000F045B"/>
    <w:rsid w:val="000F0653"/>
    <w:rsid w:val="000F073B"/>
    <w:rsid w:val="000F0939"/>
    <w:rsid w:val="000F0D91"/>
    <w:rsid w:val="000F0E1A"/>
    <w:rsid w:val="000F198A"/>
    <w:rsid w:val="000F19D5"/>
    <w:rsid w:val="000F1FF7"/>
    <w:rsid w:val="000F209A"/>
    <w:rsid w:val="000F20E3"/>
    <w:rsid w:val="000F21A0"/>
    <w:rsid w:val="000F22F3"/>
    <w:rsid w:val="000F256F"/>
    <w:rsid w:val="000F2575"/>
    <w:rsid w:val="000F262E"/>
    <w:rsid w:val="000F2B9C"/>
    <w:rsid w:val="000F2D53"/>
    <w:rsid w:val="000F30F2"/>
    <w:rsid w:val="000F3683"/>
    <w:rsid w:val="000F3B0B"/>
    <w:rsid w:val="000F4450"/>
    <w:rsid w:val="000F4C12"/>
    <w:rsid w:val="000F4CD6"/>
    <w:rsid w:val="000F4DC5"/>
    <w:rsid w:val="000F4E40"/>
    <w:rsid w:val="000F561F"/>
    <w:rsid w:val="000F56EE"/>
    <w:rsid w:val="000F5735"/>
    <w:rsid w:val="000F611F"/>
    <w:rsid w:val="000F6172"/>
    <w:rsid w:val="000F62AD"/>
    <w:rsid w:val="000F6AD8"/>
    <w:rsid w:val="000F6E08"/>
    <w:rsid w:val="000F7B60"/>
    <w:rsid w:val="000F7BFF"/>
    <w:rsid w:val="00100624"/>
    <w:rsid w:val="00100E16"/>
    <w:rsid w:val="00101326"/>
    <w:rsid w:val="001014AC"/>
    <w:rsid w:val="0010175F"/>
    <w:rsid w:val="00101AB2"/>
    <w:rsid w:val="001025C4"/>
    <w:rsid w:val="0010277A"/>
    <w:rsid w:val="0010278B"/>
    <w:rsid w:val="00102A78"/>
    <w:rsid w:val="00102AB6"/>
    <w:rsid w:val="00102ACD"/>
    <w:rsid w:val="00103638"/>
    <w:rsid w:val="001037F5"/>
    <w:rsid w:val="0010382E"/>
    <w:rsid w:val="00103BB0"/>
    <w:rsid w:val="00103BC6"/>
    <w:rsid w:val="00103CC6"/>
    <w:rsid w:val="00103EE9"/>
    <w:rsid w:val="001042F8"/>
    <w:rsid w:val="00104362"/>
    <w:rsid w:val="001048B5"/>
    <w:rsid w:val="0010505E"/>
    <w:rsid w:val="00105566"/>
    <w:rsid w:val="00105623"/>
    <w:rsid w:val="00105B99"/>
    <w:rsid w:val="00105BC9"/>
    <w:rsid w:val="0010650D"/>
    <w:rsid w:val="001066DE"/>
    <w:rsid w:val="001067AD"/>
    <w:rsid w:val="0010776B"/>
    <w:rsid w:val="00107D36"/>
    <w:rsid w:val="00110062"/>
    <w:rsid w:val="00110393"/>
    <w:rsid w:val="00110494"/>
    <w:rsid w:val="00110A45"/>
    <w:rsid w:val="00110F9A"/>
    <w:rsid w:val="00111264"/>
    <w:rsid w:val="00111570"/>
    <w:rsid w:val="00111755"/>
    <w:rsid w:val="00111A38"/>
    <w:rsid w:val="00111E08"/>
    <w:rsid w:val="00111FAB"/>
    <w:rsid w:val="001121DC"/>
    <w:rsid w:val="001123F5"/>
    <w:rsid w:val="00112D29"/>
    <w:rsid w:val="00113391"/>
    <w:rsid w:val="00113A7C"/>
    <w:rsid w:val="00113CAE"/>
    <w:rsid w:val="00114988"/>
    <w:rsid w:val="00114D7A"/>
    <w:rsid w:val="00114DA1"/>
    <w:rsid w:val="00115320"/>
    <w:rsid w:val="001154F9"/>
    <w:rsid w:val="001156B6"/>
    <w:rsid w:val="00115775"/>
    <w:rsid w:val="001157E7"/>
    <w:rsid w:val="001158B9"/>
    <w:rsid w:val="00115C12"/>
    <w:rsid w:val="00115D5F"/>
    <w:rsid w:val="00115DB4"/>
    <w:rsid w:val="00115F67"/>
    <w:rsid w:val="0011615A"/>
    <w:rsid w:val="00116464"/>
    <w:rsid w:val="00116A0A"/>
    <w:rsid w:val="00116A2E"/>
    <w:rsid w:val="00116D28"/>
    <w:rsid w:val="0011736B"/>
    <w:rsid w:val="00117E77"/>
    <w:rsid w:val="00117FF5"/>
    <w:rsid w:val="00120367"/>
    <w:rsid w:val="00120436"/>
    <w:rsid w:val="001205A6"/>
    <w:rsid w:val="001207A3"/>
    <w:rsid w:val="001207AE"/>
    <w:rsid w:val="00120B02"/>
    <w:rsid w:val="00120D10"/>
    <w:rsid w:val="001210FD"/>
    <w:rsid w:val="0012114D"/>
    <w:rsid w:val="001211C5"/>
    <w:rsid w:val="001214D1"/>
    <w:rsid w:val="00121582"/>
    <w:rsid w:val="00121602"/>
    <w:rsid w:val="00121A1D"/>
    <w:rsid w:val="00121AEB"/>
    <w:rsid w:val="00121CA9"/>
    <w:rsid w:val="0012222B"/>
    <w:rsid w:val="00122267"/>
    <w:rsid w:val="001224EC"/>
    <w:rsid w:val="0012297C"/>
    <w:rsid w:val="001229A7"/>
    <w:rsid w:val="00123205"/>
    <w:rsid w:val="00123574"/>
    <w:rsid w:val="00123598"/>
    <w:rsid w:val="00123774"/>
    <w:rsid w:val="001237E8"/>
    <w:rsid w:val="00123C30"/>
    <w:rsid w:val="0012404D"/>
    <w:rsid w:val="001240F5"/>
    <w:rsid w:val="00124263"/>
    <w:rsid w:val="00124266"/>
    <w:rsid w:val="00124923"/>
    <w:rsid w:val="0012499D"/>
    <w:rsid w:val="00124A97"/>
    <w:rsid w:val="001254AD"/>
    <w:rsid w:val="001255BA"/>
    <w:rsid w:val="0012560B"/>
    <w:rsid w:val="0012580B"/>
    <w:rsid w:val="00125CA4"/>
    <w:rsid w:val="001260F5"/>
    <w:rsid w:val="0012627C"/>
    <w:rsid w:val="00126773"/>
    <w:rsid w:val="0012692F"/>
    <w:rsid w:val="001269ED"/>
    <w:rsid w:val="00126AB9"/>
    <w:rsid w:val="00126BA9"/>
    <w:rsid w:val="00126C20"/>
    <w:rsid w:val="00126D19"/>
    <w:rsid w:val="00126ECE"/>
    <w:rsid w:val="00127023"/>
    <w:rsid w:val="00127227"/>
    <w:rsid w:val="001275AA"/>
    <w:rsid w:val="001276A3"/>
    <w:rsid w:val="00127949"/>
    <w:rsid w:val="0012799C"/>
    <w:rsid w:val="001279E2"/>
    <w:rsid w:val="001279F5"/>
    <w:rsid w:val="00127A51"/>
    <w:rsid w:val="00127CE2"/>
    <w:rsid w:val="00127F30"/>
    <w:rsid w:val="00130C4A"/>
    <w:rsid w:val="00130F46"/>
    <w:rsid w:val="0013125A"/>
    <w:rsid w:val="00131D31"/>
    <w:rsid w:val="00132039"/>
    <w:rsid w:val="0013258E"/>
    <w:rsid w:val="001329A7"/>
    <w:rsid w:val="00132C88"/>
    <w:rsid w:val="001331C4"/>
    <w:rsid w:val="001332F7"/>
    <w:rsid w:val="00133493"/>
    <w:rsid w:val="001339FC"/>
    <w:rsid w:val="00133DED"/>
    <w:rsid w:val="00134523"/>
    <w:rsid w:val="00134FE2"/>
    <w:rsid w:val="00135209"/>
    <w:rsid w:val="0013580E"/>
    <w:rsid w:val="00135854"/>
    <w:rsid w:val="00135B4E"/>
    <w:rsid w:val="00135B7F"/>
    <w:rsid w:val="00135F01"/>
    <w:rsid w:val="00135FE9"/>
    <w:rsid w:val="001363A8"/>
    <w:rsid w:val="001364A8"/>
    <w:rsid w:val="00136987"/>
    <w:rsid w:val="00137070"/>
    <w:rsid w:val="001373FD"/>
    <w:rsid w:val="001377CA"/>
    <w:rsid w:val="00137A26"/>
    <w:rsid w:val="00137CA4"/>
    <w:rsid w:val="00137FA4"/>
    <w:rsid w:val="001401B8"/>
    <w:rsid w:val="00140CAB"/>
    <w:rsid w:val="001414F6"/>
    <w:rsid w:val="00141536"/>
    <w:rsid w:val="0014191E"/>
    <w:rsid w:val="0014198C"/>
    <w:rsid w:val="00141996"/>
    <w:rsid w:val="00141A62"/>
    <w:rsid w:val="00141B4B"/>
    <w:rsid w:val="00141BE0"/>
    <w:rsid w:val="00142238"/>
    <w:rsid w:val="00142624"/>
    <w:rsid w:val="0014273C"/>
    <w:rsid w:val="001427DF"/>
    <w:rsid w:val="00142A98"/>
    <w:rsid w:val="00142E35"/>
    <w:rsid w:val="00143110"/>
    <w:rsid w:val="00143573"/>
    <w:rsid w:val="00143797"/>
    <w:rsid w:val="0014386E"/>
    <w:rsid w:val="00143E02"/>
    <w:rsid w:val="00143E36"/>
    <w:rsid w:val="00144A48"/>
    <w:rsid w:val="00144D29"/>
    <w:rsid w:val="00145126"/>
    <w:rsid w:val="00145168"/>
    <w:rsid w:val="001451A8"/>
    <w:rsid w:val="00145302"/>
    <w:rsid w:val="00145A51"/>
    <w:rsid w:val="00145F9A"/>
    <w:rsid w:val="001462CB"/>
    <w:rsid w:val="00146464"/>
    <w:rsid w:val="001469D6"/>
    <w:rsid w:val="00146C38"/>
    <w:rsid w:val="00146DB7"/>
    <w:rsid w:val="00146F9E"/>
    <w:rsid w:val="0014723A"/>
    <w:rsid w:val="001473B8"/>
    <w:rsid w:val="00147629"/>
    <w:rsid w:val="0014786B"/>
    <w:rsid w:val="00147A27"/>
    <w:rsid w:val="00147D7D"/>
    <w:rsid w:val="0015021C"/>
    <w:rsid w:val="001502C8"/>
    <w:rsid w:val="00150427"/>
    <w:rsid w:val="0015072B"/>
    <w:rsid w:val="0015074B"/>
    <w:rsid w:val="00150D60"/>
    <w:rsid w:val="00150EF9"/>
    <w:rsid w:val="00150F9E"/>
    <w:rsid w:val="00150FC0"/>
    <w:rsid w:val="00151197"/>
    <w:rsid w:val="0015147C"/>
    <w:rsid w:val="0015165A"/>
    <w:rsid w:val="001516B8"/>
    <w:rsid w:val="00151CC8"/>
    <w:rsid w:val="0015210E"/>
    <w:rsid w:val="001521C7"/>
    <w:rsid w:val="001524E4"/>
    <w:rsid w:val="0015252B"/>
    <w:rsid w:val="00152576"/>
    <w:rsid w:val="001526F3"/>
    <w:rsid w:val="00152A78"/>
    <w:rsid w:val="00152D84"/>
    <w:rsid w:val="00153535"/>
    <w:rsid w:val="001538A2"/>
    <w:rsid w:val="001539D0"/>
    <w:rsid w:val="00153FDF"/>
    <w:rsid w:val="00154218"/>
    <w:rsid w:val="001542DC"/>
    <w:rsid w:val="00154794"/>
    <w:rsid w:val="0015538B"/>
    <w:rsid w:val="001554DA"/>
    <w:rsid w:val="00155B6B"/>
    <w:rsid w:val="00155DC9"/>
    <w:rsid w:val="00155F43"/>
    <w:rsid w:val="001560DC"/>
    <w:rsid w:val="0015627A"/>
    <w:rsid w:val="00156CE6"/>
    <w:rsid w:val="0015729C"/>
    <w:rsid w:val="00157A3E"/>
    <w:rsid w:val="00157DBF"/>
    <w:rsid w:val="00157F8C"/>
    <w:rsid w:val="00160CEB"/>
    <w:rsid w:val="00160D6C"/>
    <w:rsid w:val="001617FE"/>
    <w:rsid w:val="00161E23"/>
    <w:rsid w:val="001624BD"/>
    <w:rsid w:val="00162928"/>
    <w:rsid w:val="001629DD"/>
    <w:rsid w:val="00162BE5"/>
    <w:rsid w:val="00162EBA"/>
    <w:rsid w:val="00162FEE"/>
    <w:rsid w:val="00163168"/>
    <w:rsid w:val="001631C5"/>
    <w:rsid w:val="0016343E"/>
    <w:rsid w:val="0016378D"/>
    <w:rsid w:val="00163937"/>
    <w:rsid w:val="00163B6A"/>
    <w:rsid w:val="001640EC"/>
    <w:rsid w:val="00164335"/>
    <w:rsid w:val="001653D4"/>
    <w:rsid w:val="00165DA8"/>
    <w:rsid w:val="00165F94"/>
    <w:rsid w:val="0016678D"/>
    <w:rsid w:val="00166B3C"/>
    <w:rsid w:val="0016712D"/>
    <w:rsid w:val="001671D4"/>
    <w:rsid w:val="00167364"/>
    <w:rsid w:val="001673CA"/>
    <w:rsid w:val="00167793"/>
    <w:rsid w:val="00167BB7"/>
    <w:rsid w:val="00170A0D"/>
    <w:rsid w:val="00170AA2"/>
    <w:rsid w:val="00170CC6"/>
    <w:rsid w:val="001714B1"/>
    <w:rsid w:val="00172505"/>
    <w:rsid w:val="001725DE"/>
    <w:rsid w:val="00172AFB"/>
    <w:rsid w:val="0017346F"/>
    <w:rsid w:val="001738FB"/>
    <w:rsid w:val="0017392E"/>
    <w:rsid w:val="00173FA0"/>
    <w:rsid w:val="0017439D"/>
    <w:rsid w:val="00174D2F"/>
    <w:rsid w:val="00175174"/>
    <w:rsid w:val="001757D0"/>
    <w:rsid w:val="001758B3"/>
    <w:rsid w:val="001766A4"/>
    <w:rsid w:val="00176953"/>
    <w:rsid w:val="0017697D"/>
    <w:rsid w:val="00176BA9"/>
    <w:rsid w:val="00176DA0"/>
    <w:rsid w:val="00177202"/>
    <w:rsid w:val="0017722E"/>
    <w:rsid w:val="00177238"/>
    <w:rsid w:val="001775F9"/>
    <w:rsid w:val="001775FC"/>
    <w:rsid w:val="00177756"/>
    <w:rsid w:val="001778EF"/>
    <w:rsid w:val="00177CF6"/>
    <w:rsid w:val="00180008"/>
    <w:rsid w:val="0018049D"/>
    <w:rsid w:val="0018090E"/>
    <w:rsid w:val="001809E0"/>
    <w:rsid w:val="00180A44"/>
    <w:rsid w:val="001810C6"/>
    <w:rsid w:val="00181313"/>
    <w:rsid w:val="00181409"/>
    <w:rsid w:val="00181426"/>
    <w:rsid w:val="0018142D"/>
    <w:rsid w:val="0018163E"/>
    <w:rsid w:val="00181DD4"/>
    <w:rsid w:val="001825D0"/>
    <w:rsid w:val="0018271F"/>
    <w:rsid w:val="00182FFE"/>
    <w:rsid w:val="0018323B"/>
    <w:rsid w:val="00183302"/>
    <w:rsid w:val="001835B4"/>
    <w:rsid w:val="0018364E"/>
    <w:rsid w:val="00183912"/>
    <w:rsid w:val="0018416D"/>
    <w:rsid w:val="00184461"/>
    <w:rsid w:val="0018462E"/>
    <w:rsid w:val="001848C6"/>
    <w:rsid w:val="00184B87"/>
    <w:rsid w:val="001852F2"/>
    <w:rsid w:val="00185716"/>
    <w:rsid w:val="00185ADF"/>
    <w:rsid w:val="00185BDA"/>
    <w:rsid w:val="001860BB"/>
    <w:rsid w:val="00186CA4"/>
    <w:rsid w:val="00186FDC"/>
    <w:rsid w:val="0018746D"/>
    <w:rsid w:val="00187953"/>
    <w:rsid w:val="001879FA"/>
    <w:rsid w:val="00187FEB"/>
    <w:rsid w:val="00190206"/>
    <w:rsid w:val="001906DF"/>
    <w:rsid w:val="001906F8"/>
    <w:rsid w:val="00190833"/>
    <w:rsid w:val="00190A20"/>
    <w:rsid w:val="00190C9F"/>
    <w:rsid w:val="00190CB1"/>
    <w:rsid w:val="00191450"/>
    <w:rsid w:val="001918ED"/>
    <w:rsid w:val="00191A2C"/>
    <w:rsid w:val="00192047"/>
    <w:rsid w:val="001922C0"/>
    <w:rsid w:val="001923B2"/>
    <w:rsid w:val="00192438"/>
    <w:rsid w:val="00192C29"/>
    <w:rsid w:val="00193162"/>
    <w:rsid w:val="00193181"/>
    <w:rsid w:val="0019332F"/>
    <w:rsid w:val="00193875"/>
    <w:rsid w:val="00193A65"/>
    <w:rsid w:val="00193DCB"/>
    <w:rsid w:val="00193E8B"/>
    <w:rsid w:val="00193F65"/>
    <w:rsid w:val="001944A1"/>
    <w:rsid w:val="0019450B"/>
    <w:rsid w:val="0019514D"/>
    <w:rsid w:val="00195931"/>
    <w:rsid w:val="00195A34"/>
    <w:rsid w:val="00195E1D"/>
    <w:rsid w:val="00196003"/>
    <w:rsid w:val="00196659"/>
    <w:rsid w:val="001966E9"/>
    <w:rsid w:val="00196942"/>
    <w:rsid w:val="00196BD9"/>
    <w:rsid w:val="0019747B"/>
    <w:rsid w:val="00197B48"/>
    <w:rsid w:val="00197D64"/>
    <w:rsid w:val="001A0334"/>
    <w:rsid w:val="001A0422"/>
    <w:rsid w:val="001A0A20"/>
    <w:rsid w:val="001A100A"/>
    <w:rsid w:val="001A1040"/>
    <w:rsid w:val="001A21F7"/>
    <w:rsid w:val="001A24FF"/>
    <w:rsid w:val="001A2814"/>
    <w:rsid w:val="001A3637"/>
    <w:rsid w:val="001A37ED"/>
    <w:rsid w:val="001A383F"/>
    <w:rsid w:val="001A3A59"/>
    <w:rsid w:val="001A3CD4"/>
    <w:rsid w:val="001A4162"/>
    <w:rsid w:val="001A4366"/>
    <w:rsid w:val="001A47D2"/>
    <w:rsid w:val="001A4BE0"/>
    <w:rsid w:val="001A5404"/>
    <w:rsid w:val="001A5B86"/>
    <w:rsid w:val="001A5BCA"/>
    <w:rsid w:val="001A6157"/>
    <w:rsid w:val="001A619D"/>
    <w:rsid w:val="001A626A"/>
    <w:rsid w:val="001A6342"/>
    <w:rsid w:val="001A697D"/>
    <w:rsid w:val="001A6C62"/>
    <w:rsid w:val="001A6C88"/>
    <w:rsid w:val="001A7162"/>
    <w:rsid w:val="001A724A"/>
    <w:rsid w:val="001A7767"/>
    <w:rsid w:val="001A782B"/>
    <w:rsid w:val="001A793F"/>
    <w:rsid w:val="001A7B3D"/>
    <w:rsid w:val="001B00C2"/>
    <w:rsid w:val="001B02C0"/>
    <w:rsid w:val="001B05EC"/>
    <w:rsid w:val="001B084A"/>
    <w:rsid w:val="001B0B41"/>
    <w:rsid w:val="001B0CFD"/>
    <w:rsid w:val="001B0D4C"/>
    <w:rsid w:val="001B0E73"/>
    <w:rsid w:val="001B0E9D"/>
    <w:rsid w:val="001B151F"/>
    <w:rsid w:val="001B1D4C"/>
    <w:rsid w:val="001B23ED"/>
    <w:rsid w:val="001B27FA"/>
    <w:rsid w:val="001B2962"/>
    <w:rsid w:val="001B2AF9"/>
    <w:rsid w:val="001B2C3A"/>
    <w:rsid w:val="001B2D85"/>
    <w:rsid w:val="001B30A4"/>
    <w:rsid w:val="001B3823"/>
    <w:rsid w:val="001B388A"/>
    <w:rsid w:val="001B3F7C"/>
    <w:rsid w:val="001B4222"/>
    <w:rsid w:val="001B45EB"/>
    <w:rsid w:val="001B469F"/>
    <w:rsid w:val="001B46FD"/>
    <w:rsid w:val="001B4D64"/>
    <w:rsid w:val="001B4D8C"/>
    <w:rsid w:val="001B4E77"/>
    <w:rsid w:val="001B5A15"/>
    <w:rsid w:val="001B5B03"/>
    <w:rsid w:val="001B6354"/>
    <w:rsid w:val="001B6AB3"/>
    <w:rsid w:val="001B6AE3"/>
    <w:rsid w:val="001B6DEB"/>
    <w:rsid w:val="001B705E"/>
    <w:rsid w:val="001B733D"/>
    <w:rsid w:val="001B7909"/>
    <w:rsid w:val="001C0071"/>
    <w:rsid w:val="001C0D02"/>
    <w:rsid w:val="001C0DF7"/>
    <w:rsid w:val="001C0EC2"/>
    <w:rsid w:val="001C1116"/>
    <w:rsid w:val="001C130A"/>
    <w:rsid w:val="001C1742"/>
    <w:rsid w:val="001C1834"/>
    <w:rsid w:val="001C188A"/>
    <w:rsid w:val="001C2014"/>
    <w:rsid w:val="001C204E"/>
    <w:rsid w:val="001C20EF"/>
    <w:rsid w:val="001C2146"/>
    <w:rsid w:val="001C26F1"/>
    <w:rsid w:val="001C2845"/>
    <w:rsid w:val="001C284E"/>
    <w:rsid w:val="001C29CB"/>
    <w:rsid w:val="001C3788"/>
    <w:rsid w:val="001C38C8"/>
    <w:rsid w:val="001C390A"/>
    <w:rsid w:val="001C39CD"/>
    <w:rsid w:val="001C3EDF"/>
    <w:rsid w:val="001C40CB"/>
    <w:rsid w:val="001C43BC"/>
    <w:rsid w:val="001C4483"/>
    <w:rsid w:val="001C46E2"/>
    <w:rsid w:val="001C5D38"/>
    <w:rsid w:val="001C5E80"/>
    <w:rsid w:val="001C601A"/>
    <w:rsid w:val="001C6049"/>
    <w:rsid w:val="001C62DE"/>
    <w:rsid w:val="001C648F"/>
    <w:rsid w:val="001C71E5"/>
    <w:rsid w:val="001C74A1"/>
    <w:rsid w:val="001D0023"/>
    <w:rsid w:val="001D097F"/>
    <w:rsid w:val="001D0A14"/>
    <w:rsid w:val="001D0DC9"/>
    <w:rsid w:val="001D0DEF"/>
    <w:rsid w:val="001D10D9"/>
    <w:rsid w:val="001D12FF"/>
    <w:rsid w:val="001D138C"/>
    <w:rsid w:val="001D1397"/>
    <w:rsid w:val="001D13E9"/>
    <w:rsid w:val="001D1665"/>
    <w:rsid w:val="001D16A5"/>
    <w:rsid w:val="001D17D8"/>
    <w:rsid w:val="001D184D"/>
    <w:rsid w:val="001D1E12"/>
    <w:rsid w:val="001D1EFE"/>
    <w:rsid w:val="001D21E9"/>
    <w:rsid w:val="001D22F7"/>
    <w:rsid w:val="001D2613"/>
    <w:rsid w:val="001D277F"/>
    <w:rsid w:val="001D27C0"/>
    <w:rsid w:val="001D3303"/>
    <w:rsid w:val="001D362B"/>
    <w:rsid w:val="001D3830"/>
    <w:rsid w:val="001D39B1"/>
    <w:rsid w:val="001D3CCE"/>
    <w:rsid w:val="001D3E98"/>
    <w:rsid w:val="001D3F8A"/>
    <w:rsid w:val="001D41BE"/>
    <w:rsid w:val="001D471D"/>
    <w:rsid w:val="001D4864"/>
    <w:rsid w:val="001D4B71"/>
    <w:rsid w:val="001D4C42"/>
    <w:rsid w:val="001D52A1"/>
    <w:rsid w:val="001D5611"/>
    <w:rsid w:val="001D5AB1"/>
    <w:rsid w:val="001D5C51"/>
    <w:rsid w:val="001D5D2B"/>
    <w:rsid w:val="001D5E7B"/>
    <w:rsid w:val="001D5EAA"/>
    <w:rsid w:val="001D6176"/>
    <w:rsid w:val="001D62E2"/>
    <w:rsid w:val="001D6811"/>
    <w:rsid w:val="001D6872"/>
    <w:rsid w:val="001D6B9C"/>
    <w:rsid w:val="001D70C6"/>
    <w:rsid w:val="001D7508"/>
    <w:rsid w:val="001D77C8"/>
    <w:rsid w:val="001D78CC"/>
    <w:rsid w:val="001D7993"/>
    <w:rsid w:val="001D7E5A"/>
    <w:rsid w:val="001E0095"/>
    <w:rsid w:val="001E021D"/>
    <w:rsid w:val="001E0611"/>
    <w:rsid w:val="001E08E1"/>
    <w:rsid w:val="001E10B1"/>
    <w:rsid w:val="001E137B"/>
    <w:rsid w:val="001E1E86"/>
    <w:rsid w:val="001E22A3"/>
    <w:rsid w:val="001E2419"/>
    <w:rsid w:val="001E2A6C"/>
    <w:rsid w:val="001E30CA"/>
    <w:rsid w:val="001E30D5"/>
    <w:rsid w:val="001E3169"/>
    <w:rsid w:val="001E34BA"/>
    <w:rsid w:val="001E3CA2"/>
    <w:rsid w:val="001E43DC"/>
    <w:rsid w:val="001E4F6F"/>
    <w:rsid w:val="001E5004"/>
    <w:rsid w:val="001E5510"/>
    <w:rsid w:val="001E569C"/>
    <w:rsid w:val="001E61CB"/>
    <w:rsid w:val="001E698D"/>
    <w:rsid w:val="001E6C91"/>
    <w:rsid w:val="001E6D5D"/>
    <w:rsid w:val="001E6D82"/>
    <w:rsid w:val="001E7874"/>
    <w:rsid w:val="001F0265"/>
    <w:rsid w:val="001F0608"/>
    <w:rsid w:val="001F0748"/>
    <w:rsid w:val="001F0BCF"/>
    <w:rsid w:val="001F1149"/>
    <w:rsid w:val="001F12F4"/>
    <w:rsid w:val="001F1404"/>
    <w:rsid w:val="001F1E06"/>
    <w:rsid w:val="001F1EB8"/>
    <w:rsid w:val="001F23B1"/>
    <w:rsid w:val="001F23CE"/>
    <w:rsid w:val="001F26A1"/>
    <w:rsid w:val="001F27BC"/>
    <w:rsid w:val="001F325A"/>
    <w:rsid w:val="001F32A4"/>
    <w:rsid w:val="001F36D0"/>
    <w:rsid w:val="001F3D57"/>
    <w:rsid w:val="001F3EDF"/>
    <w:rsid w:val="001F4060"/>
    <w:rsid w:val="001F4119"/>
    <w:rsid w:val="001F4157"/>
    <w:rsid w:val="001F4175"/>
    <w:rsid w:val="001F4621"/>
    <w:rsid w:val="001F501E"/>
    <w:rsid w:val="001F5026"/>
    <w:rsid w:val="001F5734"/>
    <w:rsid w:val="001F59FB"/>
    <w:rsid w:val="001F5F4A"/>
    <w:rsid w:val="001F6FC0"/>
    <w:rsid w:val="001F71AF"/>
    <w:rsid w:val="001F796C"/>
    <w:rsid w:val="001F7D34"/>
    <w:rsid w:val="00200061"/>
    <w:rsid w:val="0020010F"/>
    <w:rsid w:val="0020073A"/>
    <w:rsid w:val="00200AD5"/>
    <w:rsid w:val="00201347"/>
    <w:rsid w:val="00201593"/>
    <w:rsid w:val="0020164B"/>
    <w:rsid w:val="00201CC6"/>
    <w:rsid w:val="002020E6"/>
    <w:rsid w:val="00202281"/>
    <w:rsid w:val="0020365A"/>
    <w:rsid w:val="00203EB5"/>
    <w:rsid w:val="002046DA"/>
    <w:rsid w:val="00205073"/>
    <w:rsid w:val="00205148"/>
    <w:rsid w:val="00205255"/>
    <w:rsid w:val="002052EC"/>
    <w:rsid w:val="00205357"/>
    <w:rsid w:val="00205704"/>
    <w:rsid w:val="00205B0E"/>
    <w:rsid w:val="0020617D"/>
    <w:rsid w:val="00206371"/>
    <w:rsid w:val="00206C7E"/>
    <w:rsid w:val="0020727E"/>
    <w:rsid w:val="00207E3C"/>
    <w:rsid w:val="00207E9E"/>
    <w:rsid w:val="00210404"/>
    <w:rsid w:val="00210596"/>
    <w:rsid w:val="002109D5"/>
    <w:rsid w:val="00210ACB"/>
    <w:rsid w:val="00211723"/>
    <w:rsid w:val="002117BC"/>
    <w:rsid w:val="00211AE5"/>
    <w:rsid w:val="00212A70"/>
    <w:rsid w:val="00212F2F"/>
    <w:rsid w:val="00213286"/>
    <w:rsid w:val="00213328"/>
    <w:rsid w:val="00213477"/>
    <w:rsid w:val="002137A0"/>
    <w:rsid w:val="00213999"/>
    <w:rsid w:val="00213DFD"/>
    <w:rsid w:val="002142D8"/>
    <w:rsid w:val="00214976"/>
    <w:rsid w:val="00214A2B"/>
    <w:rsid w:val="002150F3"/>
    <w:rsid w:val="0021511E"/>
    <w:rsid w:val="00215144"/>
    <w:rsid w:val="002154EA"/>
    <w:rsid w:val="00215A45"/>
    <w:rsid w:val="002161A3"/>
    <w:rsid w:val="00216230"/>
    <w:rsid w:val="002162C0"/>
    <w:rsid w:val="0021643B"/>
    <w:rsid w:val="00216A71"/>
    <w:rsid w:val="00216C45"/>
    <w:rsid w:val="00216F62"/>
    <w:rsid w:val="00217338"/>
    <w:rsid w:val="00217BE7"/>
    <w:rsid w:val="00217D8E"/>
    <w:rsid w:val="0022007D"/>
    <w:rsid w:val="0022015E"/>
    <w:rsid w:val="0022039E"/>
    <w:rsid w:val="00220732"/>
    <w:rsid w:val="00220DD7"/>
    <w:rsid w:val="002211B8"/>
    <w:rsid w:val="002218E8"/>
    <w:rsid w:val="00221F96"/>
    <w:rsid w:val="0022224D"/>
    <w:rsid w:val="00222610"/>
    <w:rsid w:val="00222991"/>
    <w:rsid w:val="00222DC2"/>
    <w:rsid w:val="0022345A"/>
    <w:rsid w:val="0022370B"/>
    <w:rsid w:val="002238AE"/>
    <w:rsid w:val="0022425E"/>
    <w:rsid w:val="00224342"/>
    <w:rsid w:val="00224CB1"/>
    <w:rsid w:val="00224FDE"/>
    <w:rsid w:val="00225039"/>
    <w:rsid w:val="002253EF"/>
    <w:rsid w:val="00225620"/>
    <w:rsid w:val="00225896"/>
    <w:rsid w:val="00225AB9"/>
    <w:rsid w:val="00225B3F"/>
    <w:rsid w:val="00225F35"/>
    <w:rsid w:val="00226209"/>
    <w:rsid w:val="002268F1"/>
    <w:rsid w:val="00227163"/>
    <w:rsid w:val="002275D5"/>
    <w:rsid w:val="00227C6E"/>
    <w:rsid w:val="00230114"/>
    <w:rsid w:val="0023022D"/>
    <w:rsid w:val="0023027A"/>
    <w:rsid w:val="0023043F"/>
    <w:rsid w:val="00230BC7"/>
    <w:rsid w:val="00230FBD"/>
    <w:rsid w:val="00231147"/>
    <w:rsid w:val="002313F3"/>
    <w:rsid w:val="002314C4"/>
    <w:rsid w:val="002319AE"/>
    <w:rsid w:val="00232013"/>
    <w:rsid w:val="002320E1"/>
    <w:rsid w:val="00233543"/>
    <w:rsid w:val="00233B79"/>
    <w:rsid w:val="00233DF7"/>
    <w:rsid w:val="002340E0"/>
    <w:rsid w:val="0023450F"/>
    <w:rsid w:val="00234624"/>
    <w:rsid w:val="00234A1B"/>
    <w:rsid w:val="00234C13"/>
    <w:rsid w:val="002356AC"/>
    <w:rsid w:val="002356B0"/>
    <w:rsid w:val="00235D46"/>
    <w:rsid w:val="002362CD"/>
    <w:rsid w:val="002364C4"/>
    <w:rsid w:val="002364F0"/>
    <w:rsid w:val="00236532"/>
    <w:rsid w:val="00236F26"/>
    <w:rsid w:val="00237216"/>
    <w:rsid w:val="0023757F"/>
    <w:rsid w:val="0023766D"/>
    <w:rsid w:val="00237DE2"/>
    <w:rsid w:val="002406B8"/>
    <w:rsid w:val="00240925"/>
    <w:rsid w:val="002414BE"/>
    <w:rsid w:val="002416BA"/>
    <w:rsid w:val="00241884"/>
    <w:rsid w:val="002418E5"/>
    <w:rsid w:val="00241C12"/>
    <w:rsid w:val="00241E7A"/>
    <w:rsid w:val="00242272"/>
    <w:rsid w:val="00242465"/>
    <w:rsid w:val="00242631"/>
    <w:rsid w:val="00242F02"/>
    <w:rsid w:val="00242FA7"/>
    <w:rsid w:val="00242FE5"/>
    <w:rsid w:val="0024306C"/>
    <w:rsid w:val="002432C4"/>
    <w:rsid w:val="002434DB"/>
    <w:rsid w:val="00243644"/>
    <w:rsid w:val="00243E4C"/>
    <w:rsid w:val="00243F88"/>
    <w:rsid w:val="002445E3"/>
    <w:rsid w:val="0024466E"/>
    <w:rsid w:val="00244839"/>
    <w:rsid w:val="00245D1A"/>
    <w:rsid w:val="00246385"/>
    <w:rsid w:val="00246C73"/>
    <w:rsid w:val="00246FFD"/>
    <w:rsid w:val="002473EC"/>
    <w:rsid w:val="00247593"/>
    <w:rsid w:val="00247ACE"/>
    <w:rsid w:val="00247C33"/>
    <w:rsid w:val="0025097D"/>
    <w:rsid w:val="00251218"/>
    <w:rsid w:val="002517FF"/>
    <w:rsid w:val="00252858"/>
    <w:rsid w:val="00252ECE"/>
    <w:rsid w:val="0025308F"/>
    <w:rsid w:val="0025348B"/>
    <w:rsid w:val="002537DB"/>
    <w:rsid w:val="00253907"/>
    <w:rsid w:val="00253A5C"/>
    <w:rsid w:val="002541E7"/>
    <w:rsid w:val="0025420C"/>
    <w:rsid w:val="00254504"/>
    <w:rsid w:val="002549BA"/>
    <w:rsid w:val="00254F0F"/>
    <w:rsid w:val="002551C1"/>
    <w:rsid w:val="002552CC"/>
    <w:rsid w:val="00255330"/>
    <w:rsid w:val="00255360"/>
    <w:rsid w:val="002555B5"/>
    <w:rsid w:val="00255C93"/>
    <w:rsid w:val="00255D39"/>
    <w:rsid w:val="00256910"/>
    <w:rsid w:val="00256C36"/>
    <w:rsid w:val="00257082"/>
    <w:rsid w:val="00257150"/>
    <w:rsid w:val="00257176"/>
    <w:rsid w:val="00257177"/>
    <w:rsid w:val="00257D14"/>
    <w:rsid w:val="0026005B"/>
    <w:rsid w:val="002600E4"/>
    <w:rsid w:val="002602B4"/>
    <w:rsid w:val="00260903"/>
    <w:rsid w:val="00260906"/>
    <w:rsid w:val="0026106C"/>
    <w:rsid w:val="0026126B"/>
    <w:rsid w:val="00261949"/>
    <w:rsid w:val="0026206D"/>
    <w:rsid w:val="0026243C"/>
    <w:rsid w:val="0026254A"/>
    <w:rsid w:val="0026264F"/>
    <w:rsid w:val="00262853"/>
    <w:rsid w:val="00262C5F"/>
    <w:rsid w:val="00262ED3"/>
    <w:rsid w:val="002634FA"/>
    <w:rsid w:val="002636E3"/>
    <w:rsid w:val="00263A9B"/>
    <w:rsid w:val="00264027"/>
    <w:rsid w:val="0026420B"/>
    <w:rsid w:val="0026432F"/>
    <w:rsid w:val="00264862"/>
    <w:rsid w:val="0026492F"/>
    <w:rsid w:val="00264D50"/>
    <w:rsid w:val="00265438"/>
    <w:rsid w:val="00265C73"/>
    <w:rsid w:val="00265CE7"/>
    <w:rsid w:val="002665FC"/>
    <w:rsid w:val="00266C86"/>
    <w:rsid w:val="00267152"/>
    <w:rsid w:val="002675A3"/>
    <w:rsid w:val="00267EEA"/>
    <w:rsid w:val="0027013A"/>
    <w:rsid w:val="002701E5"/>
    <w:rsid w:val="0027156A"/>
    <w:rsid w:val="00271FEB"/>
    <w:rsid w:val="0027203B"/>
    <w:rsid w:val="002722FA"/>
    <w:rsid w:val="0027253F"/>
    <w:rsid w:val="002725D9"/>
    <w:rsid w:val="00272B6A"/>
    <w:rsid w:val="00272E80"/>
    <w:rsid w:val="002735A1"/>
    <w:rsid w:val="00273816"/>
    <w:rsid w:val="00273CA4"/>
    <w:rsid w:val="00273CE5"/>
    <w:rsid w:val="00273E3A"/>
    <w:rsid w:val="00273FCC"/>
    <w:rsid w:val="00273FE3"/>
    <w:rsid w:val="00274745"/>
    <w:rsid w:val="00274AF2"/>
    <w:rsid w:val="002750F7"/>
    <w:rsid w:val="002753DC"/>
    <w:rsid w:val="002753E2"/>
    <w:rsid w:val="0027562C"/>
    <w:rsid w:val="00275E00"/>
    <w:rsid w:val="002760BC"/>
    <w:rsid w:val="00276584"/>
    <w:rsid w:val="002765EF"/>
    <w:rsid w:val="00276B45"/>
    <w:rsid w:val="00276D43"/>
    <w:rsid w:val="00277332"/>
    <w:rsid w:val="002778F9"/>
    <w:rsid w:val="00277BA3"/>
    <w:rsid w:val="00277C24"/>
    <w:rsid w:val="00280134"/>
    <w:rsid w:val="00281645"/>
    <w:rsid w:val="00281AFD"/>
    <w:rsid w:val="00281BC6"/>
    <w:rsid w:val="00282579"/>
    <w:rsid w:val="002825F0"/>
    <w:rsid w:val="002826CB"/>
    <w:rsid w:val="002826F4"/>
    <w:rsid w:val="00282A53"/>
    <w:rsid w:val="00282B02"/>
    <w:rsid w:val="00283B2E"/>
    <w:rsid w:val="002845F0"/>
    <w:rsid w:val="00284696"/>
    <w:rsid w:val="00284787"/>
    <w:rsid w:val="002849B6"/>
    <w:rsid w:val="00284B81"/>
    <w:rsid w:val="00285655"/>
    <w:rsid w:val="0028597B"/>
    <w:rsid w:val="002859B9"/>
    <w:rsid w:val="00285BD0"/>
    <w:rsid w:val="00286083"/>
    <w:rsid w:val="002862FC"/>
    <w:rsid w:val="00286356"/>
    <w:rsid w:val="002863C9"/>
    <w:rsid w:val="00286A7A"/>
    <w:rsid w:val="00286D14"/>
    <w:rsid w:val="00287D37"/>
    <w:rsid w:val="00287DE4"/>
    <w:rsid w:val="00290476"/>
    <w:rsid w:val="0029048F"/>
    <w:rsid w:val="00290AAD"/>
    <w:rsid w:val="00290CD9"/>
    <w:rsid w:val="00290F68"/>
    <w:rsid w:val="00291679"/>
    <w:rsid w:val="00291B66"/>
    <w:rsid w:val="00291CF8"/>
    <w:rsid w:val="002921FA"/>
    <w:rsid w:val="00292A32"/>
    <w:rsid w:val="00292A82"/>
    <w:rsid w:val="00292FA9"/>
    <w:rsid w:val="00292FD3"/>
    <w:rsid w:val="00293079"/>
    <w:rsid w:val="0029348D"/>
    <w:rsid w:val="00293F6B"/>
    <w:rsid w:val="00294972"/>
    <w:rsid w:val="00294C08"/>
    <w:rsid w:val="00294C31"/>
    <w:rsid w:val="0029565E"/>
    <w:rsid w:val="00295A79"/>
    <w:rsid w:val="002962BF"/>
    <w:rsid w:val="0029639D"/>
    <w:rsid w:val="00296A40"/>
    <w:rsid w:val="00296C3C"/>
    <w:rsid w:val="00296EC4"/>
    <w:rsid w:val="00297063"/>
    <w:rsid w:val="0029775C"/>
    <w:rsid w:val="00297AF9"/>
    <w:rsid w:val="00297CB1"/>
    <w:rsid w:val="00297DAA"/>
    <w:rsid w:val="002A0082"/>
    <w:rsid w:val="002A00D3"/>
    <w:rsid w:val="002A0466"/>
    <w:rsid w:val="002A0F18"/>
    <w:rsid w:val="002A13FB"/>
    <w:rsid w:val="002A1824"/>
    <w:rsid w:val="002A1A36"/>
    <w:rsid w:val="002A1D3D"/>
    <w:rsid w:val="002A1E9C"/>
    <w:rsid w:val="002A2090"/>
    <w:rsid w:val="002A242B"/>
    <w:rsid w:val="002A25C9"/>
    <w:rsid w:val="002A26B3"/>
    <w:rsid w:val="002A2846"/>
    <w:rsid w:val="002A2CE0"/>
    <w:rsid w:val="002A2F9E"/>
    <w:rsid w:val="002A323D"/>
    <w:rsid w:val="002A37C9"/>
    <w:rsid w:val="002A446F"/>
    <w:rsid w:val="002A4A0D"/>
    <w:rsid w:val="002A4C22"/>
    <w:rsid w:val="002A5711"/>
    <w:rsid w:val="002A5B99"/>
    <w:rsid w:val="002A5CEC"/>
    <w:rsid w:val="002A5F50"/>
    <w:rsid w:val="002A67F6"/>
    <w:rsid w:val="002A6BCA"/>
    <w:rsid w:val="002A704D"/>
    <w:rsid w:val="002B021F"/>
    <w:rsid w:val="002B076D"/>
    <w:rsid w:val="002B098C"/>
    <w:rsid w:val="002B0A65"/>
    <w:rsid w:val="002B0AB8"/>
    <w:rsid w:val="002B0DE6"/>
    <w:rsid w:val="002B0F09"/>
    <w:rsid w:val="002B10A5"/>
    <w:rsid w:val="002B1167"/>
    <w:rsid w:val="002B1904"/>
    <w:rsid w:val="002B223E"/>
    <w:rsid w:val="002B2AE9"/>
    <w:rsid w:val="002B2C56"/>
    <w:rsid w:val="002B2DCB"/>
    <w:rsid w:val="002B33B1"/>
    <w:rsid w:val="002B3CB0"/>
    <w:rsid w:val="002B3E78"/>
    <w:rsid w:val="002B3EAC"/>
    <w:rsid w:val="002B3EF0"/>
    <w:rsid w:val="002B3F83"/>
    <w:rsid w:val="002B4453"/>
    <w:rsid w:val="002B46F6"/>
    <w:rsid w:val="002B4A11"/>
    <w:rsid w:val="002B4CC2"/>
    <w:rsid w:val="002B4D74"/>
    <w:rsid w:val="002B4DFE"/>
    <w:rsid w:val="002B4E99"/>
    <w:rsid w:val="002B4EB5"/>
    <w:rsid w:val="002B5554"/>
    <w:rsid w:val="002B58CC"/>
    <w:rsid w:val="002B6A81"/>
    <w:rsid w:val="002B7048"/>
    <w:rsid w:val="002B737E"/>
    <w:rsid w:val="002B7419"/>
    <w:rsid w:val="002B7756"/>
    <w:rsid w:val="002B7B4D"/>
    <w:rsid w:val="002B7BB9"/>
    <w:rsid w:val="002B7BE0"/>
    <w:rsid w:val="002B7DAD"/>
    <w:rsid w:val="002B7EAC"/>
    <w:rsid w:val="002C0218"/>
    <w:rsid w:val="002C07B7"/>
    <w:rsid w:val="002C0842"/>
    <w:rsid w:val="002C0B31"/>
    <w:rsid w:val="002C0D69"/>
    <w:rsid w:val="002C0E20"/>
    <w:rsid w:val="002C1115"/>
    <w:rsid w:val="002C1D42"/>
    <w:rsid w:val="002C1E42"/>
    <w:rsid w:val="002C22F7"/>
    <w:rsid w:val="002C26D4"/>
    <w:rsid w:val="002C2851"/>
    <w:rsid w:val="002C2BB6"/>
    <w:rsid w:val="002C2BD1"/>
    <w:rsid w:val="002C336A"/>
    <w:rsid w:val="002C38A7"/>
    <w:rsid w:val="002C3D02"/>
    <w:rsid w:val="002C42DF"/>
    <w:rsid w:val="002C4471"/>
    <w:rsid w:val="002C4A5F"/>
    <w:rsid w:val="002C5029"/>
    <w:rsid w:val="002C53A5"/>
    <w:rsid w:val="002C5532"/>
    <w:rsid w:val="002C57B0"/>
    <w:rsid w:val="002C5AE5"/>
    <w:rsid w:val="002C5B28"/>
    <w:rsid w:val="002C5B7E"/>
    <w:rsid w:val="002C5D69"/>
    <w:rsid w:val="002C5D84"/>
    <w:rsid w:val="002C6403"/>
    <w:rsid w:val="002C6BF3"/>
    <w:rsid w:val="002C6D4A"/>
    <w:rsid w:val="002C75B6"/>
    <w:rsid w:val="002C7727"/>
    <w:rsid w:val="002C78E1"/>
    <w:rsid w:val="002C7A2E"/>
    <w:rsid w:val="002C7F03"/>
    <w:rsid w:val="002D00D8"/>
    <w:rsid w:val="002D0217"/>
    <w:rsid w:val="002D061D"/>
    <w:rsid w:val="002D0966"/>
    <w:rsid w:val="002D1280"/>
    <w:rsid w:val="002D1502"/>
    <w:rsid w:val="002D167B"/>
    <w:rsid w:val="002D1A12"/>
    <w:rsid w:val="002D1EA0"/>
    <w:rsid w:val="002D22CD"/>
    <w:rsid w:val="002D27BE"/>
    <w:rsid w:val="002D28F1"/>
    <w:rsid w:val="002D2A12"/>
    <w:rsid w:val="002D3879"/>
    <w:rsid w:val="002D3A99"/>
    <w:rsid w:val="002D3D69"/>
    <w:rsid w:val="002D3F88"/>
    <w:rsid w:val="002D3FBF"/>
    <w:rsid w:val="002D4072"/>
    <w:rsid w:val="002D4117"/>
    <w:rsid w:val="002D41EC"/>
    <w:rsid w:val="002D4864"/>
    <w:rsid w:val="002D49DF"/>
    <w:rsid w:val="002D4A58"/>
    <w:rsid w:val="002D4D40"/>
    <w:rsid w:val="002D53FE"/>
    <w:rsid w:val="002D59D0"/>
    <w:rsid w:val="002D5A79"/>
    <w:rsid w:val="002D5CFB"/>
    <w:rsid w:val="002D6401"/>
    <w:rsid w:val="002D65C0"/>
    <w:rsid w:val="002D6608"/>
    <w:rsid w:val="002D67F0"/>
    <w:rsid w:val="002D70FE"/>
    <w:rsid w:val="002D73E6"/>
    <w:rsid w:val="002D7A85"/>
    <w:rsid w:val="002D7BFA"/>
    <w:rsid w:val="002E0444"/>
    <w:rsid w:val="002E04C1"/>
    <w:rsid w:val="002E0680"/>
    <w:rsid w:val="002E06D6"/>
    <w:rsid w:val="002E0B32"/>
    <w:rsid w:val="002E108C"/>
    <w:rsid w:val="002E1861"/>
    <w:rsid w:val="002E1B31"/>
    <w:rsid w:val="002E1C18"/>
    <w:rsid w:val="002E1C3C"/>
    <w:rsid w:val="002E1CB4"/>
    <w:rsid w:val="002E1CCC"/>
    <w:rsid w:val="002E1F0E"/>
    <w:rsid w:val="002E1F61"/>
    <w:rsid w:val="002E1FE1"/>
    <w:rsid w:val="002E2406"/>
    <w:rsid w:val="002E26C8"/>
    <w:rsid w:val="002E2B4A"/>
    <w:rsid w:val="002E3898"/>
    <w:rsid w:val="002E3B41"/>
    <w:rsid w:val="002E3D32"/>
    <w:rsid w:val="002E3D67"/>
    <w:rsid w:val="002E3F09"/>
    <w:rsid w:val="002E41DE"/>
    <w:rsid w:val="002E4282"/>
    <w:rsid w:val="002E4322"/>
    <w:rsid w:val="002E4605"/>
    <w:rsid w:val="002E496D"/>
    <w:rsid w:val="002E4A66"/>
    <w:rsid w:val="002E4C51"/>
    <w:rsid w:val="002E4E91"/>
    <w:rsid w:val="002E4F35"/>
    <w:rsid w:val="002E522D"/>
    <w:rsid w:val="002E5355"/>
    <w:rsid w:val="002E54F8"/>
    <w:rsid w:val="002E5C7E"/>
    <w:rsid w:val="002E5CE5"/>
    <w:rsid w:val="002E6319"/>
    <w:rsid w:val="002E6A6E"/>
    <w:rsid w:val="002E6ACD"/>
    <w:rsid w:val="002E6D49"/>
    <w:rsid w:val="002E6F1F"/>
    <w:rsid w:val="002E6F9B"/>
    <w:rsid w:val="002E73B7"/>
    <w:rsid w:val="002E7906"/>
    <w:rsid w:val="002E793C"/>
    <w:rsid w:val="002E7D53"/>
    <w:rsid w:val="002E7DC2"/>
    <w:rsid w:val="002F00A2"/>
    <w:rsid w:val="002F00E6"/>
    <w:rsid w:val="002F066D"/>
    <w:rsid w:val="002F0A11"/>
    <w:rsid w:val="002F0D15"/>
    <w:rsid w:val="002F11AE"/>
    <w:rsid w:val="002F11E6"/>
    <w:rsid w:val="002F1352"/>
    <w:rsid w:val="002F1A54"/>
    <w:rsid w:val="002F1B69"/>
    <w:rsid w:val="002F1E75"/>
    <w:rsid w:val="002F21B2"/>
    <w:rsid w:val="002F21DE"/>
    <w:rsid w:val="002F2B4F"/>
    <w:rsid w:val="002F2C56"/>
    <w:rsid w:val="002F311D"/>
    <w:rsid w:val="002F3626"/>
    <w:rsid w:val="002F373F"/>
    <w:rsid w:val="002F3BF2"/>
    <w:rsid w:val="002F4263"/>
    <w:rsid w:val="002F438B"/>
    <w:rsid w:val="002F447A"/>
    <w:rsid w:val="002F496C"/>
    <w:rsid w:val="002F4A24"/>
    <w:rsid w:val="002F4ADB"/>
    <w:rsid w:val="002F4CE5"/>
    <w:rsid w:val="002F4ED6"/>
    <w:rsid w:val="002F6D1A"/>
    <w:rsid w:val="002F6D31"/>
    <w:rsid w:val="002F7542"/>
    <w:rsid w:val="002F771B"/>
    <w:rsid w:val="002F7C08"/>
    <w:rsid w:val="00300162"/>
    <w:rsid w:val="003008A6"/>
    <w:rsid w:val="003009C6"/>
    <w:rsid w:val="0030102B"/>
    <w:rsid w:val="003016EE"/>
    <w:rsid w:val="00301AA7"/>
    <w:rsid w:val="0030204A"/>
    <w:rsid w:val="0030248F"/>
    <w:rsid w:val="00303288"/>
    <w:rsid w:val="00303325"/>
    <w:rsid w:val="003035B6"/>
    <w:rsid w:val="00303C5D"/>
    <w:rsid w:val="00303F56"/>
    <w:rsid w:val="003043B2"/>
    <w:rsid w:val="003044AC"/>
    <w:rsid w:val="00304524"/>
    <w:rsid w:val="00304B3F"/>
    <w:rsid w:val="003051C4"/>
    <w:rsid w:val="0030547E"/>
    <w:rsid w:val="00305ECD"/>
    <w:rsid w:val="00305F56"/>
    <w:rsid w:val="00306089"/>
    <w:rsid w:val="00306173"/>
    <w:rsid w:val="00306266"/>
    <w:rsid w:val="003063AB"/>
    <w:rsid w:val="00306517"/>
    <w:rsid w:val="00306E3A"/>
    <w:rsid w:val="00306EAA"/>
    <w:rsid w:val="00306EC6"/>
    <w:rsid w:val="00307229"/>
    <w:rsid w:val="003077A0"/>
    <w:rsid w:val="00307F0E"/>
    <w:rsid w:val="00310102"/>
    <w:rsid w:val="00310523"/>
    <w:rsid w:val="003105A1"/>
    <w:rsid w:val="00310C5B"/>
    <w:rsid w:val="00310DC5"/>
    <w:rsid w:val="00311ADA"/>
    <w:rsid w:val="00311B4A"/>
    <w:rsid w:val="00311D4C"/>
    <w:rsid w:val="00311E6C"/>
    <w:rsid w:val="00311FBF"/>
    <w:rsid w:val="00312345"/>
    <w:rsid w:val="0031249C"/>
    <w:rsid w:val="00312662"/>
    <w:rsid w:val="00312757"/>
    <w:rsid w:val="0031297A"/>
    <w:rsid w:val="00312BB1"/>
    <w:rsid w:val="00313C65"/>
    <w:rsid w:val="00313E89"/>
    <w:rsid w:val="00313F4E"/>
    <w:rsid w:val="00314124"/>
    <w:rsid w:val="00314167"/>
    <w:rsid w:val="00314544"/>
    <w:rsid w:val="003146E5"/>
    <w:rsid w:val="0031496F"/>
    <w:rsid w:val="00314AC9"/>
    <w:rsid w:val="00315382"/>
    <w:rsid w:val="00315494"/>
    <w:rsid w:val="00315808"/>
    <w:rsid w:val="0031582C"/>
    <w:rsid w:val="00315F53"/>
    <w:rsid w:val="00315FB1"/>
    <w:rsid w:val="0031629A"/>
    <w:rsid w:val="00316469"/>
    <w:rsid w:val="0031653A"/>
    <w:rsid w:val="00316545"/>
    <w:rsid w:val="003167F3"/>
    <w:rsid w:val="00316925"/>
    <w:rsid w:val="0031692F"/>
    <w:rsid w:val="00316ABB"/>
    <w:rsid w:val="00316AD1"/>
    <w:rsid w:val="00316D00"/>
    <w:rsid w:val="00316D3E"/>
    <w:rsid w:val="00316E2A"/>
    <w:rsid w:val="00316EFF"/>
    <w:rsid w:val="00317581"/>
    <w:rsid w:val="0032011C"/>
    <w:rsid w:val="00320491"/>
    <w:rsid w:val="003204A7"/>
    <w:rsid w:val="00320BB8"/>
    <w:rsid w:val="00320CB6"/>
    <w:rsid w:val="00320EB4"/>
    <w:rsid w:val="003210EB"/>
    <w:rsid w:val="00321A4F"/>
    <w:rsid w:val="00322451"/>
    <w:rsid w:val="00322641"/>
    <w:rsid w:val="0032264D"/>
    <w:rsid w:val="00322B68"/>
    <w:rsid w:val="00322D81"/>
    <w:rsid w:val="00322E62"/>
    <w:rsid w:val="00323592"/>
    <w:rsid w:val="00323BE0"/>
    <w:rsid w:val="00323CA9"/>
    <w:rsid w:val="0032406B"/>
    <w:rsid w:val="00324554"/>
    <w:rsid w:val="00324F39"/>
    <w:rsid w:val="00325587"/>
    <w:rsid w:val="0032579F"/>
    <w:rsid w:val="003259F0"/>
    <w:rsid w:val="00325A74"/>
    <w:rsid w:val="003268E1"/>
    <w:rsid w:val="00326E7C"/>
    <w:rsid w:val="00326F90"/>
    <w:rsid w:val="00327217"/>
    <w:rsid w:val="003273BE"/>
    <w:rsid w:val="00327453"/>
    <w:rsid w:val="003274BC"/>
    <w:rsid w:val="0032763C"/>
    <w:rsid w:val="00327704"/>
    <w:rsid w:val="0032790B"/>
    <w:rsid w:val="00327AAE"/>
    <w:rsid w:val="0033022E"/>
    <w:rsid w:val="003318EE"/>
    <w:rsid w:val="00331B89"/>
    <w:rsid w:val="00331E91"/>
    <w:rsid w:val="003320C3"/>
    <w:rsid w:val="00332134"/>
    <w:rsid w:val="0033249E"/>
    <w:rsid w:val="003324B8"/>
    <w:rsid w:val="003325AB"/>
    <w:rsid w:val="0033280D"/>
    <w:rsid w:val="00332815"/>
    <w:rsid w:val="0033338D"/>
    <w:rsid w:val="00333763"/>
    <w:rsid w:val="00333B22"/>
    <w:rsid w:val="00333CD5"/>
    <w:rsid w:val="00333DC1"/>
    <w:rsid w:val="00334759"/>
    <w:rsid w:val="00335688"/>
    <w:rsid w:val="00335707"/>
    <w:rsid w:val="00335D5C"/>
    <w:rsid w:val="00336132"/>
    <w:rsid w:val="003366BB"/>
    <w:rsid w:val="00336823"/>
    <w:rsid w:val="00336AF4"/>
    <w:rsid w:val="00336AFC"/>
    <w:rsid w:val="00336C38"/>
    <w:rsid w:val="00337255"/>
    <w:rsid w:val="003374E0"/>
    <w:rsid w:val="0033762F"/>
    <w:rsid w:val="00340135"/>
    <w:rsid w:val="0034078B"/>
    <w:rsid w:val="00340B81"/>
    <w:rsid w:val="0034111E"/>
    <w:rsid w:val="003411FC"/>
    <w:rsid w:val="00341637"/>
    <w:rsid w:val="003416C1"/>
    <w:rsid w:val="003420B1"/>
    <w:rsid w:val="00342176"/>
    <w:rsid w:val="00342498"/>
    <w:rsid w:val="00342545"/>
    <w:rsid w:val="003427E5"/>
    <w:rsid w:val="0034289C"/>
    <w:rsid w:val="00342B47"/>
    <w:rsid w:val="00342DB3"/>
    <w:rsid w:val="0034360F"/>
    <w:rsid w:val="003437D7"/>
    <w:rsid w:val="003443A1"/>
    <w:rsid w:val="00344C96"/>
    <w:rsid w:val="0034521F"/>
    <w:rsid w:val="003454BA"/>
    <w:rsid w:val="00345B55"/>
    <w:rsid w:val="00345BEA"/>
    <w:rsid w:val="00347366"/>
    <w:rsid w:val="003477A6"/>
    <w:rsid w:val="00347971"/>
    <w:rsid w:val="003479A2"/>
    <w:rsid w:val="00347AED"/>
    <w:rsid w:val="00347D0E"/>
    <w:rsid w:val="00350553"/>
    <w:rsid w:val="003506C6"/>
    <w:rsid w:val="00350870"/>
    <w:rsid w:val="0035098C"/>
    <w:rsid w:val="00350A17"/>
    <w:rsid w:val="00350C09"/>
    <w:rsid w:val="00350FC9"/>
    <w:rsid w:val="003515EE"/>
    <w:rsid w:val="00351653"/>
    <w:rsid w:val="003519D5"/>
    <w:rsid w:val="00351E9E"/>
    <w:rsid w:val="00351ED5"/>
    <w:rsid w:val="00351F30"/>
    <w:rsid w:val="003522F8"/>
    <w:rsid w:val="003524D3"/>
    <w:rsid w:val="00352BE1"/>
    <w:rsid w:val="00352E99"/>
    <w:rsid w:val="0035304F"/>
    <w:rsid w:val="003532C0"/>
    <w:rsid w:val="003536AA"/>
    <w:rsid w:val="003536D4"/>
    <w:rsid w:val="00353757"/>
    <w:rsid w:val="00353A5B"/>
    <w:rsid w:val="00353BE9"/>
    <w:rsid w:val="00353C2F"/>
    <w:rsid w:val="003544EC"/>
    <w:rsid w:val="0035466B"/>
    <w:rsid w:val="003548BF"/>
    <w:rsid w:val="003552E9"/>
    <w:rsid w:val="003554F9"/>
    <w:rsid w:val="00355962"/>
    <w:rsid w:val="00355C42"/>
    <w:rsid w:val="0035605A"/>
    <w:rsid w:val="00356063"/>
    <w:rsid w:val="00356EE3"/>
    <w:rsid w:val="00356F4F"/>
    <w:rsid w:val="00356F8E"/>
    <w:rsid w:val="00356FA4"/>
    <w:rsid w:val="00357003"/>
    <w:rsid w:val="003571AD"/>
    <w:rsid w:val="0035732E"/>
    <w:rsid w:val="00357771"/>
    <w:rsid w:val="003579EF"/>
    <w:rsid w:val="00357A2A"/>
    <w:rsid w:val="00357F0E"/>
    <w:rsid w:val="00357FEE"/>
    <w:rsid w:val="00360069"/>
    <w:rsid w:val="003601A8"/>
    <w:rsid w:val="0036059E"/>
    <w:rsid w:val="00360FAF"/>
    <w:rsid w:val="00361EF2"/>
    <w:rsid w:val="00362503"/>
    <w:rsid w:val="00362E8D"/>
    <w:rsid w:val="00362F2D"/>
    <w:rsid w:val="00363552"/>
    <w:rsid w:val="00363E5F"/>
    <w:rsid w:val="0036412C"/>
    <w:rsid w:val="00364C2F"/>
    <w:rsid w:val="00365183"/>
    <w:rsid w:val="003653D0"/>
    <w:rsid w:val="0036540D"/>
    <w:rsid w:val="0036581C"/>
    <w:rsid w:val="00365943"/>
    <w:rsid w:val="00365981"/>
    <w:rsid w:val="003659E7"/>
    <w:rsid w:val="00365AC3"/>
    <w:rsid w:val="00365D40"/>
    <w:rsid w:val="00366234"/>
    <w:rsid w:val="0036685D"/>
    <w:rsid w:val="00366B41"/>
    <w:rsid w:val="00366D10"/>
    <w:rsid w:val="00366F3B"/>
    <w:rsid w:val="003672B4"/>
    <w:rsid w:val="003679F9"/>
    <w:rsid w:val="00367AE8"/>
    <w:rsid w:val="00367B79"/>
    <w:rsid w:val="003701C3"/>
    <w:rsid w:val="00370248"/>
    <w:rsid w:val="0037038F"/>
    <w:rsid w:val="0037050A"/>
    <w:rsid w:val="003707C8"/>
    <w:rsid w:val="00370969"/>
    <w:rsid w:val="00370B76"/>
    <w:rsid w:val="0037100F"/>
    <w:rsid w:val="003710A1"/>
    <w:rsid w:val="00371218"/>
    <w:rsid w:val="0037147F"/>
    <w:rsid w:val="003716E2"/>
    <w:rsid w:val="0037220E"/>
    <w:rsid w:val="003728D8"/>
    <w:rsid w:val="00372912"/>
    <w:rsid w:val="00372F1D"/>
    <w:rsid w:val="00373721"/>
    <w:rsid w:val="00373777"/>
    <w:rsid w:val="00373BDE"/>
    <w:rsid w:val="00373FDC"/>
    <w:rsid w:val="00374057"/>
    <w:rsid w:val="003743A6"/>
    <w:rsid w:val="00374586"/>
    <w:rsid w:val="00374A79"/>
    <w:rsid w:val="00374FB5"/>
    <w:rsid w:val="00374FE9"/>
    <w:rsid w:val="003759EE"/>
    <w:rsid w:val="00375B2E"/>
    <w:rsid w:val="00375C38"/>
    <w:rsid w:val="00375FFC"/>
    <w:rsid w:val="00376345"/>
    <w:rsid w:val="00376C5E"/>
    <w:rsid w:val="00376D39"/>
    <w:rsid w:val="00376EED"/>
    <w:rsid w:val="00376F72"/>
    <w:rsid w:val="003770C8"/>
    <w:rsid w:val="0037752A"/>
    <w:rsid w:val="00377680"/>
    <w:rsid w:val="003777F5"/>
    <w:rsid w:val="00377E28"/>
    <w:rsid w:val="00377EA1"/>
    <w:rsid w:val="0038017B"/>
    <w:rsid w:val="00380843"/>
    <w:rsid w:val="0038093B"/>
    <w:rsid w:val="003809D6"/>
    <w:rsid w:val="00380ADA"/>
    <w:rsid w:val="00380BEC"/>
    <w:rsid w:val="00380DD9"/>
    <w:rsid w:val="00380FE8"/>
    <w:rsid w:val="00381259"/>
    <w:rsid w:val="0038125F"/>
    <w:rsid w:val="00382A1D"/>
    <w:rsid w:val="00383571"/>
    <w:rsid w:val="00383661"/>
    <w:rsid w:val="0038379E"/>
    <w:rsid w:val="003838E8"/>
    <w:rsid w:val="003839FC"/>
    <w:rsid w:val="00383A3D"/>
    <w:rsid w:val="00383F05"/>
    <w:rsid w:val="00383F68"/>
    <w:rsid w:val="00384279"/>
    <w:rsid w:val="00384A8E"/>
    <w:rsid w:val="003856BA"/>
    <w:rsid w:val="00385B58"/>
    <w:rsid w:val="00385C7E"/>
    <w:rsid w:val="00386062"/>
    <w:rsid w:val="0038612A"/>
    <w:rsid w:val="003861C6"/>
    <w:rsid w:val="0038640D"/>
    <w:rsid w:val="003865DA"/>
    <w:rsid w:val="003866CE"/>
    <w:rsid w:val="00386A51"/>
    <w:rsid w:val="00386EB2"/>
    <w:rsid w:val="003877F7"/>
    <w:rsid w:val="00390228"/>
    <w:rsid w:val="0039042A"/>
    <w:rsid w:val="003909DE"/>
    <w:rsid w:val="00390AA3"/>
    <w:rsid w:val="00390C1A"/>
    <w:rsid w:val="00390E98"/>
    <w:rsid w:val="00390F18"/>
    <w:rsid w:val="003911A9"/>
    <w:rsid w:val="003911F6"/>
    <w:rsid w:val="003913FF"/>
    <w:rsid w:val="00391413"/>
    <w:rsid w:val="00391463"/>
    <w:rsid w:val="00391B7A"/>
    <w:rsid w:val="00391D75"/>
    <w:rsid w:val="00392148"/>
    <w:rsid w:val="003926F2"/>
    <w:rsid w:val="00392D27"/>
    <w:rsid w:val="003930D0"/>
    <w:rsid w:val="0039334F"/>
    <w:rsid w:val="00393543"/>
    <w:rsid w:val="0039375E"/>
    <w:rsid w:val="0039376C"/>
    <w:rsid w:val="0039397B"/>
    <w:rsid w:val="003942DE"/>
    <w:rsid w:val="00394406"/>
    <w:rsid w:val="0039447D"/>
    <w:rsid w:val="003944F8"/>
    <w:rsid w:val="0039463C"/>
    <w:rsid w:val="003949E9"/>
    <w:rsid w:val="00394AAA"/>
    <w:rsid w:val="00394B1E"/>
    <w:rsid w:val="00394EAF"/>
    <w:rsid w:val="003957B0"/>
    <w:rsid w:val="00395B9B"/>
    <w:rsid w:val="00395D0F"/>
    <w:rsid w:val="003971D6"/>
    <w:rsid w:val="00397232"/>
    <w:rsid w:val="00397A58"/>
    <w:rsid w:val="003A02E4"/>
    <w:rsid w:val="003A03CC"/>
    <w:rsid w:val="003A0636"/>
    <w:rsid w:val="003A0794"/>
    <w:rsid w:val="003A0CCA"/>
    <w:rsid w:val="003A0CDF"/>
    <w:rsid w:val="003A0CFD"/>
    <w:rsid w:val="003A0DE4"/>
    <w:rsid w:val="003A1511"/>
    <w:rsid w:val="003A16CB"/>
    <w:rsid w:val="003A25E0"/>
    <w:rsid w:val="003A26A4"/>
    <w:rsid w:val="003A2B17"/>
    <w:rsid w:val="003A2CD0"/>
    <w:rsid w:val="003A33D1"/>
    <w:rsid w:val="003A377D"/>
    <w:rsid w:val="003A37BB"/>
    <w:rsid w:val="003A3991"/>
    <w:rsid w:val="003A3BA4"/>
    <w:rsid w:val="003A3BB1"/>
    <w:rsid w:val="003A427D"/>
    <w:rsid w:val="003A4406"/>
    <w:rsid w:val="003A45AC"/>
    <w:rsid w:val="003A481C"/>
    <w:rsid w:val="003A4C69"/>
    <w:rsid w:val="003A4FBA"/>
    <w:rsid w:val="003A54BD"/>
    <w:rsid w:val="003A57CF"/>
    <w:rsid w:val="003A585F"/>
    <w:rsid w:val="003A6006"/>
    <w:rsid w:val="003A62F4"/>
    <w:rsid w:val="003A67B8"/>
    <w:rsid w:val="003A6944"/>
    <w:rsid w:val="003A6C0D"/>
    <w:rsid w:val="003A6C9F"/>
    <w:rsid w:val="003A7333"/>
    <w:rsid w:val="003A7AE4"/>
    <w:rsid w:val="003A7E14"/>
    <w:rsid w:val="003B00BD"/>
    <w:rsid w:val="003B0DC8"/>
    <w:rsid w:val="003B13CB"/>
    <w:rsid w:val="003B190C"/>
    <w:rsid w:val="003B205E"/>
    <w:rsid w:val="003B2BFF"/>
    <w:rsid w:val="003B2D07"/>
    <w:rsid w:val="003B2E1F"/>
    <w:rsid w:val="003B2ECC"/>
    <w:rsid w:val="003B42AB"/>
    <w:rsid w:val="003B4446"/>
    <w:rsid w:val="003B4668"/>
    <w:rsid w:val="003B4CAE"/>
    <w:rsid w:val="003B521D"/>
    <w:rsid w:val="003B5812"/>
    <w:rsid w:val="003B5B12"/>
    <w:rsid w:val="003B5E3A"/>
    <w:rsid w:val="003B5E4D"/>
    <w:rsid w:val="003B5EB1"/>
    <w:rsid w:val="003B60AA"/>
    <w:rsid w:val="003B60F5"/>
    <w:rsid w:val="003B662E"/>
    <w:rsid w:val="003B6942"/>
    <w:rsid w:val="003B6962"/>
    <w:rsid w:val="003B6F13"/>
    <w:rsid w:val="003B6F8E"/>
    <w:rsid w:val="003B7456"/>
    <w:rsid w:val="003B779C"/>
    <w:rsid w:val="003B7829"/>
    <w:rsid w:val="003C014D"/>
    <w:rsid w:val="003C042D"/>
    <w:rsid w:val="003C10DA"/>
    <w:rsid w:val="003C1482"/>
    <w:rsid w:val="003C273D"/>
    <w:rsid w:val="003C2DD3"/>
    <w:rsid w:val="003C300A"/>
    <w:rsid w:val="003C32C7"/>
    <w:rsid w:val="003C3CF3"/>
    <w:rsid w:val="003C4CE6"/>
    <w:rsid w:val="003C51BE"/>
    <w:rsid w:val="003C52D0"/>
    <w:rsid w:val="003C55DD"/>
    <w:rsid w:val="003C59C9"/>
    <w:rsid w:val="003C5A81"/>
    <w:rsid w:val="003C5BA2"/>
    <w:rsid w:val="003C6CD6"/>
    <w:rsid w:val="003C71A0"/>
    <w:rsid w:val="003C730D"/>
    <w:rsid w:val="003C77E7"/>
    <w:rsid w:val="003C7BF4"/>
    <w:rsid w:val="003C7C1F"/>
    <w:rsid w:val="003D02AE"/>
    <w:rsid w:val="003D0548"/>
    <w:rsid w:val="003D06F1"/>
    <w:rsid w:val="003D1226"/>
    <w:rsid w:val="003D14E0"/>
    <w:rsid w:val="003D153A"/>
    <w:rsid w:val="003D15F5"/>
    <w:rsid w:val="003D1A33"/>
    <w:rsid w:val="003D1B16"/>
    <w:rsid w:val="003D1C65"/>
    <w:rsid w:val="003D2535"/>
    <w:rsid w:val="003D2540"/>
    <w:rsid w:val="003D254F"/>
    <w:rsid w:val="003D25F2"/>
    <w:rsid w:val="003D2A09"/>
    <w:rsid w:val="003D3318"/>
    <w:rsid w:val="003D34F6"/>
    <w:rsid w:val="003D357D"/>
    <w:rsid w:val="003D3587"/>
    <w:rsid w:val="003D37E9"/>
    <w:rsid w:val="003D3834"/>
    <w:rsid w:val="003D3C6C"/>
    <w:rsid w:val="003D4725"/>
    <w:rsid w:val="003D4A2E"/>
    <w:rsid w:val="003D4AC9"/>
    <w:rsid w:val="003D4E03"/>
    <w:rsid w:val="003D4F58"/>
    <w:rsid w:val="003D4F99"/>
    <w:rsid w:val="003D5178"/>
    <w:rsid w:val="003D540C"/>
    <w:rsid w:val="003D5F8A"/>
    <w:rsid w:val="003D6BAF"/>
    <w:rsid w:val="003D6EDB"/>
    <w:rsid w:val="003D6F0B"/>
    <w:rsid w:val="003D7063"/>
    <w:rsid w:val="003D770D"/>
    <w:rsid w:val="003D7AFE"/>
    <w:rsid w:val="003D7EBF"/>
    <w:rsid w:val="003E0349"/>
    <w:rsid w:val="003E04C4"/>
    <w:rsid w:val="003E09D1"/>
    <w:rsid w:val="003E0BE0"/>
    <w:rsid w:val="003E0CED"/>
    <w:rsid w:val="003E0F35"/>
    <w:rsid w:val="003E10CF"/>
    <w:rsid w:val="003E1198"/>
    <w:rsid w:val="003E12F1"/>
    <w:rsid w:val="003E167E"/>
    <w:rsid w:val="003E1749"/>
    <w:rsid w:val="003E17C2"/>
    <w:rsid w:val="003E1DD3"/>
    <w:rsid w:val="003E236C"/>
    <w:rsid w:val="003E2786"/>
    <w:rsid w:val="003E2C39"/>
    <w:rsid w:val="003E2CE0"/>
    <w:rsid w:val="003E2EE3"/>
    <w:rsid w:val="003E2F4A"/>
    <w:rsid w:val="003E39CB"/>
    <w:rsid w:val="003E4376"/>
    <w:rsid w:val="003E4487"/>
    <w:rsid w:val="003E466B"/>
    <w:rsid w:val="003E5269"/>
    <w:rsid w:val="003E5431"/>
    <w:rsid w:val="003E59D4"/>
    <w:rsid w:val="003E5B85"/>
    <w:rsid w:val="003E6130"/>
    <w:rsid w:val="003E6CEB"/>
    <w:rsid w:val="003E6EEA"/>
    <w:rsid w:val="003E6FDE"/>
    <w:rsid w:val="003E736B"/>
    <w:rsid w:val="003E7908"/>
    <w:rsid w:val="003E7A1C"/>
    <w:rsid w:val="003E7C73"/>
    <w:rsid w:val="003E7F8D"/>
    <w:rsid w:val="003F0067"/>
    <w:rsid w:val="003F02C0"/>
    <w:rsid w:val="003F04F5"/>
    <w:rsid w:val="003F0827"/>
    <w:rsid w:val="003F1273"/>
    <w:rsid w:val="003F134F"/>
    <w:rsid w:val="003F1C75"/>
    <w:rsid w:val="003F1E1E"/>
    <w:rsid w:val="003F1E93"/>
    <w:rsid w:val="003F2101"/>
    <w:rsid w:val="003F2221"/>
    <w:rsid w:val="003F2287"/>
    <w:rsid w:val="003F2791"/>
    <w:rsid w:val="003F2B44"/>
    <w:rsid w:val="003F31A8"/>
    <w:rsid w:val="003F34B3"/>
    <w:rsid w:val="003F35F8"/>
    <w:rsid w:val="003F3A95"/>
    <w:rsid w:val="003F3C89"/>
    <w:rsid w:val="003F3D05"/>
    <w:rsid w:val="003F3D6F"/>
    <w:rsid w:val="003F4140"/>
    <w:rsid w:val="003F438E"/>
    <w:rsid w:val="003F49F3"/>
    <w:rsid w:val="003F4AFE"/>
    <w:rsid w:val="003F4FCC"/>
    <w:rsid w:val="003F51F3"/>
    <w:rsid w:val="003F5576"/>
    <w:rsid w:val="003F5648"/>
    <w:rsid w:val="003F566E"/>
    <w:rsid w:val="003F5781"/>
    <w:rsid w:val="003F57AB"/>
    <w:rsid w:val="003F5C65"/>
    <w:rsid w:val="003F60D1"/>
    <w:rsid w:val="003F6333"/>
    <w:rsid w:val="003F680F"/>
    <w:rsid w:val="003F6B83"/>
    <w:rsid w:val="003F6BF1"/>
    <w:rsid w:val="003F72C0"/>
    <w:rsid w:val="003F79F7"/>
    <w:rsid w:val="003F7A55"/>
    <w:rsid w:val="003F7A9D"/>
    <w:rsid w:val="004002E2"/>
    <w:rsid w:val="0040049B"/>
    <w:rsid w:val="0040065E"/>
    <w:rsid w:val="00400A32"/>
    <w:rsid w:val="00400FBC"/>
    <w:rsid w:val="00401215"/>
    <w:rsid w:val="00401544"/>
    <w:rsid w:val="00401597"/>
    <w:rsid w:val="00401DBD"/>
    <w:rsid w:val="0040248F"/>
    <w:rsid w:val="004024F3"/>
    <w:rsid w:val="00402509"/>
    <w:rsid w:val="004028E4"/>
    <w:rsid w:val="00402A66"/>
    <w:rsid w:val="00402BDB"/>
    <w:rsid w:val="00402C41"/>
    <w:rsid w:val="00402EF9"/>
    <w:rsid w:val="004030DE"/>
    <w:rsid w:val="0040330A"/>
    <w:rsid w:val="00403ED2"/>
    <w:rsid w:val="0040415F"/>
    <w:rsid w:val="004041CC"/>
    <w:rsid w:val="00404792"/>
    <w:rsid w:val="004055B6"/>
    <w:rsid w:val="0040588A"/>
    <w:rsid w:val="00405C59"/>
    <w:rsid w:val="00405F12"/>
    <w:rsid w:val="004066D0"/>
    <w:rsid w:val="00406C07"/>
    <w:rsid w:val="00406F8C"/>
    <w:rsid w:val="004073E3"/>
    <w:rsid w:val="00407500"/>
    <w:rsid w:val="00407569"/>
    <w:rsid w:val="0040775E"/>
    <w:rsid w:val="00407D35"/>
    <w:rsid w:val="00410015"/>
    <w:rsid w:val="0041053F"/>
    <w:rsid w:val="00410FAE"/>
    <w:rsid w:val="004110DC"/>
    <w:rsid w:val="00411244"/>
    <w:rsid w:val="0041154C"/>
    <w:rsid w:val="004119E6"/>
    <w:rsid w:val="00411A48"/>
    <w:rsid w:val="00412277"/>
    <w:rsid w:val="004124D0"/>
    <w:rsid w:val="00412672"/>
    <w:rsid w:val="0041286D"/>
    <w:rsid w:val="00412A1F"/>
    <w:rsid w:val="00412A7B"/>
    <w:rsid w:val="00413B2D"/>
    <w:rsid w:val="00413B86"/>
    <w:rsid w:val="00413C7E"/>
    <w:rsid w:val="00413DDA"/>
    <w:rsid w:val="00414121"/>
    <w:rsid w:val="0041418F"/>
    <w:rsid w:val="004141D6"/>
    <w:rsid w:val="004147D2"/>
    <w:rsid w:val="004148D5"/>
    <w:rsid w:val="00414EE0"/>
    <w:rsid w:val="0041529D"/>
    <w:rsid w:val="004153CC"/>
    <w:rsid w:val="00415616"/>
    <w:rsid w:val="00415864"/>
    <w:rsid w:val="004164BB"/>
    <w:rsid w:val="004164D4"/>
    <w:rsid w:val="00416615"/>
    <w:rsid w:val="00416861"/>
    <w:rsid w:val="00416A29"/>
    <w:rsid w:val="00416CA0"/>
    <w:rsid w:val="0041758B"/>
    <w:rsid w:val="004176FF"/>
    <w:rsid w:val="00417C98"/>
    <w:rsid w:val="00420039"/>
    <w:rsid w:val="0042019C"/>
    <w:rsid w:val="0042026B"/>
    <w:rsid w:val="004204BA"/>
    <w:rsid w:val="004208E0"/>
    <w:rsid w:val="00420E87"/>
    <w:rsid w:val="00420F6D"/>
    <w:rsid w:val="0042124F"/>
    <w:rsid w:val="004212BB"/>
    <w:rsid w:val="00421EC9"/>
    <w:rsid w:val="004222F3"/>
    <w:rsid w:val="004223F8"/>
    <w:rsid w:val="0042240F"/>
    <w:rsid w:val="004227F9"/>
    <w:rsid w:val="00422929"/>
    <w:rsid w:val="004229CA"/>
    <w:rsid w:val="004229E5"/>
    <w:rsid w:val="00422D9E"/>
    <w:rsid w:val="00422F81"/>
    <w:rsid w:val="0042304D"/>
    <w:rsid w:val="004232D6"/>
    <w:rsid w:val="004239AC"/>
    <w:rsid w:val="00423C54"/>
    <w:rsid w:val="00423E3C"/>
    <w:rsid w:val="00423F10"/>
    <w:rsid w:val="00424122"/>
    <w:rsid w:val="0042431E"/>
    <w:rsid w:val="004243FF"/>
    <w:rsid w:val="00424702"/>
    <w:rsid w:val="004247C9"/>
    <w:rsid w:val="00424BD5"/>
    <w:rsid w:val="00424E64"/>
    <w:rsid w:val="00425261"/>
    <w:rsid w:val="00425638"/>
    <w:rsid w:val="00425818"/>
    <w:rsid w:val="00425BF9"/>
    <w:rsid w:val="00426240"/>
    <w:rsid w:val="004262BD"/>
    <w:rsid w:val="004264F2"/>
    <w:rsid w:val="00426968"/>
    <w:rsid w:val="004269DA"/>
    <w:rsid w:val="004273A1"/>
    <w:rsid w:val="004276B8"/>
    <w:rsid w:val="00427F7B"/>
    <w:rsid w:val="004301C4"/>
    <w:rsid w:val="00430365"/>
    <w:rsid w:val="004306A6"/>
    <w:rsid w:val="00430A05"/>
    <w:rsid w:val="00431430"/>
    <w:rsid w:val="00431510"/>
    <w:rsid w:val="00431B1F"/>
    <w:rsid w:val="00431C28"/>
    <w:rsid w:val="00431D08"/>
    <w:rsid w:val="00432065"/>
    <w:rsid w:val="004329AE"/>
    <w:rsid w:val="00432C7D"/>
    <w:rsid w:val="00432DCF"/>
    <w:rsid w:val="0043307F"/>
    <w:rsid w:val="004333AC"/>
    <w:rsid w:val="00433873"/>
    <w:rsid w:val="00433AF1"/>
    <w:rsid w:val="00433FD3"/>
    <w:rsid w:val="0043460C"/>
    <w:rsid w:val="00434AC1"/>
    <w:rsid w:val="00435315"/>
    <w:rsid w:val="00435BDB"/>
    <w:rsid w:val="004369F4"/>
    <w:rsid w:val="00436A2D"/>
    <w:rsid w:val="00436F2D"/>
    <w:rsid w:val="00437006"/>
    <w:rsid w:val="00437347"/>
    <w:rsid w:val="004373B0"/>
    <w:rsid w:val="00437746"/>
    <w:rsid w:val="0043797E"/>
    <w:rsid w:val="00437B6D"/>
    <w:rsid w:val="00437B8A"/>
    <w:rsid w:val="00437EF0"/>
    <w:rsid w:val="0043EE2F"/>
    <w:rsid w:val="00440120"/>
    <w:rsid w:val="00440831"/>
    <w:rsid w:val="004408B1"/>
    <w:rsid w:val="0044096C"/>
    <w:rsid w:val="004409BA"/>
    <w:rsid w:val="004410A1"/>
    <w:rsid w:val="00441643"/>
    <w:rsid w:val="004418CB"/>
    <w:rsid w:val="004418EC"/>
    <w:rsid w:val="00441CBF"/>
    <w:rsid w:val="0044206F"/>
    <w:rsid w:val="00442331"/>
    <w:rsid w:val="004424B3"/>
    <w:rsid w:val="004426E5"/>
    <w:rsid w:val="004426F2"/>
    <w:rsid w:val="004437AD"/>
    <w:rsid w:val="00443AB2"/>
    <w:rsid w:val="00443C02"/>
    <w:rsid w:val="00443D64"/>
    <w:rsid w:val="00444063"/>
    <w:rsid w:val="00444A19"/>
    <w:rsid w:val="00444BB3"/>
    <w:rsid w:val="00444C96"/>
    <w:rsid w:val="00445AA9"/>
    <w:rsid w:val="00445C44"/>
    <w:rsid w:val="00445CCA"/>
    <w:rsid w:val="00446155"/>
    <w:rsid w:val="00446303"/>
    <w:rsid w:val="004465D1"/>
    <w:rsid w:val="00446ABB"/>
    <w:rsid w:val="00446C4A"/>
    <w:rsid w:val="00446E37"/>
    <w:rsid w:val="004470C7"/>
    <w:rsid w:val="0044738A"/>
    <w:rsid w:val="00447645"/>
    <w:rsid w:val="00447725"/>
    <w:rsid w:val="00447D92"/>
    <w:rsid w:val="00450300"/>
    <w:rsid w:val="00450D05"/>
    <w:rsid w:val="0045109B"/>
    <w:rsid w:val="00451418"/>
    <w:rsid w:val="004515AD"/>
    <w:rsid w:val="004516A4"/>
    <w:rsid w:val="00451990"/>
    <w:rsid w:val="004519EE"/>
    <w:rsid w:val="004527C7"/>
    <w:rsid w:val="004528DE"/>
    <w:rsid w:val="00452FD4"/>
    <w:rsid w:val="00453353"/>
    <w:rsid w:val="0045350F"/>
    <w:rsid w:val="00453DE3"/>
    <w:rsid w:val="00453E3B"/>
    <w:rsid w:val="00454462"/>
    <w:rsid w:val="004544B3"/>
    <w:rsid w:val="00454781"/>
    <w:rsid w:val="00454A0C"/>
    <w:rsid w:val="00454E6B"/>
    <w:rsid w:val="004551CA"/>
    <w:rsid w:val="00455330"/>
    <w:rsid w:val="00455B65"/>
    <w:rsid w:val="00455B83"/>
    <w:rsid w:val="00455E5F"/>
    <w:rsid w:val="004560BC"/>
    <w:rsid w:val="0045635B"/>
    <w:rsid w:val="00456433"/>
    <w:rsid w:val="0045649B"/>
    <w:rsid w:val="004565F4"/>
    <w:rsid w:val="00456666"/>
    <w:rsid w:val="00456C9B"/>
    <w:rsid w:val="00456E60"/>
    <w:rsid w:val="004570A3"/>
    <w:rsid w:val="0045735E"/>
    <w:rsid w:val="004574ED"/>
    <w:rsid w:val="004576D8"/>
    <w:rsid w:val="00457753"/>
    <w:rsid w:val="00460002"/>
    <w:rsid w:val="00460396"/>
    <w:rsid w:val="00460470"/>
    <w:rsid w:val="004604D9"/>
    <w:rsid w:val="00460692"/>
    <w:rsid w:val="00460F51"/>
    <w:rsid w:val="00460F99"/>
    <w:rsid w:val="00461778"/>
    <w:rsid w:val="00461A25"/>
    <w:rsid w:val="0046277D"/>
    <w:rsid w:val="00462E56"/>
    <w:rsid w:val="00462FE6"/>
    <w:rsid w:val="00463349"/>
    <w:rsid w:val="00463444"/>
    <w:rsid w:val="0046345E"/>
    <w:rsid w:val="0046381D"/>
    <w:rsid w:val="00463AED"/>
    <w:rsid w:val="00463B1D"/>
    <w:rsid w:val="0046408D"/>
    <w:rsid w:val="00464803"/>
    <w:rsid w:val="00464B3E"/>
    <w:rsid w:val="00464CEA"/>
    <w:rsid w:val="00465817"/>
    <w:rsid w:val="00465824"/>
    <w:rsid w:val="00465AA3"/>
    <w:rsid w:val="00465D94"/>
    <w:rsid w:val="00465F8C"/>
    <w:rsid w:val="00466023"/>
    <w:rsid w:val="00466B3B"/>
    <w:rsid w:val="00466E25"/>
    <w:rsid w:val="00467143"/>
    <w:rsid w:val="004679BE"/>
    <w:rsid w:val="00467A66"/>
    <w:rsid w:val="00467A94"/>
    <w:rsid w:val="00467C01"/>
    <w:rsid w:val="00467D51"/>
    <w:rsid w:val="004702FF"/>
    <w:rsid w:val="0047049C"/>
    <w:rsid w:val="004709EE"/>
    <w:rsid w:val="00470BCA"/>
    <w:rsid w:val="004710B4"/>
    <w:rsid w:val="00471719"/>
    <w:rsid w:val="0047171E"/>
    <w:rsid w:val="00471AD3"/>
    <w:rsid w:val="00471B5D"/>
    <w:rsid w:val="00471C9C"/>
    <w:rsid w:val="00471FBC"/>
    <w:rsid w:val="00472019"/>
    <w:rsid w:val="0047203B"/>
    <w:rsid w:val="004722B7"/>
    <w:rsid w:val="0047239B"/>
    <w:rsid w:val="00472568"/>
    <w:rsid w:val="0047268D"/>
    <w:rsid w:val="00472A36"/>
    <w:rsid w:val="00472C01"/>
    <w:rsid w:val="00472FB5"/>
    <w:rsid w:val="00473292"/>
    <w:rsid w:val="00473308"/>
    <w:rsid w:val="00473340"/>
    <w:rsid w:val="004737A4"/>
    <w:rsid w:val="004737AA"/>
    <w:rsid w:val="00473B0C"/>
    <w:rsid w:val="00473B3B"/>
    <w:rsid w:val="00473F48"/>
    <w:rsid w:val="00473FF7"/>
    <w:rsid w:val="0047491A"/>
    <w:rsid w:val="00474948"/>
    <w:rsid w:val="00474AF8"/>
    <w:rsid w:val="00474C76"/>
    <w:rsid w:val="00474F3E"/>
    <w:rsid w:val="004751C5"/>
    <w:rsid w:val="0047523E"/>
    <w:rsid w:val="004762E7"/>
    <w:rsid w:val="00476328"/>
    <w:rsid w:val="004763D5"/>
    <w:rsid w:val="0047682F"/>
    <w:rsid w:val="00476AF6"/>
    <w:rsid w:val="00476B82"/>
    <w:rsid w:val="00476D0F"/>
    <w:rsid w:val="004771FC"/>
    <w:rsid w:val="0047744B"/>
    <w:rsid w:val="00477971"/>
    <w:rsid w:val="00477A38"/>
    <w:rsid w:val="00477D6E"/>
    <w:rsid w:val="00477DD7"/>
    <w:rsid w:val="00480340"/>
    <w:rsid w:val="00480A80"/>
    <w:rsid w:val="00480C9F"/>
    <w:rsid w:val="0048101B"/>
    <w:rsid w:val="00482117"/>
    <w:rsid w:val="004821DE"/>
    <w:rsid w:val="0048225D"/>
    <w:rsid w:val="004823EA"/>
    <w:rsid w:val="0048252C"/>
    <w:rsid w:val="004830EC"/>
    <w:rsid w:val="004831DA"/>
    <w:rsid w:val="0048328E"/>
    <w:rsid w:val="004832B2"/>
    <w:rsid w:val="00483659"/>
    <w:rsid w:val="0048371B"/>
    <w:rsid w:val="00483B19"/>
    <w:rsid w:val="00483FE7"/>
    <w:rsid w:val="004840C3"/>
    <w:rsid w:val="00484687"/>
    <w:rsid w:val="00484AB2"/>
    <w:rsid w:val="004851C7"/>
    <w:rsid w:val="00485691"/>
    <w:rsid w:val="00485E9B"/>
    <w:rsid w:val="004861B8"/>
    <w:rsid w:val="00486DEA"/>
    <w:rsid w:val="00486F61"/>
    <w:rsid w:val="00487299"/>
    <w:rsid w:val="00487363"/>
    <w:rsid w:val="00487788"/>
    <w:rsid w:val="004879BA"/>
    <w:rsid w:val="00487ABA"/>
    <w:rsid w:val="00490059"/>
    <w:rsid w:val="0049017B"/>
    <w:rsid w:val="004905EE"/>
    <w:rsid w:val="00490F19"/>
    <w:rsid w:val="0049117B"/>
    <w:rsid w:val="004922D6"/>
    <w:rsid w:val="00492387"/>
    <w:rsid w:val="004929DA"/>
    <w:rsid w:val="00492BE1"/>
    <w:rsid w:val="0049304A"/>
    <w:rsid w:val="004932F2"/>
    <w:rsid w:val="0049373C"/>
    <w:rsid w:val="00493783"/>
    <w:rsid w:val="004938C1"/>
    <w:rsid w:val="0049391D"/>
    <w:rsid w:val="00493E01"/>
    <w:rsid w:val="00494167"/>
    <w:rsid w:val="004943AB"/>
    <w:rsid w:val="0049455F"/>
    <w:rsid w:val="004947D3"/>
    <w:rsid w:val="0049487B"/>
    <w:rsid w:val="00494C2D"/>
    <w:rsid w:val="0049537F"/>
    <w:rsid w:val="004953C1"/>
    <w:rsid w:val="00495841"/>
    <w:rsid w:val="00495A28"/>
    <w:rsid w:val="0049610D"/>
    <w:rsid w:val="004961A1"/>
    <w:rsid w:val="004965D6"/>
    <w:rsid w:val="004967D7"/>
    <w:rsid w:val="00496ACC"/>
    <w:rsid w:val="00497154"/>
    <w:rsid w:val="00497885"/>
    <w:rsid w:val="004978EA"/>
    <w:rsid w:val="004A02A8"/>
    <w:rsid w:val="004A078C"/>
    <w:rsid w:val="004A0AA1"/>
    <w:rsid w:val="004A0B1A"/>
    <w:rsid w:val="004A0B4D"/>
    <w:rsid w:val="004A0C2D"/>
    <w:rsid w:val="004A0E79"/>
    <w:rsid w:val="004A0F95"/>
    <w:rsid w:val="004A0FE9"/>
    <w:rsid w:val="004A12DA"/>
    <w:rsid w:val="004A18DA"/>
    <w:rsid w:val="004A1BE9"/>
    <w:rsid w:val="004A1CAA"/>
    <w:rsid w:val="004A2021"/>
    <w:rsid w:val="004A21CB"/>
    <w:rsid w:val="004A2407"/>
    <w:rsid w:val="004A25B4"/>
    <w:rsid w:val="004A25E4"/>
    <w:rsid w:val="004A28F5"/>
    <w:rsid w:val="004A2A21"/>
    <w:rsid w:val="004A2A35"/>
    <w:rsid w:val="004A3C34"/>
    <w:rsid w:val="004A4344"/>
    <w:rsid w:val="004A438E"/>
    <w:rsid w:val="004A458F"/>
    <w:rsid w:val="004A4D18"/>
    <w:rsid w:val="004A50F4"/>
    <w:rsid w:val="004A517F"/>
    <w:rsid w:val="004A51BE"/>
    <w:rsid w:val="004A530A"/>
    <w:rsid w:val="004A66ED"/>
    <w:rsid w:val="004A6788"/>
    <w:rsid w:val="004A711F"/>
    <w:rsid w:val="004B06BB"/>
    <w:rsid w:val="004B0B2E"/>
    <w:rsid w:val="004B0C30"/>
    <w:rsid w:val="004B1065"/>
    <w:rsid w:val="004B1338"/>
    <w:rsid w:val="004B19BA"/>
    <w:rsid w:val="004B1C11"/>
    <w:rsid w:val="004B1DB4"/>
    <w:rsid w:val="004B1FC2"/>
    <w:rsid w:val="004B2761"/>
    <w:rsid w:val="004B2812"/>
    <w:rsid w:val="004B28F3"/>
    <w:rsid w:val="004B2A8C"/>
    <w:rsid w:val="004B2BCB"/>
    <w:rsid w:val="004B2C5B"/>
    <w:rsid w:val="004B2F3C"/>
    <w:rsid w:val="004B39CE"/>
    <w:rsid w:val="004B40C6"/>
    <w:rsid w:val="004B46FB"/>
    <w:rsid w:val="004B479F"/>
    <w:rsid w:val="004B4B43"/>
    <w:rsid w:val="004B4BA0"/>
    <w:rsid w:val="004B4CA4"/>
    <w:rsid w:val="004B5B05"/>
    <w:rsid w:val="004B5FD3"/>
    <w:rsid w:val="004B601A"/>
    <w:rsid w:val="004B61A9"/>
    <w:rsid w:val="004B622F"/>
    <w:rsid w:val="004B679F"/>
    <w:rsid w:val="004B67C6"/>
    <w:rsid w:val="004B680D"/>
    <w:rsid w:val="004B689D"/>
    <w:rsid w:val="004B689E"/>
    <w:rsid w:val="004B6ADC"/>
    <w:rsid w:val="004B6BC1"/>
    <w:rsid w:val="004B6E1E"/>
    <w:rsid w:val="004B6ECF"/>
    <w:rsid w:val="004B7583"/>
    <w:rsid w:val="004B7708"/>
    <w:rsid w:val="004B7C06"/>
    <w:rsid w:val="004B7E1D"/>
    <w:rsid w:val="004B7F43"/>
    <w:rsid w:val="004B7F91"/>
    <w:rsid w:val="004C03EE"/>
    <w:rsid w:val="004C04AA"/>
    <w:rsid w:val="004C0702"/>
    <w:rsid w:val="004C07B8"/>
    <w:rsid w:val="004C0C26"/>
    <w:rsid w:val="004C0F99"/>
    <w:rsid w:val="004C13E2"/>
    <w:rsid w:val="004C1430"/>
    <w:rsid w:val="004C15D6"/>
    <w:rsid w:val="004C174F"/>
    <w:rsid w:val="004C1CE4"/>
    <w:rsid w:val="004C1F5F"/>
    <w:rsid w:val="004C1FB8"/>
    <w:rsid w:val="004C2290"/>
    <w:rsid w:val="004C232B"/>
    <w:rsid w:val="004C244F"/>
    <w:rsid w:val="004C3635"/>
    <w:rsid w:val="004C3C7A"/>
    <w:rsid w:val="004C42A7"/>
    <w:rsid w:val="004C44DE"/>
    <w:rsid w:val="004C48D3"/>
    <w:rsid w:val="004C48D6"/>
    <w:rsid w:val="004C4DB5"/>
    <w:rsid w:val="004C4EB6"/>
    <w:rsid w:val="004C4EBD"/>
    <w:rsid w:val="004C554F"/>
    <w:rsid w:val="004C55B4"/>
    <w:rsid w:val="004C55EB"/>
    <w:rsid w:val="004C5702"/>
    <w:rsid w:val="004C5CDC"/>
    <w:rsid w:val="004C60CF"/>
    <w:rsid w:val="004C62ED"/>
    <w:rsid w:val="004C6902"/>
    <w:rsid w:val="004C6C25"/>
    <w:rsid w:val="004C7EF9"/>
    <w:rsid w:val="004D022A"/>
    <w:rsid w:val="004D02DA"/>
    <w:rsid w:val="004D02E1"/>
    <w:rsid w:val="004D07D1"/>
    <w:rsid w:val="004D0CB1"/>
    <w:rsid w:val="004D0E6E"/>
    <w:rsid w:val="004D0F44"/>
    <w:rsid w:val="004D1B9D"/>
    <w:rsid w:val="004D1C18"/>
    <w:rsid w:val="004D1D65"/>
    <w:rsid w:val="004D1F1C"/>
    <w:rsid w:val="004D226E"/>
    <w:rsid w:val="004D2901"/>
    <w:rsid w:val="004D2A5D"/>
    <w:rsid w:val="004D2D5F"/>
    <w:rsid w:val="004D3497"/>
    <w:rsid w:val="004D35B9"/>
    <w:rsid w:val="004D4048"/>
    <w:rsid w:val="004D4164"/>
    <w:rsid w:val="004D49B8"/>
    <w:rsid w:val="004D4CFF"/>
    <w:rsid w:val="004D4F5A"/>
    <w:rsid w:val="004D59E2"/>
    <w:rsid w:val="004D5CD7"/>
    <w:rsid w:val="004D638F"/>
    <w:rsid w:val="004D666D"/>
    <w:rsid w:val="004D69AF"/>
    <w:rsid w:val="004D7294"/>
    <w:rsid w:val="004D7558"/>
    <w:rsid w:val="004D7BF7"/>
    <w:rsid w:val="004D7FC9"/>
    <w:rsid w:val="004E006E"/>
    <w:rsid w:val="004E0699"/>
    <w:rsid w:val="004E0CE1"/>
    <w:rsid w:val="004E0D57"/>
    <w:rsid w:val="004E1475"/>
    <w:rsid w:val="004E168E"/>
    <w:rsid w:val="004E185F"/>
    <w:rsid w:val="004E1C3A"/>
    <w:rsid w:val="004E1F9A"/>
    <w:rsid w:val="004E2106"/>
    <w:rsid w:val="004E21C0"/>
    <w:rsid w:val="004E2251"/>
    <w:rsid w:val="004E2294"/>
    <w:rsid w:val="004E2757"/>
    <w:rsid w:val="004E2E85"/>
    <w:rsid w:val="004E309F"/>
    <w:rsid w:val="004E31E7"/>
    <w:rsid w:val="004E364E"/>
    <w:rsid w:val="004E3CE3"/>
    <w:rsid w:val="004E3DC5"/>
    <w:rsid w:val="004E3EED"/>
    <w:rsid w:val="004E41C7"/>
    <w:rsid w:val="004E4569"/>
    <w:rsid w:val="004E4615"/>
    <w:rsid w:val="004E4EB9"/>
    <w:rsid w:val="004E50A1"/>
    <w:rsid w:val="004E52B4"/>
    <w:rsid w:val="004E5D87"/>
    <w:rsid w:val="004E6580"/>
    <w:rsid w:val="004E6595"/>
    <w:rsid w:val="004E6AEF"/>
    <w:rsid w:val="004E7905"/>
    <w:rsid w:val="004E7F1C"/>
    <w:rsid w:val="004F037F"/>
    <w:rsid w:val="004F0A2F"/>
    <w:rsid w:val="004F0AE5"/>
    <w:rsid w:val="004F0B26"/>
    <w:rsid w:val="004F1296"/>
    <w:rsid w:val="004F1B85"/>
    <w:rsid w:val="004F1E71"/>
    <w:rsid w:val="004F2609"/>
    <w:rsid w:val="004F2C93"/>
    <w:rsid w:val="004F31AC"/>
    <w:rsid w:val="004F35CF"/>
    <w:rsid w:val="004F3855"/>
    <w:rsid w:val="004F396C"/>
    <w:rsid w:val="004F3B20"/>
    <w:rsid w:val="004F3DE4"/>
    <w:rsid w:val="004F413D"/>
    <w:rsid w:val="004F462B"/>
    <w:rsid w:val="004F4728"/>
    <w:rsid w:val="004F488A"/>
    <w:rsid w:val="004F48EA"/>
    <w:rsid w:val="004F4D36"/>
    <w:rsid w:val="004F5880"/>
    <w:rsid w:val="004F612D"/>
    <w:rsid w:val="004F62AD"/>
    <w:rsid w:val="004F6666"/>
    <w:rsid w:val="004F6717"/>
    <w:rsid w:val="004F6973"/>
    <w:rsid w:val="004F6DAF"/>
    <w:rsid w:val="004F7341"/>
    <w:rsid w:val="004F7B24"/>
    <w:rsid w:val="004F7C92"/>
    <w:rsid w:val="004F7F1C"/>
    <w:rsid w:val="00500375"/>
    <w:rsid w:val="0050059F"/>
    <w:rsid w:val="00500712"/>
    <w:rsid w:val="00500970"/>
    <w:rsid w:val="00501158"/>
    <w:rsid w:val="005011CC"/>
    <w:rsid w:val="005017F7"/>
    <w:rsid w:val="005018E1"/>
    <w:rsid w:val="00501C08"/>
    <w:rsid w:val="00501DB5"/>
    <w:rsid w:val="00502630"/>
    <w:rsid w:val="00502696"/>
    <w:rsid w:val="0050269B"/>
    <w:rsid w:val="00502F15"/>
    <w:rsid w:val="0050320D"/>
    <w:rsid w:val="00503217"/>
    <w:rsid w:val="005032DA"/>
    <w:rsid w:val="00503799"/>
    <w:rsid w:val="00503829"/>
    <w:rsid w:val="005042A3"/>
    <w:rsid w:val="0050432F"/>
    <w:rsid w:val="00504545"/>
    <w:rsid w:val="00504A87"/>
    <w:rsid w:val="00504B1C"/>
    <w:rsid w:val="00505651"/>
    <w:rsid w:val="00506109"/>
    <w:rsid w:val="0050722C"/>
    <w:rsid w:val="005072C5"/>
    <w:rsid w:val="005078DF"/>
    <w:rsid w:val="00511256"/>
    <w:rsid w:val="00511B2D"/>
    <w:rsid w:val="00511BA2"/>
    <w:rsid w:val="00511C6E"/>
    <w:rsid w:val="00511CD8"/>
    <w:rsid w:val="00512626"/>
    <w:rsid w:val="005127EE"/>
    <w:rsid w:val="005128D7"/>
    <w:rsid w:val="005131C6"/>
    <w:rsid w:val="0051347F"/>
    <w:rsid w:val="00513610"/>
    <w:rsid w:val="0051377E"/>
    <w:rsid w:val="005138D6"/>
    <w:rsid w:val="00513FED"/>
    <w:rsid w:val="005147EC"/>
    <w:rsid w:val="00514CC5"/>
    <w:rsid w:val="00514CE9"/>
    <w:rsid w:val="00514DBE"/>
    <w:rsid w:val="005156A3"/>
    <w:rsid w:val="0051574B"/>
    <w:rsid w:val="00515B33"/>
    <w:rsid w:val="00515D24"/>
    <w:rsid w:val="00515DE5"/>
    <w:rsid w:val="00515F55"/>
    <w:rsid w:val="005166AE"/>
    <w:rsid w:val="0051673E"/>
    <w:rsid w:val="00516901"/>
    <w:rsid w:val="0051694B"/>
    <w:rsid w:val="00516E13"/>
    <w:rsid w:val="00517870"/>
    <w:rsid w:val="005179C7"/>
    <w:rsid w:val="00517CAC"/>
    <w:rsid w:val="00517CAF"/>
    <w:rsid w:val="00517D5A"/>
    <w:rsid w:val="005201B7"/>
    <w:rsid w:val="005209BA"/>
    <w:rsid w:val="00520B0B"/>
    <w:rsid w:val="00520F24"/>
    <w:rsid w:val="005211C1"/>
    <w:rsid w:val="005213C7"/>
    <w:rsid w:val="00521531"/>
    <w:rsid w:val="005221D7"/>
    <w:rsid w:val="00522799"/>
    <w:rsid w:val="0052288C"/>
    <w:rsid w:val="00523045"/>
    <w:rsid w:val="005232C1"/>
    <w:rsid w:val="00523319"/>
    <w:rsid w:val="0052339D"/>
    <w:rsid w:val="005235B5"/>
    <w:rsid w:val="005238B9"/>
    <w:rsid w:val="00523CA8"/>
    <w:rsid w:val="0052439F"/>
    <w:rsid w:val="00524AB6"/>
    <w:rsid w:val="00524BF8"/>
    <w:rsid w:val="00525722"/>
    <w:rsid w:val="0052584E"/>
    <w:rsid w:val="005259B9"/>
    <w:rsid w:val="00525DD3"/>
    <w:rsid w:val="00525DE1"/>
    <w:rsid w:val="00525EEF"/>
    <w:rsid w:val="005260B0"/>
    <w:rsid w:val="0052664E"/>
    <w:rsid w:val="0052699B"/>
    <w:rsid w:val="00526EE8"/>
    <w:rsid w:val="00527339"/>
    <w:rsid w:val="00527926"/>
    <w:rsid w:val="0052795B"/>
    <w:rsid w:val="005301BF"/>
    <w:rsid w:val="00530225"/>
    <w:rsid w:val="00530515"/>
    <w:rsid w:val="00530860"/>
    <w:rsid w:val="00530A03"/>
    <w:rsid w:val="00530BDF"/>
    <w:rsid w:val="00530C9F"/>
    <w:rsid w:val="0053199F"/>
    <w:rsid w:val="00531E18"/>
    <w:rsid w:val="005324B4"/>
    <w:rsid w:val="005326B6"/>
    <w:rsid w:val="0053276A"/>
    <w:rsid w:val="00532CF9"/>
    <w:rsid w:val="0053319B"/>
    <w:rsid w:val="005331F2"/>
    <w:rsid w:val="00533E53"/>
    <w:rsid w:val="00533FE4"/>
    <w:rsid w:val="005344DE"/>
    <w:rsid w:val="0053451C"/>
    <w:rsid w:val="00534A36"/>
    <w:rsid w:val="00534BCC"/>
    <w:rsid w:val="00534FE7"/>
    <w:rsid w:val="0053524B"/>
    <w:rsid w:val="0053544B"/>
    <w:rsid w:val="00535A2F"/>
    <w:rsid w:val="00535C6A"/>
    <w:rsid w:val="00535C74"/>
    <w:rsid w:val="00535DD8"/>
    <w:rsid w:val="0053683B"/>
    <w:rsid w:val="00536939"/>
    <w:rsid w:val="00537161"/>
    <w:rsid w:val="005375F6"/>
    <w:rsid w:val="00537618"/>
    <w:rsid w:val="00537718"/>
    <w:rsid w:val="00537BC6"/>
    <w:rsid w:val="00537D98"/>
    <w:rsid w:val="00537DC1"/>
    <w:rsid w:val="00540886"/>
    <w:rsid w:val="00540BE1"/>
    <w:rsid w:val="00540BE7"/>
    <w:rsid w:val="005413A3"/>
    <w:rsid w:val="0054170E"/>
    <w:rsid w:val="00541834"/>
    <w:rsid w:val="00541D23"/>
    <w:rsid w:val="00541D3D"/>
    <w:rsid w:val="00541FFA"/>
    <w:rsid w:val="00542412"/>
    <w:rsid w:val="00542EE8"/>
    <w:rsid w:val="0054372D"/>
    <w:rsid w:val="0054373D"/>
    <w:rsid w:val="005438A0"/>
    <w:rsid w:val="00543C56"/>
    <w:rsid w:val="00543DD1"/>
    <w:rsid w:val="005440DF"/>
    <w:rsid w:val="005442E0"/>
    <w:rsid w:val="00544420"/>
    <w:rsid w:val="005444F3"/>
    <w:rsid w:val="00545796"/>
    <w:rsid w:val="00545A79"/>
    <w:rsid w:val="00545E31"/>
    <w:rsid w:val="005469FE"/>
    <w:rsid w:val="005470FD"/>
    <w:rsid w:val="0054723D"/>
    <w:rsid w:val="005476AE"/>
    <w:rsid w:val="0054787B"/>
    <w:rsid w:val="00547A89"/>
    <w:rsid w:val="00547EA6"/>
    <w:rsid w:val="0054F082"/>
    <w:rsid w:val="005504F0"/>
    <w:rsid w:val="0055086A"/>
    <w:rsid w:val="00550E59"/>
    <w:rsid w:val="00550E71"/>
    <w:rsid w:val="0055185B"/>
    <w:rsid w:val="0055220E"/>
    <w:rsid w:val="0055234F"/>
    <w:rsid w:val="00552631"/>
    <w:rsid w:val="00552998"/>
    <w:rsid w:val="00552F14"/>
    <w:rsid w:val="0055309E"/>
    <w:rsid w:val="0055326C"/>
    <w:rsid w:val="005541AF"/>
    <w:rsid w:val="0055421F"/>
    <w:rsid w:val="0055473A"/>
    <w:rsid w:val="005548F9"/>
    <w:rsid w:val="00554985"/>
    <w:rsid w:val="00554B40"/>
    <w:rsid w:val="00555702"/>
    <w:rsid w:val="00555BEA"/>
    <w:rsid w:val="0055623B"/>
    <w:rsid w:val="0055636B"/>
    <w:rsid w:val="005566E4"/>
    <w:rsid w:val="00556A94"/>
    <w:rsid w:val="0055749E"/>
    <w:rsid w:val="00557534"/>
    <w:rsid w:val="00557765"/>
    <w:rsid w:val="00557BA4"/>
    <w:rsid w:val="00557C6B"/>
    <w:rsid w:val="00557ECB"/>
    <w:rsid w:val="00560198"/>
    <w:rsid w:val="00560381"/>
    <w:rsid w:val="00560414"/>
    <w:rsid w:val="005605B1"/>
    <w:rsid w:val="00560D28"/>
    <w:rsid w:val="0056168A"/>
    <w:rsid w:val="00561780"/>
    <w:rsid w:val="00561D72"/>
    <w:rsid w:val="00561EA0"/>
    <w:rsid w:val="0056202E"/>
    <w:rsid w:val="00562093"/>
    <w:rsid w:val="005620AB"/>
    <w:rsid w:val="0056228A"/>
    <w:rsid w:val="0056255A"/>
    <w:rsid w:val="0056276C"/>
    <w:rsid w:val="0056297F"/>
    <w:rsid w:val="00562CB7"/>
    <w:rsid w:val="00562CE8"/>
    <w:rsid w:val="00562E37"/>
    <w:rsid w:val="00562E9D"/>
    <w:rsid w:val="00562FD6"/>
    <w:rsid w:val="00563463"/>
    <w:rsid w:val="005634EE"/>
    <w:rsid w:val="00563D91"/>
    <w:rsid w:val="00563E33"/>
    <w:rsid w:val="00563F3A"/>
    <w:rsid w:val="0056418A"/>
    <w:rsid w:val="005642A6"/>
    <w:rsid w:val="00564317"/>
    <w:rsid w:val="0056486A"/>
    <w:rsid w:val="005648BA"/>
    <w:rsid w:val="00564A7C"/>
    <w:rsid w:val="00564A9A"/>
    <w:rsid w:val="00564E1E"/>
    <w:rsid w:val="00564F8E"/>
    <w:rsid w:val="005650FC"/>
    <w:rsid w:val="005655C0"/>
    <w:rsid w:val="00565603"/>
    <w:rsid w:val="00565757"/>
    <w:rsid w:val="0056596F"/>
    <w:rsid w:val="00566151"/>
    <w:rsid w:val="00566359"/>
    <w:rsid w:val="00566874"/>
    <w:rsid w:val="00566A42"/>
    <w:rsid w:val="00566F31"/>
    <w:rsid w:val="005678AB"/>
    <w:rsid w:val="005679ED"/>
    <w:rsid w:val="00567C39"/>
    <w:rsid w:val="00567C7A"/>
    <w:rsid w:val="00567CCE"/>
    <w:rsid w:val="00570132"/>
    <w:rsid w:val="005703D8"/>
    <w:rsid w:val="0057055A"/>
    <w:rsid w:val="00570B0D"/>
    <w:rsid w:val="00570F59"/>
    <w:rsid w:val="005710A8"/>
    <w:rsid w:val="00571AF0"/>
    <w:rsid w:val="00571C62"/>
    <w:rsid w:val="005721D5"/>
    <w:rsid w:val="0057227C"/>
    <w:rsid w:val="005728C2"/>
    <w:rsid w:val="00572EEC"/>
    <w:rsid w:val="005738D2"/>
    <w:rsid w:val="00573D57"/>
    <w:rsid w:val="005741EA"/>
    <w:rsid w:val="00574502"/>
    <w:rsid w:val="00574541"/>
    <w:rsid w:val="00574740"/>
    <w:rsid w:val="00574A7D"/>
    <w:rsid w:val="00575007"/>
    <w:rsid w:val="005751B7"/>
    <w:rsid w:val="0057520F"/>
    <w:rsid w:val="00576204"/>
    <w:rsid w:val="0057628F"/>
    <w:rsid w:val="005769FF"/>
    <w:rsid w:val="005773E0"/>
    <w:rsid w:val="00577554"/>
    <w:rsid w:val="0057764E"/>
    <w:rsid w:val="00577BDA"/>
    <w:rsid w:val="00577C23"/>
    <w:rsid w:val="00577C25"/>
    <w:rsid w:val="00580078"/>
    <w:rsid w:val="0058010D"/>
    <w:rsid w:val="0058024F"/>
    <w:rsid w:val="00580464"/>
    <w:rsid w:val="00580497"/>
    <w:rsid w:val="00580728"/>
    <w:rsid w:val="005808C7"/>
    <w:rsid w:val="00580CD5"/>
    <w:rsid w:val="00580E97"/>
    <w:rsid w:val="005811D1"/>
    <w:rsid w:val="00581620"/>
    <w:rsid w:val="0058163F"/>
    <w:rsid w:val="005817D6"/>
    <w:rsid w:val="0058193A"/>
    <w:rsid w:val="00581AF4"/>
    <w:rsid w:val="00581B78"/>
    <w:rsid w:val="00581D1E"/>
    <w:rsid w:val="00581E58"/>
    <w:rsid w:val="00582467"/>
    <w:rsid w:val="00582695"/>
    <w:rsid w:val="005826B0"/>
    <w:rsid w:val="005827DD"/>
    <w:rsid w:val="0058284C"/>
    <w:rsid w:val="00582858"/>
    <w:rsid w:val="00582D6A"/>
    <w:rsid w:val="0058301C"/>
    <w:rsid w:val="00583614"/>
    <w:rsid w:val="00583B99"/>
    <w:rsid w:val="00583D69"/>
    <w:rsid w:val="00584B50"/>
    <w:rsid w:val="00584D2C"/>
    <w:rsid w:val="00584DBB"/>
    <w:rsid w:val="00584FF9"/>
    <w:rsid w:val="0058563C"/>
    <w:rsid w:val="0058573E"/>
    <w:rsid w:val="00585E78"/>
    <w:rsid w:val="0058616D"/>
    <w:rsid w:val="0058660F"/>
    <w:rsid w:val="00586B80"/>
    <w:rsid w:val="00586FD9"/>
    <w:rsid w:val="0058731D"/>
    <w:rsid w:val="00587D08"/>
    <w:rsid w:val="00587D3A"/>
    <w:rsid w:val="00587D3C"/>
    <w:rsid w:val="00587D4E"/>
    <w:rsid w:val="0059003F"/>
    <w:rsid w:val="00590891"/>
    <w:rsid w:val="00590B4B"/>
    <w:rsid w:val="00590E8C"/>
    <w:rsid w:val="00591458"/>
    <w:rsid w:val="005914B5"/>
    <w:rsid w:val="00591519"/>
    <w:rsid w:val="0059153E"/>
    <w:rsid w:val="0059170B"/>
    <w:rsid w:val="00591C95"/>
    <w:rsid w:val="0059204C"/>
    <w:rsid w:val="00592C59"/>
    <w:rsid w:val="00592FD2"/>
    <w:rsid w:val="00593A4C"/>
    <w:rsid w:val="00593D95"/>
    <w:rsid w:val="00594B9A"/>
    <w:rsid w:val="00594D33"/>
    <w:rsid w:val="005955CA"/>
    <w:rsid w:val="00596213"/>
    <w:rsid w:val="0059663F"/>
    <w:rsid w:val="00596800"/>
    <w:rsid w:val="0059715C"/>
    <w:rsid w:val="00597679"/>
    <w:rsid w:val="00597919"/>
    <w:rsid w:val="00597967"/>
    <w:rsid w:val="00597C60"/>
    <w:rsid w:val="00597D60"/>
    <w:rsid w:val="00597DB2"/>
    <w:rsid w:val="00597DFD"/>
    <w:rsid w:val="00597EAE"/>
    <w:rsid w:val="005A01FC"/>
    <w:rsid w:val="005A0D87"/>
    <w:rsid w:val="005A0E42"/>
    <w:rsid w:val="005A0FD0"/>
    <w:rsid w:val="005A1778"/>
    <w:rsid w:val="005A19E8"/>
    <w:rsid w:val="005A19EA"/>
    <w:rsid w:val="005A1B1F"/>
    <w:rsid w:val="005A204C"/>
    <w:rsid w:val="005A208C"/>
    <w:rsid w:val="005A238A"/>
    <w:rsid w:val="005A26CB"/>
    <w:rsid w:val="005A330A"/>
    <w:rsid w:val="005A34DF"/>
    <w:rsid w:val="005A39FC"/>
    <w:rsid w:val="005A3A46"/>
    <w:rsid w:val="005A3BF3"/>
    <w:rsid w:val="005A3CA1"/>
    <w:rsid w:val="005A4051"/>
    <w:rsid w:val="005A40DE"/>
    <w:rsid w:val="005A40F8"/>
    <w:rsid w:val="005A4566"/>
    <w:rsid w:val="005A486A"/>
    <w:rsid w:val="005A495A"/>
    <w:rsid w:val="005A4A85"/>
    <w:rsid w:val="005A4EF3"/>
    <w:rsid w:val="005A4FA4"/>
    <w:rsid w:val="005A5452"/>
    <w:rsid w:val="005A5E93"/>
    <w:rsid w:val="005A6204"/>
    <w:rsid w:val="005A63EC"/>
    <w:rsid w:val="005A6A48"/>
    <w:rsid w:val="005A74A2"/>
    <w:rsid w:val="005A752F"/>
    <w:rsid w:val="005A78AC"/>
    <w:rsid w:val="005A7CE2"/>
    <w:rsid w:val="005B0195"/>
    <w:rsid w:val="005B0573"/>
    <w:rsid w:val="005B07E3"/>
    <w:rsid w:val="005B0DAE"/>
    <w:rsid w:val="005B0FBF"/>
    <w:rsid w:val="005B1316"/>
    <w:rsid w:val="005B2306"/>
    <w:rsid w:val="005B2316"/>
    <w:rsid w:val="005B2566"/>
    <w:rsid w:val="005B26A2"/>
    <w:rsid w:val="005B28B6"/>
    <w:rsid w:val="005B29CB"/>
    <w:rsid w:val="005B2EEC"/>
    <w:rsid w:val="005B3A4A"/>
    <w:rsid w:val="005B3AB8"/>
    <w:rsid w:val="005B3F37"/>
    <w:rsid w:val="005B3FC7"/>
    <w:rsid w:val="005B43B4"/>
    <w:rsid w:val="005B4426"/>
    <w:rsid w:val="005B4688"/>
    <w:rsid w:val="005B4CDD"/>
    <w:rsid w:val="005B525A"/>
    <w:rsid w:val="005B5499"/>
    <w:rsid w:val="005B5642"/>
    <w:rsid w:val="005B5FD8"/>
    <w:rsid w:val="005B61F4"/>
    <w:rsid w:val="005B67A8"/>
    <w:rsid w:val="005B6FFB"/>
    <w:rsid w:val="005B7CDF"/>
    <w:rsid w:val="005B7D72"/>
    <w:rsid w:val="005C0036"/>
    <w:rsid w:val="005C0194"/>
    <w:rsid w:val="005C05E1"/>
    <w:rsid w:val="005C064C"/>
    <w:rsid w:val="005C0A08"/>
    <w:rsid w:val="005C0A1D"/>
    <w:rsid w:val="005C0E0B"/>
    <w:rsid w:val="005C1067"/>
    <w:rsid w:val="005C1866"/>
    <w:rsid w:val="005C1EBB"/>
    <w:rsid w:val="005C219B"/>
    <w:rsid w:val="005C21A6"/>
    <w:rsid w:val="005C224D"/>
    <w:rsid w:val="005C2A09"/>
    <w:rsid w:val="005C2A0F"/>
    <w:rsid w:val="005C2A57"/>
    <w:rsid w:val="005C2C0F"/>
    <w:rsid w:val="005C2CAC"/>
    <w:rsid w:val="005C2D26"/>
    <w:rsid w:val="005C2D36"/>
    <w:rsid w:val="005C30D6"/>
    <w:rsid w:val="005C310A"/>
    <w:rsid w:val="005C3160"/>
    <w:rsid w:val="005C31C0"/>
    <w:rsid w:val="005C366C"/>
    <w:rsid w:val="005C3CE7"/>
    <w:rsid w:val="005C41A7"/>
    <w:rsid w:val="005C48B5"/>
    <w:rsid w:val="005C4A45"/>
    <w:rsid w:val="005C4BF5"/>
    <w:rsid w:val="005C4C7B"/>
    <w:rsid w:val="005C528B"/>
    <w:rsid w:val="005C529A"/>
    <w:rsid w:val="005C52CB"/>
    <w:rsid w:val="005C5778"/>
    <w:rsid w:val="005C5926"/>
    <w:rsid w:val="005C593F"/>
    <w:rsid w:val="005C5A1C"/>
    <w:rsid w:val="005C5A79"/>
    <w:rsid w:val="005C5F94"/>
    <w:rsid w:val="005C6875"/>
    <w:rsid w:val="005C6C16"/>
    <w:rsid w:val="005C734A"/>
    <w:rsid w:val="005C7463"/>
    <w:rsid w:val="005C7A46"/>
    <w:rsid w:val="005C7FB6"/>
    <w:rsid w:val="005D0263"/>
    <w:rsid w:val="005D0271"/>
    <w:rsid w:val="005D09E5"/>
    <w:rsid w:val="005D09EC"/>
    <w:rsid w:val="005D1369"/>
    <w:rsid w:val="005D1527"/>
    <w:rsid w:val="005D1872"/>
    <w:rsid w:val="005D1972"/>
    <w:rsid w:val="005D1CC9"/>
    <w:rsid w:val="005D1F51"/>
    <w:rsid w:val="005D2049"/>
    <w:rsid w:val="005D2AB7"/>
    <w:rsid w:val="005D2FBF"/>
    <w:rsid w:val="005D3134"/>
    <w:rsid w:val="005D3862"/>
    <w:rsid w:val="005D41F3"/>
    <w:rsid w:val="005D4544"/>
    <w:rsid w:val="005D460E"/>
    <w:rsid w:val="005D4CF6"/>
    <w:rsid w:val="005D4E5B"/>
    <w:rsid w:val="005D5545"/>
    <w:rsid w:val="005D55BD"/>
    <w:rsid w:val="005D560B"/>
    <w:rsid w:val="005D5B14"/>
    <w:rsid w:val="005D5D78"/>
    <w:rsid w:val="005D5DCE"/>
    <w:rsid w:val="005D615A"/>
    <w:rsid w:val="005D62C8"/>
    <w:rsid w:val="005D6477"/>
    <w:rsid w:val="005D69E8"/>
    <w:rsid w:val="005D7053"/>
    <w:rsid w:val="005D70B7"/>
    <w:rsid w:val="005D7C41"/>
    <w:rsid w:val="005D7F2E"/>
    <w:rsid w:val="005E01DE"/>
    <w:rsid w:val="005E0432"/>
    <w:rsid w:val="005E046F"/>
    <w:rsid w:val="005E0D90"/>
    <w:rsid w:val="005E13F7"/>
    <w:rsid w:val="005E1BB2"/>
    <w:rsid w:val="005E1E08"/>
    <w:rsid w:val="005E217F"/>
    <w:rsid w:val="005E2BF9"/>
    <w:rsid w:val="005E2E8C"/>
    <w:rsid w:val="005E2EB6"/>
    <w:rsid w:val="005E2F68"/>
    <w:rsid w:val="005E3113"/>
    <w:rsid w:val="005E3BD6"/>
    <w:rsid w:val="005E3C4F"/>
    <w:rsid w:val="005E3D78"/>
    <w:rsid w:val="005E4CCF"/>
    <w:rsid w:val="005E4DD9"/>
    <w:rsid w:val="005E4F56"/>
    <w:rsid w:val="005E4FBD"/>
    <w:rsid w:val="005E5680"/>
    <w:rsid w:val="005E5B2D"/>
    <w:rsid w:val="005E5CBE"/>
    <w:rsid w:val="005E5D0E"/>
    <w:rsid w:val="005E6440"/>
    <w:rsid w:val="005E64FD"/>
    <w:rsid w:val="005E6BA8"/>
    <w:rsid w:val="005E6D9F"/>
    <w:rsid w:val="005E6F22"/>
    <w:rsid w:val="005E732B"/>
    <w:rsid w:val="005E77D1"/>
    <w:rsid w:val="005E78B1"/>
    <w:rsid w:val="005E7D54"/>
    <w:rsid w:val="005F0319"/>
    <w:rsid w:val="005F06E8"/>
    <w:rsid w:val="005F0BA9"/>
    <w:rsid w:val="005F0F3E"/>
    <w:rsid w:val="005F17C4"/>
    <w:rsid w:val="005F21E4"/>
    <w:rsid w:val="005F229D"/>
    <w:rsid w:val="005F23D6"/>
    <w:rsid w:val="005F299E"/>
    <w:rsid w:val="005F2ABF"/>
    <w:rsid w:val="005F2B21"/>
    <w:rsid w:val="005F2BA3"/>
    <w:rsid w:val="005F2C7E"/>
    <w:rsid w:val="005F2E29"/>
    <w:rsid w:val="005F34A8"/>
    <w:rsid w:val="005F3837"/>
    <w:rsid w:val="005F3874"/>
    <w:rsid w:val="005F3B7B"/>
    <w:rsid w:val="005F4C5D"/>
    <w:rsid w:val="005F4E7B"/>
    <w:rsid w:val="005F4F8E"/>
    <w:rsid w:val="005F54AD"/>
    <w:rsid w:val="005F5F97"/>
    <w:rsid w:val="005F64C8"/>
    <w:rsid w:val="005F6FAF"/>
    <w:rsid w:val="005F700B"/>
    <w:rsid w:val="005F7197"/>
    <w:rsid w:val="005F71D9"/>
    <w:rsid w:val="005F7518"/>
    <w:rsid w:val="005F7564"/>
    <w:rsid w:val="00600238"/>
    <w:rsid w:val="0060045E"/>
    <w:rsid w:val="00600BEF"/>
    <w:rsid w:val="00600C0C"/>
    <w:rsid w:val="00600D38"/>
    <w:rsid w:val="00600DC0"/>
    <w:rsid w:val="0060116F"/>
    <w:rsid w:val="0060129B"/>
    <w:rsid w:val="006015E3"/>
    <w:rsid w:val="006021CC"/>
    <w:rsid w:val="00602418"/>
    <w:rsid w:val="00602573"/>
    <w:rsid w:val="00602777"/>
    <w:rsid w:val="00602C7A"/>
    <w:rsid w:val="00602C8B"/>
    <w:rsid w:val="006031F3"/>
    <w:rsid w:val="00603544"/>
    <w:rsid w:val="0060414F"/>
    <w:rsid w:val="006041E0"/>
    <w:rsid w:val="00604331"/>
    <w:rsid w:val="00604828"/>
    <w:rsid w:val="0060487A"/>
    <w:rsid w:val="00604A7E"/>
    <w:rsid w:val="00604EB5"/>
    <w:rsid w:val="006056A9"/>
    <w:rsid w:val="006058A7"/>
    <w:rsid w:val="0060599F"/>
    <w:rsid w:val="0060649C"/>
    <w:rsid w:val="00606542"/>
    <w:rsid w:val="00606C0E"/>
    <w:rsid w:val="00606D02"/>
    <w:rsid w:val="0060701B"/>
    <w:rsid w:val="006077CF"/>
    <w:rsid w:val="00607C96"/>
    <w:rsid w:val="006101BC"/>
    <w:rsid w:val="006102C6"/>
    <w:rsid w:val="006103C0"/>
    <w:rsid w:val="0061047D"/>
    <w:rsid w:val="00610672"/>
    <w:rsid w:val="006108DA"/>
    <w:rsid w:val="00610B9C"/>
    <w:rsid w:val="00610C07"/>
    <w:rsid w:val="00610D0A"/>
    <w:rsid w:val="00610D8A"/>
    <w:rsid w:val="0061107A"/>
    <w:rsid w:val="00611207"/>
    <w:rsid w:val="006119F9"/>
    <w:rsid w:val="00611BE1"/>
    <w:rsid w:val="00612BE8"/>
    <w:rsid w:val="00612D48"/>
    <w:rsid w:val="006131FC"/>
    <w:rsid w:val="00613442"/>
    <w:rsid w:val="006138A9"/>
    <w:rsid w:val="00613984"/>
    <w:rsid w:val="00613A8F"/>
    <w:rsid w:val="00613C0C"/>
    <w:rsid w:val="00613DB0"/>
    <w:rsid w:val="006141E6"/>
    <w:rsid w:val="006142C5"/>
    <w:rsid w:val="006142CB"/>
    <w:rsid w:val="0061432D"/>
    <w:rsid w:val="00614CEE"/>
    <w:rsid w:val="0061506F"/>
    <w:rsid w:val="0061514B"/>
    <w:rsid w:val="0061543D"/>
    <w:rsid w:val="006154FD"/>
    <w:rsid w:val="00616190"/>
    <w:rsid w:val="006167E6"/>
    <w:rsid w:val="0061695F"/>
    <w:rsid w:val="00616B22"/>
    <w:rsid w:val="006172ED"/>
    <w:rsid w:val="006174BD"/>
    <w:rsid w:val="006174CF"/>
    <w:rsid w:val="0061756C"/>
    <w:rsid w:val="0061760E"/>
    <w:rsid w:val="00617B57"/>
    <w:rsid w:val="00617B62"/>
    <w:rsid w:val="00617D32"/>
    <w:rsid w:val="00617FD0"/>
    <w:rsid w:val="006205F0"/>
    <w:rsid w:val="00620673"/>
    <w:rsid w:val="00620F61"/>
    <w:rsid w:val="00621373"/>
    <w:rsid w:val="00621DB8"/>
    <w:rsid w:val="0062257A"/>
    <w:rsid w:val="0062271A"/>
    <w:rsid w:val="00622FD5"/>
    <w:rsid w:val="00623406"/>
    <w:rsid w:val="006236A1"/>
    <w:rsid w:val="00623766"/>
    <w:rsid w:val="006239C6"/>
    <w:rsid w:val="00623E16"/>
    <w:rsid w:val="00624187"/>
    <w:rsid w:val="00624862"/>
    <w:rsid w:val="0062522F"/>
    <w:rsid w:val="00625497"/>
    <w:rsid w:val="00625987"/>
    <w:rsid w:val="00626070"/>
    <w:rsid w:val="0062669C"/>
    <w:rsid w:val="00626758"/>
    <w:rsid w:val="00627024"/>
    <w:rsid w:val="006274F3"/>
    <w:rsid w:val="00627854"/>
    <w:rsid w:val="00627A5B"/>
    <w:rsid w:val="00627B6D"/>
    <w:rsid w:val="00627C93"/>
    <w:rsid w:val="0063011A"/>
    <w:rsid w:val="006302D7"/>
    <w:rsid w:val="00630A3A"/>
    <w:rsid w:val="00630C50"/>
    <w:rsid w:val="006312A1"/>
    <w:rsid w:val="0063184C"/>
    <w:rsid w:val="0063190C"/>
    <w:rsid w:val="00631ECE"/>
    <w:rsid w:val="006323D2"/>
    <w:rsid w:val="00632419"/>
    <w:rsid w:val="00632934"/>
    <w:rsid w:val="00632BBE"/>
    <w:rsid w:val="00632F02"/>
    <w:rsid w:val="00632F35"/>
    <w:rsid w:val="0063363F"/>
    <w:rsid w:val="0063388E"/>
    <w:rsid w:val="006338EE"/>
    <w:rsid w:val="0063399D"/>
    <w:rsid w:val="00633BD0"/>
    <w:rsid w:val="00633CBB"/>
    <w:rsid w:val="00633DD7"/>
    <w:rsid w:val="00633ED4"/>
    <w:rsid w:val="0063422C"/>
    <w:rsid w:val="0063450E"/>
    <w:rsid w:val="0063451C"/>
    <w:rsid w:val="00634898"/>
    <w:rsid w:val="006349CB"/>
    <w:rsid w:val="00634AD0"/>
    <w:rsid w:val="00634AFA"/>
    <w:rsid w:val="00634B5B"/>
    <w:rsid w:val="00634F88"/>
    <w:rsid w:val="00635830"/>
    <w:rsid w:val="006363CB"/>
    <w:rsid w:val="00636638"/>
    <w:rsid w:val="00636B5C"/>
    <w:rsid w:val="00636BC9"/>
    <w:rsid w:val="00636D55"/>
    <w:rsid w:val="00636F79"/>
    <w:rsid w:val="00637381"/>
    <w:rsid w:val="006378BB"/>
    <w:rsid w:val="00637B6A"/>
    <w:rsid w:val="0064008E"/>
    <w:rsid w:val="006401D1"/>
    <w:rsid w:val="006401ED"/>
    <w:rsid w:val="00640365"/>
    <w:rsid w:val="006403AB"/>
    <w:rsid w:val="0064087E"/>
    <w:rsid w:val="00640A8B"/>
    <w:rsid w:val="00640B0B"/>
    <w:rsid w:val="00640B0C"/>
    <w:rsid w:val="00641253"/>
    <w:rsid w:val="00641412"/>
    <w:rsid w:val="006415D4"/>
    <w:rsid w:val="0064165A"/>
    <w:rsid w:val="0064189B"/>
    <w:rsid w:val="00641A85"/>
    <w:rsid w:val="00641C56"/>
    <w:rsid w:val="00642650"/>
    <w:rsid w:val="00642A0A"/>
    <w:rsid w:val="00642A65"/>
    <w:rsid w:val="00642ACB"/>
    <w:rsid w:val="00642DB9"/>
    <w:rsid w:val="00643645"/>
    <w:rsid w:val="006437AC"/>
    <w:rsid w:val="006437B6"/>
    <w:rsid w:val="00643920"/>
    <w:rsid w:val="00643D8F"/>
    <w:rsid w:val="00643E57"/>
    <w:rsid w:val="0064405B"/>
    <w:rsid w:val="006440B2"/>
    <w:rsid w:val="006443D5"/>
    <w:rsid w:val="006443F7"/>
    <w:rsid w:val="00644517"/>
    <w:rsid w:val="006447D7"/>
    <w:rsid w:val="0064483B"/>
    <w:rsid w:val="00644A85"/>
    <w:rsid w:val="00644D84"/>
    <w:rsid w:val="00645532"/>
    <w:rsid w:val="00645913"/>
    <w:rsid w:val="00645E8A"/>
    <w:rsid w:val="00645FE3"/>
    <w:rsid w:val="00646199"/>
    <w:rsid w:val="006461F0"/>
    <w:rsid w:val="0064682A"/>
    <w:rsid w:val="00646A56"/>
    <w:rsid w:val="00646D62"/>
    <w:rsid w:val="00646D99"/>
    <w:rsid w:val="0064706B"/>
    <w:rsid w:val="00647080"/>
    <w:rsid w:val="00647346"/>
    <w:rsid w:val="006479C7"/>
    <w:rsid w:val="00647C00"/>
    <w:rsid w:val="00647C72"/>
    <w:rsid w:val="006500AD"/>
    <w:rsid w:val="0065029B"/>
    <w:rsid w:val="0065042F"/>
    <w:rsid w:val="0065043D"/>
    <w:rsid w:val="006508B4"/>
    <w:rsid w:val="00650923"/>
    <w:rsid w:val="00650AA1"/>
    <w:rsid w:val="00650F26"/>
    <w:rsid w:val="00651058"/>
    <w:rsid w:val="006510AC"/>
    <w:rsid w:val="0065115D"/>
    <w:rsid w:val="00651933"/>
    <w:rsid w:val="006521E5"/>
    <w:rsid w:val="0065237D"/>
    <w:rsid w:val="006527D6"/>
    <w:rsid w:val="00652BA5"/>
    <w:rsid w:val="00652BE2"/>
    <w:rsid w:val="00652BEC"/>
    <w:rsid w:val="00652F8C"/>
    <w:rsid w:val="00653144"/>
    <w:rsid w:val="0065326D"/>
    <w:rsid w:val="00654337"/>
    <w:rsid w:val="006548BE"/>
    <w:rsid w:val="00654BA2"/>
    <w:rsid w:val="00654C12"/>
    <w:rsid w:val="00654D4D"/>
    <w:rsid w:val="00654E8F"/>
    <w:rsid w:val="00654EED"/>
    <w:rsid w:val="00654F8C"/>
    <w:rsid w:val="00654F98"/>
    <w:rsid w:val="006551AA"/>
    <w:rsid w:val="00655641"/>
    <w:rsid w:val="00655DB2"/>
    <w:rsid w:val="00655DBC"/>
    <w:rsid w:val="00655E86"/>
    <w:rsid w:val="006560FF"/>
    <w:rsid w:val="0065614E"/>
    <w:rsid w:val="006565DF"/>
    <w:rsid w:val="00656D6A"/>
    <w:rsid w:val="00656DF2"/>
    <w:rsid w:val="00656E1C"/>
    <w:rsid w:val="0065717E"/>
    <w:rsid w:val="0065799A"/>
    <w:rsid w:val="00657AC3"/>
    <w:rsid w:val="0066019A"/>
    <w:rsid w:val="0066069E"/>
    <w:rsid w:val="006607D3"/>
    <w:rsid w:val="00660882"/>
    <w:rsid w:val="00660E03"/>
    <w:rsid w:val="00661206"/>
    <w:rsid w:val="00661416"/>
    <w:rsid w:val="00661537"/>
    <w:rsid w:val="00661707"/>
    <w:rsid w:val="00661869"/>
    <w:rsid w:val="00661C36"/>
    <w:rsid w:val="00661D31"/>
    <w:rsid w:val="00661E93"/>
    <w:rsid w:val="006622C9"/>
    <w:rsid w:val="006628AB"/>
    <w:rsid w:val="00662BCB"/>
    <w:rsid w:val="00662E22"/>
    <w:rsid w:val="00663334"/>
    <w:rsid w:val="006633EE"/>
    <w:rsid w:val="006636FF"/>
    <w:rsid w:val="006638A7"/>
    <w:rsid w:val="0066431E"/>
    <w:rsid w:val="00664331"/>
    <w:rsid w:val="00664414"/>
    <w:rsid w:val="0066452D"/>
    <w:rsid w:val="00664793"/>
    <w:rsid w:val="006649D3"/>
    <w:rsid w:val="00664A4C"/>
    <w:rsid w:val="00665047"/>
    <w:rsid w:val="006650E9"/>
    <w:rsid w:val="00665AC3"/>
    <w:rsid w:val="00665AF2"/>
    <w:rsid w:val="00665C7E"/>
    <w:rsid w:val="00665CE0"/>
    <w:rsid w:val="00666703"/>
    <w:rsid w:val="0066768A"/>
    <w:rsid w:val="00667EB5"/>
    <w:rsid w:val="00667F2C"/>
    <w:rsid w:val="0067014E"/>
    <w:rsid w:val="006701E4"/>
    <w:rsid w:val="006702CE"/>
    <w:rsid w:val="00670982"/>
    <w:rsid w:val="00671067"/>
    <w:rsid w:val="006713EB"/>
    <w:rsid w:val="00671510"/>
    <w:rsid w:val="00671BC9"/>
    <w:rsid w:val="00672FB2"/>
    <w:rsid w:val="00673189"/>
    <w:rsid w:val="006734B4"/>
    <w:rsid w:val="0067397D"/>
    <w:rsid w:val="00673CBA"/>
    <w:rsid w:val="00673FF6"/>
    <w:rsid w:val="006741E1"/>
    <w:rsid w:val="00674296"/>
    <w:rsid w:val="006747E2"/>
    <w:rsid w:val="00674A95"/>
    <w:rsid w:val="00674B2A"/>
    <w:rsid w:val="00675120"/>
    <w:rsid w:val="006758A6"/>
    <w:rsid w:val="00675A06"/>
    <w:rsid w:val="00675CE3"/>
    <w:rsid w:val="006768D9"/>
    <w:rsid w:val="00676E42"/>
    <w:rsid w:val="006772AF"/>
    <w:rsid w:val="00677942"/>
    <w:rsid w:val="00677C94"/>
    <w:rsid w:val="00677DC2"/>
    <w:rsid w:val="006801B5"/>
    <w:rsid w:val="00680B52"/>
    <w:rsid w:val="00680D20"/>
    <w:rsid w:val="00680D37"/>
    <w:rsid w:val="00681AB6"/>
    <w:rsid w:val="00681D5D"/>
    <w:rsid w:val="00681E18"/>
    <w:rsid w:val="00682016"/>
    <w:rsid w:val="006825BC"/>
    <w:rsid w:val="00682891"/>
    <w:rsid w:val="006829E0"/>
    <w:rsid w:val="00682B39"/>
    <w:rsid w:val="00682C9C"/>
    <w:rsid w:val="00682CF0"/>
    <w:rsid w:val="0068303C"/>
    <w:rsid w:val="00683428"/>
    <w:rsid w:val="00683AEA"/>
    <w:rsid w:val="00683F59"/>
    <w:rsid w:val="006840B3"/>
    <w:rsid w:val="00684154"/>
    <w:rsid w:val="00684865"/>
    <w:rsid w:val="00684AA0"/>
    <w:rsid w:val="00684F7C"/>
    <w:rsid w:val="0068507F"/>
    <w:rsid w:val="0068550A"/>
    <w:rsid w:val="0068571D"/>
    <w:rsid w:val="00685781"/>
    <w:rsid w:val="00685805"/>
    <w:rsid w:val="0068584A"/>
    <w:rsid w:val="006858B5"/>
    <w:rsid w:val="00685B17"/>
    <w:rsid w:val="00685D44"/>
    <w:rsid w:val="0068619D"/>
    <w:rsid w:val="00686381"/>
    <w:rsid w:val="00686E59"/>
    <w:rsid w:val="00687207"/>
    <w:rsid w:val="006872B7"/>
    <w:rsid w:val="0068731A"/>
    <w:rsid w:val="00687360"/>
    <w:rsid w:val="00687517"/>
    <w:rsid w:val="00690090"/>
    <w:rsid w:val="0069074E"/>
    <w:rsid w:val="00690A76"/>
    <w:rsid w:val="00690BA5"/>
    <w:rsid w:val="0069128E"/>
    <w:rsid w:val="00691620"/>
    <w:rsid w:val="006919D3"/>
    <w:rsid w:val="00691F4C"/>
    <w:rsid w:val="006920DC"/>
    <w:rsid w:val="006926FE"/>
    <w:rsid w:val="00692BE5"/>
    <w:rsid w:val="00692E9B"/>
    <w:rsid w:val="00693493"/>
    <w:rsid w:val="00693978"/>
    <w:rsid w:val="00693A60"/>
    <w:rsid w:val="00693D9F"/>
    <w:rsid w:val="00693ECB"/>
    <w:rsid w:val="00693EE9"/>
    <w:rsid w:val="00693FA8"/>
    <w:rsid w:val="00694128"/>
    <w:rsid w:val="006942DE"/>
    <w:rsid w:val="00694A59"/>
    <w:rsid w:val="00694C95"/>
    <w:rsid w:val="00694F35"/>
    <w:rsid w:val="006950F8"/>
    <w:rsid w:val="006951B1"/>
    <w:rsid w:val="00695849"/>
    <w:rsid w:val="00695927"/>
    <w:rsid w:val="00695BA1"/>
    <w:rsid w:val="00695D9C"/>
    <w:rsid w:val="00696070"/>
    <w:rsid w:val="00696CD1"/>
    <w:rsid w:val="00696CE2"/>
    <w:rsid w:val="006970EC"/>
    <w:rsid w:val="0069736A"/>
    <w:rsid w:val="006979DA"/>
    <w:rsid w:val="00697BE2"/>
    <w:rsid w:val="006A037E"/>
    <w:rsid w:val="006A069C"/>
    <w:rsid w:val="006A09BD"/>
    <w:rsid w:val="006A0E0A"/>
    <w:rsid w:val="006A0EA4"/>
    <w:rsid w:val="006A12F0"/>
    <w:rsid w:val="006A1B1A"/>
    <w:rsid w:val="006A1EF6"/>
    <w:rsid w:val="006A1F0F"/>
    <w:rsid w:val="006A24C1"/>
    <w:rsid w:val="006A2508"/>
    <w:rsid w:val="006A2C2F"/>
    <w:rsid w:val="006A2EB4"/>
    <w:rsid w:val="006A3521"/>
    <w:rsid w:val="006A35F7"/>
    <w:rsid w:val="006A3640"/>
    <w:rsid w:val="006A38C5"/>
    <w:rsid w:val="006A38CC"/>
    <w:rsid w:val="006A3EB0"/>
    <w:rsid w:val="006A3EF7"/>
    <w:rsid w:val="006A409C"/>
    <w:rsid w:val="006A43B2"/>
    <w:rsid w:val="006A4564"/>
    <w:rsid w:val="006A4766"/>
    <w:rsid w:val="006A4775"/>
    <w:rsid w:val="006A509A"/>
    <w:rsid w:val="006A59FA"/>
    <w:rsid w:val="006A5E49"/>
    <w:rsid w:val="006A607D"/>
    <w:rsid w:val="006A60A0"/>
    <w:rsid w:val="006A60E8"/>
    <w:rsid w:val="006A6214"/>
    <w:rsid w:val="006A6261"/>
    <w:rsid w:val="006A66D2"/>
    <w:rsid w:val="006A68BC"/>
    <w:rsid w:val="006A6C67"/>
    <w:rsid w:val="006A6DEF"/>
    <w:rsid w:val="006A7494"/>
    <w:rsid w:val="006A7588"/>
    <w:rsid w:val="006A7AB6"/>
    <w:rsid w:val="006B051C"/>
    <w:rsid w:val="006B08DF"/>
    <w:rsid w:val="006B0D27"/>
    <w:rsid w:val="006B115E"/>
    <w:rsid w:val="006B1616"/>
    <w:rsid w:val="006B1885"/>
    <w:rsid w:val="006B1A86"/>
    <w:rsid w:val="006B1C24"/>
    <w:rsid w:val="006B1F15"/>
    <w:rsid w:val="006B235F"/>
    <w:rsid w:val="006B2DFB"/>
    <w:rsid w:val="006B2FC5"/>
    <w:rsid w:val="006B3177"/>
    <w:rsid w:val="006B3569"/>
    <w:rsid w:val="006B36A6"/>
    <w:rsid w:val="006B3958"/>
    <w:rsid w:val="006B3C0B"/>
    <w:rsid w:val="006B3D31"/>
    <w:rsid w:val="006B449E"/>
    <w:rsid w:val="006B5290"/>
    <w:rsid w:val="006B5504"/>
    <w:rsid w:val="006B5A6E"/>
    <w:rsid w:val="006B5AAC"/>
    <w:rsid w:val="006B618F"/>
    <w:rsid w:val="006B69F9"/>
    <w:rsid w:val="006B6AEC"/>
    <w:rsid w:val="006B7521"/>
    <w:rsid w:val="006B7DC0"/>
    <w:rsid w:val="006C0219"/>
    <w:rsid w:val="006C06B4"/>
    <w:rsid w:val="006C08F0"/>
    <w:rsid w:val="006C0BF6"/>
    <w:rsid w:val="006C1184"/>
    <w:rsid w:val="006C13B6"/>
    <w:rsid w:val="006C1AF3"/>
    <w:rsid w:val="006C1F43"/>
    <w:rsid w:val="006C213E"/>
    <w:rsid w:val="006C25DE"/>
    <w:rsid w:val="006C2FF2"/>
    <w:rsid w:val="006C3602"/>
    <w:rsid w:val="006C36FA"/>
    <w:rsid w:val="006C39A1"/>
    <w:rsid w:val="006C3E2D"/>
    <w:rsid w:val="006C431B"/>
    <w:rsid w:val="006C4CE6"/>
    <w:rsid w:val="006C4D17"/>
    <w:rsid w:val="006C4E15"/>
    <w:rsid w:val="006C4EE7"/>
    <w:rsid w:val="006C543B"/>
    <w:rsid w:val="006C5606"/>
    <w:rsid w:val="006C5A29"/>
    <w:rsid w:val="006C6466"/>
    <w:rsid w:val="006C6707"/>
    <w:rsid w:val="006C6728"/>
    <w:rsid w:val="006C6C60"/>
    <w:rsid w:val="006C6D7F"/>
    <w:rsid w:val="006C6E66"/>
    <w:rsid w:val="006C7004"/>
    <w:rsid w:val="006C73AD"/>
    <w:rsid w:val="006C778E"/>
    <w:rsid w:val="006C7BAC"/>
    <w:rsid w:val="006C7E6A"/>
    <w:rsid w:val="006D003A"/>
    <w:rsid w:val="006D018F"/>
    <w:rsid w:val="006D033C"/>
    <w:rsid w:val="006D0504"/>
    <w:rsid w:val="006D07AB"/>
    <w:rsid w:val="006D0A7C"/>
    <w:rsid w:val="006D121C"/>
    <w:rsid w:val="006D13E9"/>
    <w:rsid w:val="006D1466"/>
    <w:rsid w:val="006D17E3"/>
    <w:rsid w:val="006D1818"/>
    <w:rsid w:val="006D19F8"/>
    <w:rsid w:val="006D1AC3"/>
    <w:rsid w:val="006D1E3C"/>
    <w:rsid w:val="006D1EE6"/>
    <w:rsid w:val="006D3013"/>
    <w:rsid w:val="006D364B"/>
    <w:rsid w:val="006D391F"/>
    <w:rsid w:val="006D3DD0"/>
    <w:rsid w:val="006D4A3E"/>
    <w:rsid w:val="006D4D8A"/>
    <w:rsid w:val="006D4EBC"/>
    <w:rsid w:val="006D51B0"/>
    <w:rsid w:val="006D5207"/>
    <w:rsid w:val="006D55C9"/>
    <w:rsid w:val="006D6393"/>
    <w:rsid w:val="006D659C"/>
    <w:rsid w:val="006D7095"/>
    <w:rsid w:val="006D73A3"/>
    <w:rsid w:val="006D7645"/>
    <w:rsid w:val="006D76FA"/>
    <w:rsid w:val="006D7AD6"/>
    <w:rsid w:val="006D7CCD"/>
    <w:rsid w:val="006D7F51"/>
    <w:rsid w:val="006E021F"/>
    <w:rsid w:val="006E0231"/>
    <w:rsid w:val="006E0716"/>
    <w:rsid w:val="006E0860"/>
    <w:rsid w:val="006E0A1E"/>
    <w:rsid w:val="006E0B2C"/>
    <w:rsid w:val="006E0CC7"/>
    <w:rsid w:val="006E11B4"/>
    <w:rsid w:val="006E1CB4"/>
    <w:rsid w:val="006E2229"/>
    <w:rsid w:val="006E22FA"/>
    <w:rsid w:val="006E282B"/>
    <w:rsid w:val="006E2EEE"/>
    <w:rsid w:val="006E31F3"/>
    <w:rsid w:val="006E3311"/>
    <w:rsid w:val="006E33D3"/>
    <w:rsid w:val="006E3D3C"/>
    <w:rsid w:val="006E3DE5"/>
    <w:rsid w:val="006E4148"/>
    <w:rsid w:val="006E41C5"/>
    <w:rsid w:val="006E45DF"/>
    <w:rsid w:val="006E4D34"/>
    <w:rsid w:val="006E4F16"/>
    <w:rsid w:val="006E5391"/>
    <w:rsid w:val="006E545D"/>
    <w:rsid w:val="006E6057"/>
    <w:rsid w:val="006E60C6"/>
    <w:rsid w:val="006E6211"/>
    <w:rsid w:val="006E65FE"/>
    <w:rsid w:val="006E71DD"/>
    <w:rsid w:val="006E72CB"/>
    <w:rsid w:val="006E785B"/>
    <w:rsid w:val="006E7B1C"/>
    <w:rsid w:val="006F001A"/>
    <w:rsid w:val="006F02C1"/>
    <w:rsid w:val="006F03DC"/>
    <w:rsid w:val="006F0705"/>
    <w:rsid w:val="006F0D38"/>
    <w:rsid w:val="006F0E97"/>
    <w:rsid w:val="006F10F4"/>
    <w:rsid w:val="006F10FB"/>
    <w:rsid w:val="006F11F3"/>
    <w:rsid w:val="006F1573"/>
    <w:rsid w:val="006F1995"/>
    <w:rsid w:val="006F2162"/>
    <w:rsid w:val="006F2421"/>
    <w:rsid w:val="006F341E"/>
    <w:rsid w:val="006F39BD"/>
    <w:rsid w:val="006F4414"/>
    <w:rsid w:val="006F4899"/>
    <w:rsid w:val="006F48D3"/>
    <w:rsid w:val="006F49A4"/>
    <w:rsid w:val="006F4B2D"/>
    <w:rsid w:val="006F53B3"/>
    <w:rsid w:val="006F5749"/>
    <w:rsid w:val="006F5922"/>
    <w:rsid w:val="006F5C38"/>
    <w:rsid w:val="006F5D27"/>
    <w:rsid w:val="006F5EAE"/>
    <w:rsid w:val="006F5ECE"/>
    <w:rsid w:val="006F5FAC"/>
    <w:rsid w:val="006F6156"/>
    <w:rsid w:val="006F66C6"/>
    <w:rsid w:val="006F6DAA"/>
    <w:rsid w:val="006F7821"/>
    <w:rsid w:val="006F7A7B"/>
    <w:rsid w:val="006F7BEF"/>
    <w:rsid w:val="006F7C8B"/>
    <w:rsid w:val="0070033D"/>
    <w:rsid w:val="00700803"/>
    <w:rsid w:val="007009C4"/>
    <w:rsid w:val="00700E47"/>
    <w:rsid w:val="0070119E"/>
    <w:rsid w:val="00701739"/>
    <w:rsid w:val="00701898"/>
    <w:rsid w:val="00701E25"/>
    <w:rsid w:val="00701E81"/>
    <w:rsid w:val="00702170"/>
    <w:rsid w:val="007025BC"/>
    <w:rsid w:val="00702A58"/>
    <w:rsid w:val="00702AE9"/>
    <w:rsid w:val="00702C67"/>
    <w:rsid w:val="00703915"/>
    <w:rsid w:val="0070417F"/>
    <w:rsid w:val="007041A3"/>
    <w:rsid w:val="007041C7"/>
    <w:rsid w:val="00704353"/>
    <w:rsid w:val="007048E6"/>
    <w:rsid w:val="00704CC0"/>
    <w:rsid w:val="00705759"/>
    <w:rsid w:val="0070646C"/>
    <w:rsid w:val="007066C2"/>
    <w:rsid w:val="00706921"/>
    <w:rsid w:val="00706A5F"/>
    <w:rsid w:val="00706B85"/>
    <w:rsid w:val="00706D2B"/>
    <w:rsid w:val="00706DED"/>
    <w:rsid w:val="00706EB4"/>
    <w:rsid w:val="00707040"/>
    <w:rsid w:val="0070749B"/>
    <w:rsid w:val="00707782"/>
    <w:rsid w:val="007078DE"/>
    <w:rsid w:val="007078FD"/>
    <w:rsid w:val="00707B1F"/>
    <w:rsid w:val="00707B80"/>
    <w:rsid w:val="0071017D"/>
    <w:rsid w:val="00710703"/>
    <w:rsid w:val="00710885"/>
    <w:rsid w:val="00710B40"/>
    <w:rsid w:val="007111EE"/>
    <w:rsid w:val="007112FE"/>
    <w:rsid w:val="00711533"/>
    <w:rsid w:val="00711542"/>
    <w:rsid w:val="00711742"/>
    <w:rsid w:val="00711792"/>
    <w:rsid w:val="00711820"/>
    <w:rsid w:val="00711D69"/>
    <w:rsid w:val="00711F2A"/>
    <w:rsid w:val="00711F4A"/>
    <w:rsid w:val="007125FC"/>
    <w:rsid w:val="00712F06"/>
    <w:rsid w:val="00712FB0"/>
    <w:rsid w:val="0071309E"/>
    <w:rsid w:val="007131D9"/>
    <w:rsid w:val="007131F9"/>
    <w:rsid w:val="00713285"/>
    <w:rsid w:val="00713AD3"/>
    <w:rsid w:val="00713FE7"/>
    <w:rsid w:val="007141AF"/>
    <w:rsid w:val="0071426C"/>
    <w:rsid w:val="007143E8"/>
    <w:rsid w:val="007146A9"/>
    <w:rsid w:val="0071475B"/>
    <w:rsid w:val="0071478B"/>
    <w:rsid w:val="00714818"/>
    <w:rsid w:val="00714F21"/>
    <w:rsid w:val="00715756"/>
    <w:rsid w:val="007160F7"/>
    <w:rsid w:val="00716380"/>
    <w:rsid w:val="007163D7"/>
    <w:rsid w:val="00716491"/>
    <w:rsid w:val="007166FB"/>
    <w:rsid w:val="0071676D"/>
    <w:rsid w:val="00716ACA"/>
    <w:rsid w:val="00716E40"/>
    <w:rsid w:val="00716E92"/>
    <w:rsid w:val="00717232"/>
    <w:rsid w:val="00717444"/>
    <w:rsid w:val="007175E7"/>
    <w:rsid w:val="007176EF"/>
    <w:rsid w:val="0071792B"/>
    <w:rsid w:val="00717E17"/>
    <w:rsid w:val="00717EFB"/>
    <w:rsid w:val="007201C8"/>
    <w:rsid w:val="007204AD"/>
    <w:rsid w:val="00720608"/>
    <w:rsid w:val="0072107A"/>
    <w:rsid w:val="00721291"/>
    <w:rsid w:val="007212D7"/>
    <w:rsid w:val="00721591"/>
    <w:rsid w:val="0072177F"/>
    <w:rsid w:val="007217D8"/>
    <w:rsid w:val="00723024"/>
    <w:rsid w:val="007233C1"/>
    <w:rsid w:val="00723452"/>
    <w:rsid w:val="007235FF"/>
    <w:rsid w:val="00723622"/>
    <w:rsid w:val="00723A0C"/>
    <w:rsid w:val="00723D01"/>
    <w:rsid w:val="00723D5D"/>
    <w:rsid w:val="00723D66"/>
    <w:rsid w:val="00723E00"/>
    <w:rsid w:val="00723E18"/>
    <w:rsid w:val="00724092"/>
    <w:rsid w:val="0072442C"/>
    <w:rsid w:val="007244D6"/>
    <w:rsid w:val="00724E03"/>
    <w:rsid w:val="00725183"/>
    <w:rsid w:val="00725D46"/>
    <w:rsid w:val="00725D9B"/>
    <w:rsid w:val="00726C98"/>
    <w:rsid w:val="00726F77"/>
    <w:rsid w:val="007270DF"/>
    <w:rsid w:val="0072719F"/>
    <w:rsid w:val="0072730B"/>
    <w:rsid w:val="00730101"/>
    <w:rsid w:val="00730AE8"/>
    <w:rsid w:val="00730D48"/>
    <w:rsid w:val="00730DAC"/>
    <w:rsid w:val="00730DFE"/>
    <w:rsid w:val="00730FDA"/>
    <w:rsid w:val="0073102C"/>
    <w:rsid w:val="00731464"/>
    <w:rsid w:val="007315CD"/>
    <w:rsid w:val="0073210A"/>
    <w:rsid w:val="00732416"/>
    <w:rsid w:val="00732627"/>
    <w:rsid w:val="007327E0"/>
    <w:rsid w:val="00732B25"/>
    <w:rsid w:val="00732B27"/>
    <w:rsid w:val="00732FF3"/>
    <w:rsid w:val="00733857"/>
    <w:rsid w:val="007339BD"/>
    <w:rsid w:val="00733B65"/>
    <w:rsid w:val="00734519"/>
    <w:rsid w:val="00734802"/>
    <w:rsid w:val="00734BFE"/>
    <w:rsid w:val="00734E0C"/>
    <w:rsid w:val="00735394"/>
    <w:rsid w:val="007355FB"/>
    <w:rsid w:val="0073583E"/>
    <w:rsid w:val="00735D69"/>
    <w:rsid w:val="00735E6C"/>
    <w:rsid w:val="0073694F"/>
    <w:rsid w:val="00736A75"/>
    <w:rsid w:val="00736E0B"/>
    <w:rsid w:val="0073711A"/>
    <w:rsid w:val="007371DB"/>
    <w:rsid w:val="00737621"/>
    <w:rsid w:val="00737699"/>
    <w:rsid w:val="0073798C"/>
    <w:rsid w:val="00737D0B"/>
    <w:rsid w:val="00740245"/>
    <w:rsid w:val="00740B15"/>
    <w:rsid w:val="00740B3D"/>
    <w:rsid w:val="007416FD"/>
    <w:rsid w:val="00741865"/>
    <w:rsid w:val="00741A8F"/>
    <w:rsid w:val="007421A0"/>
    <w:rsid w:val="00742795"/>
    <w:rsid w:val="00742C22"/>
    <w:rsid w:val="00743211"/>
    <w:rsid w:val="00743695"/>
    <w:rsid w:val="00743803"/>
    <w:rsid w:val="00744F24"/>
    <w:rsid w:val="00744FDD"/>
    <w:rsid w:val="0074555F"/>
    <w:rsid w:val="00745564"/>
    <w:rsid w:val="00746406"/>
    <w:rsid w:val="0074688B"/>
    <w:rsid w:val="00746DF9"/>
    <w:rsid w:val="007470FC"/>
    <w:rsid w:val="00747110"/>
    <w:rsid w:val="007472F6"/>
    <w:rsid w:val="007500BD"/>
    <w:rsid w:val="0075070E"/>
    <w:rsid w:val="0075083D"/>
    <w:rsid w:val="00750DCB"/>
    <w:rsid w:val="00751113"/>
    <w:rsid w:val="00751266"/>
    <w:rsid w:val="0075151E"/>
    <w:rsid w:val="00752758"/>
    <w:rsid w:val="00752920"/>
    <w:rsid w:val="00752CDE"/>
    <w:rsid w:val="0075323F"/>
    <w:rsid w:val="007534D0"/>
    <w:rsid w:val="00753526"/>
    <w:rsid w:val="0075385D"/>
    <w:rsid w:val="00753933"/>
    <w:rsid w:val="007539C9"/>
    <w:rsid w:val="00754478"/>
    <w:rsid w:val="0075467D"/>
    <w:rsid w:val="00755166"/>
    <w:rsid w:val="00755181"/>
    <w:rsid w:val="007552B9"/>
    <w:rsid w:val="00755630"/>
    <w:rsid w:val="00755926"/>
    <w:rsid w:val="00755B67"/>
    <w:rsid w:val="00755BD7"/>
    <w:rsid w:val="00755DF8"/>
    <w:rsid w:val="00755EF4"/>
    <w:rsid w:val="007563B3"/>
    <w:rsid w:val="00756789"/>
    <w:rsid w:val="007567B8"/>
    <w:rsid w:val="00756EFD"/>
    <w:rsid w:val="0075728E"/>
    <w:rsid w:val="007572DF"/>
    <w:rsid w:val="00757B47"/>
    <w:rsid w:val="00757DB1"/>
    <w:rsid w:val="0076098F"/>
    <w:rsid w:val="007610C4"/>
    <w:rsid w:val="007614D3"/>
    <w:rsid w:val="00761B0F"/>
    <w:rsid w:val="00761BC1"/>
    <w:rsid w:val="007620E2"/>
    <w:rsid w:val="007623FE"/>
    <w:rsid w:val="0076254F"/>
    <w:rsid w:val="007631F1"/>
    <w:rsid w:val="007637DB"/>
    <w:rsid w:val="00763959"/>
    <w:rsid w:val="00763BE3"/>
    <w:rsid w:val="00763BEF"/>
    <w:rsid w:val="0076411A"/>
    <w:rsid w:val="0076415E"/>
    <w:rsid w:val="007642F6"/>
    <w:rsid w:val="00765979"/>
    <w:rsid w:val="00765C4D"/>
    <w:rsid w:val="00765F64"/>
    <w:rsid w:val="0076646B"/>
    <w:rsid w:val="007664C0"/>
    <w:rsid w:val="007664EF"/>
    <w:rsid w:val="00766B48"/>
    <w:rsid w:val="0076726F"/>
    <w:rsid w:val="007672E0"/>
    <w:rsid w:val="0076745C"/>
    <w:rsid w:val="00767FC6"/>
    <w:rsid w:val="0077092E"/>
    <w:rsid w:val="00770D11"/>
    <w:rsid w:val="00770D8E"/>
    <w:rsid w:val="00771310"/>
    <w:rsid w:val="00771332"/>
    <w:rsid w:val="0077136C"/>
    <w:rsid w:val="0077141A"/>
    <w:rsid w:val="00771517"/>
    <w:rsid w:val="007715AA"/>
    <w:rsid w:val="0077178C"/>
    <w:rsid w:val="007717AC"/>
    <w:rsid w:val="007719D9"/>
    <w:rsid w:val="00771EA9"/>
    <w:rsid w:val="00772049"/>
    <w:rsid w:val="0077241A"/>
    <w:rsid w:val="00772564"/>
    <w:rsid w:val="007728C9"/>
    <w:rsid w:val="00772C5A"/>
    <w:rsid w:val="007736B6"/>
    <w:rsid w:val="00774216"/>
    <w:rsid w:val="0077443A"/>
    <w:rsid w:val="007744D7"/>
    <w:rsid w:val="007746C8"/>
    <w:rsid w:val="00774DB8"/>
    <w:rsid w:val="00774E8E"/>
    <w:rsid w:val="00775873"/>
    <w:rsid w:val="00776195"/>
    <w:rsid w:val="0077627D"/>
    <w:rsid w:val="007767C3"/>
    <w:rsid w:val="0077693B"/>
    <w:rsid w:val="00777090"/>
    <w:rsid w:val="00777140"/>
    <w:rsid w:val="00777383"/>
    <w:rsid w:val="007779D7"/>
    <w:rsid w:val="00780439"/>
    <w:rsid w:val="007808A6"/>
    <w:rsid w:val="00781464"/>
    <w:rsid w:val="00781C49"/>
    <w:rsid w:val="00781D06"/>
    <w:rsid w:val="0078211E"/>
    <w:rsid w:val="007824FA"/>
    <w:rsid w:val="007826FC"/>
    <w:rsid w:val="007828F2"/>
    <w:rsid w:val="00783104"/>
    <w:rsid w:val="00783308"/>
    <w:rsid w:val="00783D01"/>
    <w:rsid w:val="00783D2B"/>
    <w:rsid w:val="0078457D"/>
    <w:rsid w:val="00784797"/>
    <w:rsid w:val="007847F1"/>
    <w:rsid w:val="00785AC0"/>
    <w:rsid w:val="00785C1D"/>
    <w:rsid w:val="00785ED3"/>
    <w:rsid w:val="00785FB5"/>
    <w:rsid w:val="00786649"/>
    <w:rsid w:val="007866D4"/>
    <w:rsid w:val="00786893"/>
    <w:rsid w:val="007871E6"/>
    <w:rsid w:val="007872CC"/>
    <w:rsid w:val="00787383"/>
    <w:rsid w:val="00787484"/>
    <w:rsid w:val="00787608"/>
    <w:rsid w:val="00787775"/>
    <w:rsid w:val="00790038"/>
    <w:rsid w:val="0079062E"/>
    <w:rsid w:val="00790D81"/>
    <w:rsid w:val="00791632"/>
    <w:rsid w:val="007919B3"/>
    <w:rsid w:val="00791CD7"/>
    <w:rsid w:val="00791F3F"/>
    <w:rsid w:val="00792130"/>
    <w:rsid w:val="00792442"/>
    <w:rsid w:val="00792C72"/>
    <w:rsid w:val="00793201"/>
    <w:rsid w:val="007933FD"/>
    <w:rsid w:val="007934CE"/>
    <w:rsid w:val="00794199"/>
    <w:rsid w:val="007941D4"/>
    <w:rsid w:val="007946F6"/>
    <w:rsid w:val="00794951"/>
    <w:rsid w:val="007949BD"/>
    <w:rsid w:val="00794AEC"/>
    <w:rsid w:val="00795101"/>
    <w:rsid w:val="007951A3"/>
    <w:rsid w:val="007952FA"/>
    <w:rsid w:val="007955E0"/>
    <w:rsid w:val="00795825"/>
    <w:rsid w:val="0079583D"/>
    <w:rsid w:val="0079597B"/>
    <w:rsid w:val="00795AED"/>
    <w:rsid w:val="00795DA1"/>
    <w:rsid w:val="0079604C"/>
    <w:rsid w:val="007961FA"/>
    <w:rsid w:val="007963E0"/>
    <w:rsid w:val="00796680"/>
    <w:rsid w:val="00796696"/>
    <w:rsid w:val="007967A4"/>
    <w:rsid w:val="0079683C"/>
    <w:rsid w:val="00796F06"/>
    <w:rsid w:val="00796FD0"/>
    <w:rsid w:val="00797494"/>
    <w:rsid w:val="00797628"/>
    <w:rsid w:val="007979BC"/>
    <w:rsid w:val="00797A9E"/>
    <w:rsid w:val="007A02C8"/>
    <w:rsid w:val="007A06C9"/>
    <w:rsid w:val="007A07AB"/>
    <w:rsid w:val="007A0AA3"/>
    <w:rsid w:val="007A1325"/>
    <w:rsid w:val="007A132D"/>
    <w:rsid w:val="007A237F"/>
    <w:rsid w:val="007A2510"/>
    <w:rsid w:val="007A28C1"/>
    <w:rsid w:val="007A28E9"/>
    <w:rsid w:val="007A2988"/>
    <w:rsid w:val="007A2A93"/>
    <w:rsid w:val="007A2AFE"/>
    <w:rsid w:val="007A2B46"/>
    <w:rsid w:val="007A2DDC"/>
    <w:rsid w:val="007A32DD"/>
    <w:rsid w:val="007A339B"/>
    <w:rsid w:val="007A3EA5"/>
    <w:rsid w:val="007A42BE"/>
    <w:rsid w:val="007A43A2"/>
    <w:rsid w:val="007A44E1"/>
    <w:rsid w:val="007A456D"/>
    <w:rsid w:val="007A46A9"/>
    <w:rsid w:val="007A534E"/>
    <w:rsid w:val="007A547E"/>
    <w:rsid w:val="007A5521"/>
    <w:rsid w:val="007A562E"/>
    <w:rsid w:val="007A5CE5"/>
    <w:rsid w:val="007A5E98"/>
    <w:rsid w:val="007A5F6F"/>
    <w:rsid w:val="007A5FA4"/>
    <w:rsid w:val="007A5FE3"/>
    <w:rsid w:val="007A64D7"/>
    <w:rsid w:val="007A67AE"/>
    <w:rsid w:val="007A6B45"/>
    <w:rsid w:val="007A6B76"/>
    <w:rsid w:val="007A6FCD"/>
    <w:rsid w:val="007A7A46"/>
    <w:rsid w:val="007A7D69"/>
    <w:rsid w:val="007B0A7B"/>
    <w:rsid w:val="007B0FA2"/>
    <w:rsid w:val="007B117C"/>
    <w:rsid w:val="007B1F9F"/>
    <w:rsid w:val="007B20A9"/>
    <w:rsid w:val="007B2B4A"/>
    <w:rsid w:val="007B2E29"/>
    <w:rsid w:val="007B38C0"/>
    <w:rsid w:val="007B3C2F"/>
    <w:rsid w:val="007B43B2"/>
    <w:rsid w:val="007B468F"/>
    <w:rsid w:val="007B4815"/>
    <w:rsid w:val="007B54DE"/>
    <w:rsid w:val="007B54F2"/>
    <w:rsid w:val="007B5818"/>
    <w:rsid w:val="007B614A"/>
    <w:rsid w:val="007B6225"/>
    <w:rsid w:val="007B633F"/>
    <w:rsid w:val="007B65F9"/>
    <w:rsid w:val="007B6601"/>
    <w:rsid w:val="007B682E"/>
    <w:rsid w:val="007B6844"/>
    <w:rsid w:val="007B68A6"/>
    <w:rsid w:val="007B6D97"/>
    <w:rsid w:val="007B7221"/>
    <w:rsid w:val="007B72B7"/>
    <w:rsid w:val="007B75BA"/>
    <w:rsid w:val="007B76DB"/>
    <w:rsid w:val="007B7878"/>
    <w:rsid w:val="007B7A71"/>
    <w:rsid w:val="007B7C5F"/>
    <w:rsid w:val="007B7CF6"/>
    <w:rsid w:val="007C0144"/>
    <w:rsid w:val="007C0579"/>
    <w:rsid w:val="007C075E"/>
    <w:rsid w:val="007C134A"/>
    <w:rsid w:val="007C1409"/>
    <w:rsid w:val="007C150E"/>
    <w:rsid w:val="007C1811"/>
    <w:rsid w:val="007C2B27"/>
    <w:rsid w:val="007C2FD5"/>
    <w:rsid w:val="007C30D4"/>
    <w:rsid w:val="007C324C"/>
    <w:rsid w:val="007C33DA"/>
    <w:rsid w:val="007C33FA"/>
    <w:rsid w:val="007C347C"/>
    <w:rsid w:val="007C3535"/>
    <w:rsid w:val="007C392F"/>
    <w:rsid w:val="007C3F6C"/>
    <w:rsid w:val="007C41B8"/>
    <w:rsid w:val="007C48FC"/>
    <w:rsid w:val="007C4AE3"/>
    <w:rsid w:val="007C4B7B"/>
    <w:rsid w:val="007C53D0"/>
    <w:rsid w:val="007C540D"/>
    <w:rsid w:val="007C5526"/>
    <w:rsid w:val="007C58F6"/>
    <w:rsid w:val="007C60AF"/>
    <w:rsid w:val="007C69FE"/>
    <w:rsid w:val="007C72D3"/>
    <w:rsid w:val="007C7438"/>
    <w:rsid w:val="007C7D3E"/>
    <w:rsid w:val="007C7E8B"/>
    <w:rsid w:val="007C7F1C"/>
    <w:rsid w:val="007D030B"/>
    <w:rsid w:val="007D0894"/>
    <w:rsid w:val="007D1487"/>
    <w:rsid w:val="007D1901"/>
    <w:rsid w:val="007D1928"/>
    <w:rsid w:val="007D2589"/>
    <w:rsid w:val="007D27BC"/>
    <w:rsid w:val="007D284B"/>
    <w:rsid w:val="007D2B45"/>
    <w:rsid w:val="007D3874"/>
    <w:rsid w:val="007D3B68"/>
    <w:rsid w:val="007D3DED"/>
    <w:rsid w:val="007D4112"/>
    <w:rsid w:val="007D46B1"/>
    <w:rsid w:val="007D4DCA"/>
    <w:rsid w:val="007D503E"/>
    <w:rsid w:val="007D5AB6"/>
    <w:rsid w:val="007D6145"/>
    <w:rsid w:val="007D6502"/>
    <w:rsid w:val="007D661A"/>
    <w:rsid w:val="007D69A2"/>
    <w:rsid w:val="007D71D3"/>
    <w:rsid w:val="007D7406"/>
    <w:rsid w:val="007E0237"/>
    <w:rsid w:val="007E04AE"/>
    <w:rsid w:val="007E04D0"/>
    <w:rsid w:val="007E09D3"/>
    <w:rsid w:val="007E0A89"/>
    <w:rsid w:val="007E0B2A"/>
    <w:rsid w:val="007E12BD"/>
    <w:rsid w:val="007E1665"/>
    <w:rsid w:val="007E194A"/>
    <w:rsid w:val="007E20C9"/>
    <w:rsid w:val="007E2309"/>
    <w:rsid w:val="007E28D0"/>
    <w:rsid w:val="007E2A27"/>
    <w:rsid w:val="007E2E52"/>
    <w:rsid w:val="007E349A"/>
    <w:rsid w:val="007E3511"/>
    <w:rsid w:val="007E3C49"/>
    <w:rsid w:val="007E4197"/>
    <w:rsid w:val="007E476F"/>
    <w:rsid w:val="007E4A40"/>
    <w:rsid w:val="007E4C61"/>
    <w:rsid w:val="007E5966"/>
    <w:rsid w:val="007E5B8A"/>
    <w:rsid w:val="007E5F14"/>
    <w:rsid w:val="007E6398"/>
    <w:rsid w:val="007E6953"/>
    <w:rsid w:val="007E6AAE"/>
    <w:rsid w:val="007E6BB0"/>
    <w:rsid w:val="007E7138"/>
    <w:rsid w:val="007E71B3"/>
    <w:rsid w:val="007E74B7"/>
    <w:rsid w:val="007E776C"/>
    <w:rsid w:val="007E7EAB"/>
    <w:rsid w:val="007E7EC3"/>
    <w:rsid w:val="007F04A8"/>
    <w:rsid w:val="007F0708"/>
    <w:rsid w:val="007F0C09"/>
    <w:rsid w:val="007F1800"/>
    <w:rsid w:val="007F18EC"/>
    <w:rsid w:val="007F1DAE"/>
    <w:rsid w:val="007F1DED"/>
    <w:rsid w:val="007F2040"/>
    <w:rsid w:val="007F226F"/>
    <w:rsid w:val="007F2342"/>
    <w:rsid w:val="007F2346"/>
    <w:rsid w:val="007F24F7"/>
    <w:rsid w:val="007F307E"/>
    <w:rsid w:val="007F3215"/>
    <w:rsid w:val="007F34E4"/>
    <w:rsid w:val="007F3512"/>
    <w:rsid w:val="007F361E"/>
    <w:rsid w:val="007F36BC"/>
    <w:rsid w:val="007F3723"/>
    <w:rsid w:val="007F372D"/>
    <w:rsid w:val="007F3A9C"/>
    <w:rsid w:val="007F3F80"/>
    <w:rsid w:val="007F40CC"/>
    <w:rsid w:val="007F4B54"/>
    <w:rsid w:val="007F4E82"/>
    <w:rsid w:val="007F500C"/>
    <w:rsid w:val="007F51A0"/>
    <w:rsid w:val="007F5329"/>
    <w:rsid w:val="007F55AB"/>
    <w:rsid w:val="007F57ED"/>
    <w:rsid w:val="007F5874"/>
    <w:rsid w:val="007F6470"/>
    <w:rsid w:val="007F65E4"/>
    <w:rsid w:val="007F65F3"/>
    <w:rsid w:val="007F670E"/>
    <w:rsid w:val="007F67EC"/>
    <w:rsid w:val="007F6852"/>
    <w:rsid w:val="007F6DD4"/>
    <w:rsid w:val="007F6DE4"/>
    <w:rsid w:val="007F7069"/>
    <w:rsid w:val="007F7399"/>
    <w:rsid w:val="007F7CCF"/>
    <w:rsid w:val="007F7F62"/>
    <w:rsid w:val="008000B9"/>
    <w:rsid w:val="00800D7B"/>
    <w:rsid w:val="00800E94"/>
    <w:rsid w:val="00801292"/>
    <w:rsid w:val="008015B9"/>
    <w:rsid w:val="00801775"/>
    <w:rsid w:val="00801D40"/>
    <w:rsid w:val="00801D85"/>
    <w:rsid w:val="0080248F"/>
    <w:rsid w:val="00802804"/>
    <w:rsid w:val="00802BA0"/>
    <w:rsid w:val="00802F34"/>
    <w:rsid w:val="0080390A"/>
    <w:rsid w:val="00803996"/>
    <w:rsid w:val="008039F4"/>
    <w:rsid w:val="00803CF7"/>
    <w:rsid w:val="0080417D"/>
    <w:rsid w:val="0080421C"/>
    <w:rsid w:val="00804ACE"/>
    <w:rsid w:val="0080502C"/>
    <w:rsid w:val="00805150"/>
    <w:rsid w:val="00805386"/>
    <w:rsid w:val="0080592E"/>
    <w:rsid w:val="00805CBA"/>
    <w:rsid w:val="0080612C"/>
    <w:rsid w:val="00806451"/>
    <w:rsid w:val="00806783"/>
    <w:rsid w:val="0080730A"/>
    <w:rsid w:val="008073FA"/>
    <w:rsid w:val="008075D4"/>
    <w:rsid w:val="008079B2"/>
    <w:rsid w:val="00807FEB"/>
    <w:rsid w:val="0081036C"/>
    <w:rsid w:val="00810A19"/>
    <w:rsid w:val="00810AAA"/>
    <w:rsid w:val="0081172F"/>
    <w:rsid w:val="008121BC"/>
    <w:rsid w:val="008124CF"/>
    <w:rsid w:val="00813355"/>
    <w:rsid w:val="008135D9"/>
    <w:rsid w:val="00813A32"/>
    <w:rsid w:val="00813F26"/>
    <w:rsid w:val="00815037"/>
    <w:rsid w:val="008151CC"/>
    <w:rsid w:val="00815353"/>
    <w:rsid w:val="0081550D"/>
    <w:rsid w:val="0081560B"/>
    <w:rsid w:val="00815906"/>
    <w:rsid w:val="00815923"/>
    <w:rsid w:val="0081624C"/>
    <w:rsid w:val="00816ABE"/>
    <w:rsid w:val="0081717B"/>
    <w:rsid w:val="00817556"/>
    <w:rsid w:val="008175A1"/>
    <w:rsid w:val="0082022F"/>
    <w:rsid w:val="008204CD"/>
    <w:rsid w:val="0082066B"/>
    <w:rsid w:val="00820D97"/>
    <w:rsid w:val="00820E77"/>
    <w:rsid w:val="00821BFB"/>
    <w:rsid w:val="00821C7C"/>
    <w:rsid w:val="00822005"/>
    <w:rsid w:val="00822339"/>
    <w:rsid w:val="00822589"/>
    <w:rsid w:val="00822A4B"/>
    <w:rsid w:val="00822AE1"/>
    <w:rsid w:val="00822AED"/>
    <w:rsid w:val="00822D67"/>
    <w:rsid w:val="00823020"/>
    <w:rsid w:val="00823757"/>
    <w:rsid w:val="00823A2C"/>
    <w:rsid w:val="00823E25"/>
    <w:rsid w:val="008240C7"/>
    <w:rsid w:val="008248DE"/>
    <w:rsid w:val="0082497F"/>
    <w:rsid w:val="008256DC"/>
    <w:rsid w:val="0082579C"/>
    <w:rsid w:val="00825ADB"/>
    <w:rsid w:val="00826213"/>
    <w:rsid w:val="008263D0"/>
    <w:rsid w:val="0082653C"/>
    <w:rsid w:val="0082709D"/>
    <w:rsid w:val="0082709F"/>
    <w:rsid w:val="008271BE"/>
    <w:rsid w:val="0082734E"/>
    <w:rsid w:val="0082759D"/>
    <w:rsid w:val="008279B6"/>
    <w:rsid w:val="00827B5B"/>
    <w:rsid w:val="00827FF5"/>
    <w:rsid w:val="008300EF"/>
    <w:rsid w:val="008301EC"/>
    <w:rsid w:val="0083035E"/>
    <w:rsid w:val="0083096B"/>
    <w:rsid w:val="00830AA5"/>
    <w:rsid w:val="00830D75"/>
    <w:rsid w:val="0083182C"/>
    <w:rsid w:val="00831890"/>
    <w:rsid w:val="00831F73"/>
    <w:rsid w:val="008322DD"/>
    <w:rsid w:val="008324A0"/>
    <w:rsid w:val="00832787"/>
    <w:rsid w:val="00832B17"/>
    <w:rsid w:val="00832C1C"/>
    <w:rsid w:val="00832EFB"/>
    <w:rsid w:val="00833A18"/>
    <w:rsid w:val="00833AA9"/>
    <w:rsid w:val="008341E2"/>
    <w:rsid w:val="008343CD"/>
    <w:rsid w:val="00834528"/>
    <w:rsid w:val="00834847"/>
    <w:rsid w:val="008348E4"/>
    <w:rsid w:val="00834A38"/>
    <w:rsid w:val="00834B58"/>
    <w:rsid w:val="00834BC4"/>
    <w:rsid w:val="008350C6"/>
    <w:rsid w:val="008351EF"/>
    <w:rsid w:val="00835360"/>
    <w:rsid w:val="00835366"/>
    <w:rsid w:val="008353D6"/>
    <w:rsid w:val="00835807"/>
    <w:rsid w:val="00835D5E"/>
    <w:rsid w:val="00835F6F"/>
    <w:rsid w:val="00836144"/>
    <w:rsid w:val="00836248"/>
    <w:rsid w:val="00836381"/>
    <w:rsid w:val="0083683C"/>
    <w:rsid w:val="00836ED1"/>
    <w:rsid w:val="008370FE"/>
    <w:rsid w:val="008373BA"/>
    <w:rsid w:val="00837CDE"/>
    <w:rsid w:val="00837DA2"/>
    <w:rsid w:val="008407AB"/>
    <w:rsid w:val="0084098E"/>
    <w:rsid w:val="0084099C"/>
    <w:rsid w:val="00841070"/>
    <w:rsid w:val="008416C4"/>
    <w:rsid w:val="008419BD"/>
    <w:rsid w:val="008423D8"/>
    <w:rsid w:val="008425D9"/>
    <w:rsid w:val="0084347F"/>
    <w:rsid w:val="0084368E"/>
    <w:rsid w:val="008443E1"/>
    <w:rsid w:val="00845181"/>
    <w:rsid w:val="00845883"/>
    <w:rsid w:val="00845CDD"/>
    <w:rsid w:val="00845D26"/>
    <w:rsid w:val="00846531"/>
    <w:rsid w:val="00846A9B"/>
    <w:rsid w:val="00846D30"/>
    <w:rsid w:val="00846FFA"/>
    <w:rsid w:val="00847205"/>
    <w:rsid w:val="008473F9"/>
    <w:rsid w:val="0084773A"/>
    <w:rsid w:val="0084782C"/>
    <w:rsid w:val="008504E5"/>
    <w:rsid w:val="008505AA"/>
    <w:rsid w:val="008508E3"/>
    <w:rsid w:val="00850937"/>
    <w:rsid w:val="00850C8A"/>
    <w:rsid w:val="00850D11"/>
    <w:rsid w:val="00850DCA"/>
    <w:rsid w:val="00851123"/>
    <w:rsid w:val="00851646"/>
    <w:rsid w:val="008517B1"/>
    <w:rsid w:val="00851A1A"/>
    <w:rsid w:val="00851E4D"/>
    <w:rsid w:val="0085243C"/>
    <w:rsid w:val="008526B3"/>
    <w:rsid w:val="00852782"/>
    <w:rsid w:val="00852F28"/>
    <w:rsid w:val="0085387C"/>
    <w:rsid w:val="00853D3A"/>
    <w:rsid w:val="00854463"/>
    <w:rsid w:val="008544CB"/>
    <w:rsid w:val="00854D5D"/>
    <w:rsid w:val="00854E45"/>
    <w:rsid w:val="008555AB"/>
    <w:rsid w:val="0085575A"/>
    <w:rsid w:val="00855C2C"/>
    <w:rsid w:val="00855DF4"/>
    <w:rsid w:val="00855E07"/>
    <w:rsid w:val="008568AB"/>
    <w:rsid w:val="00856E8E"/>
    <w:rsid w:val="00856F85"/>
    <w:rsid w:val="00856F90"/>
    <w:rsid w:val="008572CF"/>
    <w:rsid w:val="00857437"/>
    <w:rsid w:val="00860048"/>
    <w:rsid w:val="00860205"/>
    <w:rsid w:val="008606ED"/>
    <w:rsid w:val="00860E68"/>
    <w:rsid w:val="008611A3"/>
    <w:rsid w:val="00861E3F"/>
    <w:rsid w:val="00861E4A"/>
    <w:rsid w:val="0086220B"/>
    <w:rsid w:val="0086245B"/>
    <w:rsid w:val="008627DC"/>
    <w:rsid w:val="008629D2"/>
    <w:rsid w:val="00862AC7"/>
    <w:rsid w:val="00862F3A"/>
    <w:rsid w:val="00862FA6"/>
    <w:rsid w:val="00863111"/>
    <w:rsid w:val="0086347B"/>
    <w:rsid w:val="0086358F"/>
    <w:rsid w:val="00863641"/>
    <w:rsid w:val="008639C6"/>
    <w:rsid w:val="00863C2A"/>
    <w:rsid w:val="00863D1C"/>
    <w:rsid w:val="00863D1E"/>
    <w:rsid w:val="0086417A"/>
    <w:rsid w:val="008642DB"/>
    <w:rsid w:val="00864F6E"/>
    <w:rsid w:val="00865A84"/>
    <w:rsid w:val="00865AAD"/>
    <w:rsid w:val="00865B98"/>
    <w:rsid w:val="00866041"/>
    <w:rsid w:val="00866405"/>
    <w:rsid w:val="00866687"/>
    <w:rsid w:val="0086675F"/>
    <w:rsid w:val="00866957"/>
    <w:rsid w:val="00866A52"/>
    <w:rsid w:val="00866F33"/>
    <w:rsid w:val="0086715D"/>
    <w:rsid w:val="008671A3"/>
    <w:rsid w:val="0086767A"/>
    <w:rsid w:val="00867BB8"/>
    <w:rsid w:val="00870DAC"/>
    <w:rsid w:val="0087243C"/>
    <w:rsid w:val="008724A6"/>
    <w:rsid w:val="008729E0"/>
    <w:rsid w:val="00872A02"/>
    <w:rsid w:val="00872CFC"/>
    <w:rsid w:val="008731EF"/>
    <w:rsid w:val="00873264"/>
    <w:rsid w:val="008732A7"/>
    <w:rsid w:val="00873576"/>
    <w:rsid w:val="00873A5C"/>
    <w:rsid w:val="00873F45"/>
    <w:rsid w:val="0087409D"/>
    <w:rsid w:val="0087477E"/>
    <w:rsid w:val="008748E9"/>
    <w:rsid w:val="00874BE1"/>
    <w:rsid w:val="00875662"/>
    <w:rsid w:val="00875D29"/>
    <w:rsid w:val="00875D48"/>
    <w:rsid w:val="00875EDE"/>
    <w:rsid w:val="00876249"/>
    <w:rsid w:val="008762BF"/>
    <w:rsid w:val="00876AD1"/>
    <w:rsid w:val="00876AD7"/>
    <w:rsid w:val="008775AC"/>
    <w:rsid w:val="00877638"/>
    <w:rsid w:val="00877729"/>
    <w:rsid w:val="00877E83"/>
    <w:rsid w:val="0088092A"/>
    <w:rsid w:val="00880DD6"/>
    <w:rsid w:val="00881153"/>
    <w:rsid w:val="008812B3"/>
    <w:rsid w:val="00881AB4"/>
    <w:rsid w:val="00882429"/>
    <w:rsid w:val="008825F0"/>
    <w:rsid w:val="0088295C"/>
    <w:rsid w:val="0088306A"/>
    <w:rsid w:val="0088416A"/>
    <w:rsid w:val="008841FF"/>
    <w:rsid w:val="0088443F"/>
    <w:rsid w:val="00884625"/>
    <w:rsid w:val="0088482C"/>
    <w:rsid w:val="0088492A"/>
    <w:rsid w:val="00884C96"/>
    <w:rsid w:val="00884C9E"/>
    <w:rsid w:val="00884CCF"/>
    <w:rsid w:val="00885ABB"/>
    <w:rsid w:val="00887C22"/>
    <w:rsid w:val="00887F5E"/>
    <w:rsid w:val="0089060B"/>
    <w:rsid w:val="00890B50"/>
    <w:rsid w:val="0089105B"/>
    <w:rsid w:val="00891444"/>
    <w:rsid w:val="00891477"/>
    <w:rsid w:val="008916DA"/>
    <w:rsid w:val="00891F28"/>
    <w:rsid w:val="008921E3"/>
    <w:rsid w:val="0089278B"/>
    <w:rsid w:val="00892ADD"/>
    <w:rsid w:val="00892EB6"/>
    <w:rsid w:val="00893106"/>
    <w:rsid w:val="008938A0"/>
    <w:rsid w:val="00893B22"/>
    <w:rsid w:val="00893BEE"/>
    <w:rsid w:val="00893C0E"/>
    <w:rsid w:val="00893D3C"/>
    <w:rsid w:val="00894024"/>
    <w:rsid w:val="00894596"/>
    <w:rsid w:val="008946AF"/>
    <w:rsid w:val="00894898"/>
    <w:rsid w:val="008953C2"/>
    <w:rsid w:val="0089602F"/>
    <w:rsid w:val="0089611E"/>
    <w:rsid w:val="00896322"/>
    <w:rsid w:val="00896346"/>
    <w:rsid w:val="00896842"/>
    <w:rsid w:val="00896995"/>
    <w:rsid w:val="00896E05"/>
    <w:rsid w:val="00896F92"/>
    <w:rsid w:val="00896FF2"/>
    <w:rsid w:val="008973C4"/>
    <w:rsid w:val="008973E6"/>
    <w:rsid w:val="00897848"/>
    <w:rsid w:val="00897C5E"/>
    <w:rsid w:val="008A008C"/>
    <w:rsid w:val="008A0573"/>
    <w:rsid w:val="008A06EA"/>
    <w:rsid w:val="008A0F71"/>
    <w:rsid w:val="008A1187"/>
    <w:rsid w:val="008A1289"/>
    <w:rsid w:val="008A1396"/>
    <w:rsid w:val="008A1504"/>
    <w:rsid w:val="008A169A"/>
    <w:rsid w:val="008A1A3B"/>
    <w:rsid w:val="008A1D54"/>
    <w:rsid w:val="008A1E70"/>
    <w:rsid w:val="008A22BB"/>
    <w:rsid w:val="008A2702"/>
    <w:rsid w:val="008A281B"/>
    <w:rsid w:val="008A28B1"/>
    <w:rsid w:val="008A2A4A"/>
    <w:rsid w:val="008A2B39"/>
    <w:rsid w:val="008A2B66"/>
    <w:rsid w:val="008A2FFF"/>
    <w:rsid w:val="008A335F"/>
    <w:rsid w:val="008A3AFA"/>
    <w:rsid w:val="008A3CDC"/>
    <w:rsid w:val="008A405D"/>
    <w:rsid w:val="008A4589"/>
    <w:rsid w:val="008A50F6"/>
    <w:rsid w:val="008A5B23"/>
    <w:rsid w:val="008A5DA3"/>
    <w:rsid w:val="008A6074"/>
    <w:rsid w:val="008A6408"/>
    <w:rsid w:val="008A67F7"/>
    <w:rsid w:val="008A6E12"/>
    <w:rsid w:val="008A6FAD"/>
    <w:rsid w:val="008A6FC6"/>
    <w:rsid w:val="008A75E4"/>
    <w:rsid w:val="008A77AE"/>
    <w:rsid w:val="008A7D8E"/>
    <w:rsid w:val="008A7FDC"/>
    <w:rsid w:val="008B00FA"/>
    <w:rsid w:val="008B0493"/>
    <w:rsid w:val="008B0558"/>
    <w:rsid w:val="008B1427"/>
    <w:rsid w:val="008B14E7"/>
    <w:rsid w:val="008B1563"/>
    <w:rsid w:val="008B1C8E"/>
    <w:rsid w:val="008B23A1"/>
    <w:rsid w:val="008B24A1"/>
    <w:rsid w:val="008B2643"/>
    <w:rsid w:val="008B2B0B"/>
    <w:rsid w:val="008B2F36"/>
    <w:rsid w:val="008B2F6E"/>
    <w:rsid w:val="008B308D"/>
    <w:rsid w:val="008B347F"/>
    <w:rsid w:val="008B3EC6"/>
    <w:rsid w:val="008B3EC8"/>
    <w:rsid w:val="008B3F13"/>
    <w:rsid w:val="008B4251"/>
    <w:rsid w:val="008B4BA2"/>
    <w:rsid w:val="008B4BD0"/>
    <w:rsid w:val="008B4CBA"/>
    <w:rsid w:val="008B4D60"/>
    <w:rsid w:val="008B57B8"/>
    <w:rsid w:val="008B595F"/>
    <w:rsid w:val="008B5D19"/>
    <w:rsid w:val="008B5F3E"/>
    <w:rsid w:val="008B73D3"/>
    <w:rsid w:val="008B7455"/>
    <w:rsid w:val="008B74CF"/>
    <w:rsid w:val="008B753E"/>
    <w:rsid w:val="008B7588"/>
    <w:rsid w:val="008B7861"/>
    <w:rsid w:val="008B789A"/>
    <w:rsid w:val="008C0186"/>
    <w:rsid w:val="008C0462"/>
    <w:rsid w:val="008C082A"/>
    <w:rsid w:val="008C0A75"/>
    <w:rsid w:val="008C0D65"/>
    <w:rsid w:val="008C1367"/>
    <w:rsid w:val="008C1434"/>
    <w:rsid w:val="008C1592"/>
    <w:rsid w:val="008C15C4"/>
    <w:rsid w:val="008C1E5F"/>
    <w:rsid w:val="008C1ED9"/>
    <w:rsid w:val="008C1F3E"/>
    <w:rsid w:val="008C20E5"/>
    <w:rsid w:val="008C2175"/>
    <w:rsid w:val="008C2275"/>
    <w:rsid w:val="008C2370"/>
    <w:rsid w:val="008C26CD"/>
    <w:rsid w:val="008C27A5"/>
    <w:rsid w:val="008C2AF5"/>
    <w:rsid w:val="008C2C64"/>
    <w:rsid w:val="008C2C88"/>
    <w:rsid w:val="008C318C"/>
    <w:rsid w:val="008C368A"/>
    <w:rsid w:val="008C37DC"/>
    <w:rsid w:val="008C3E7D"/>
    <w:rsid w:val="008C4056"/>
    <w:rsid w:val="008C40D6"/>
    <w:rsid w:val="008C47CA"/>
    <w:rsid w:val="008C489C"/>
    <w:rsid w:val="008C49C7"/>
    <w:rsid w:val="008C4A75"/>
    <w:rsid w:val="008C4A82"/>
    <w:rsid w:val="008C4AF8"/>
    <w:rsid w:val="008C596E"/>
    <w:rsid w:val="008C5A16"/>
    <w:rsid w:val="008C5C14"/>
    <w:rsid w:val="008C5E61"/>
    <w:rsid w:val="008C607A"/>
    <w:rsid w:val="008C65B2"/>
    <w:rsid w:val="008C701F"/>
    <w:rsid w:val="008C71E6"/>
    <w:rsid w:val="008C73B2"/>
    <w:rsid w:val="008C74C0"/>
    <w:rsid w:val="008C75F4"/>
    <w:rsid w:val="008C7B08"/>
    <w:rsid w:val="008C7C5B"/>
    <w:rsid w:val="008C7DC2"/>
    <w:rsid w:val="008CB868"/>
    <w:rsid w:val="008D0150"/>
    <w:rsid w:val="008D01E5"/>
    <w:rsid w:val="008D07AA"/>
    <w:rsid w:val="008D0B0A"/>
    <w:rsid w:val="008D0DF0"/>
    <w:rsid w:val="008D0FD4"/>
    <w:rsid w:val="008D1171"/>
    <w:rsid w:val="008D13AB"/>
    <w:rsid w:val="008D1B30"/>
    <w:rsid w:val="008D1C1D"/>
    <w:rsid w:val="008D1F8D"/>
    <w:rsid w:val="008D2089"/>
    <w:rsid w:val="008D23F2"/>
    <w:rsid w:val="008D2CDA"/>
    <w:rsid w:val="008D3377"/>
    <w:rsid w:val="008D3484"/>
    <w:rsid w:val="008D350B"/>
    <w:rsid w:val="008D355B"/>
    <w:rsid w:val="008D43CA"/>
    <w:rsid w:val="008D447C"/>
    <w:rsid w:val="008D4E9A"/>
    <w:rsid w:val="008D50E2"/>
    <w:rsid w:val="008D51B6"/>
    <w:rsid w:val="008D54AA"/>
    <w:rsid w:val="008D5B7D"/>
    <w:rsid w:val="008D5C22"/>
    <w:rsid w:val="008D623F"/>
    <w:rsid w:val="008D6406"/>
    <w:rsid w:val="008D6460"/>
    <w:rsid w:val="008D6968"/>
    <w:rsid w:val="008D6AEF"/>
    <w:rsid w:val="008D6D4B"/>
    <w:rsid w:val="008D7434"/>
    <w:rsid w:val="008D7461"/>
    <w:rsid w:val="008D74D6"/>
    <w:rsid w:val="008D7759"/>
    <w:rsid w:val="008D7B08"/>
    <w:rsid w:val="008D7D99"/>
    <w:rsid w:val="008D7EF0"/>
    <w:rsid w:val="008E16EF"/>
    <w:rsid w:val="008E1722"/>
    <w:rsid w:val="008E1AB7"/>
    <w:rsid w:val="008E1D0D"/>
    <w:rsid w:val="008E23FA"/>
    <w:rsid w:val="008E2495"/>
    <w:rsid w:val="008E28BD"/>
    <w:rsid w:val="008E2E3A"/>
    <w:rsid w:val="008E2FB5"/>
    <w:rsid w:val="008E3203"/>
    <w:rsid w:val="008E3335"/>
    <w:rsid w:val="008E3652"/>
    <w:rsid w:val="008E3911"/>
    <w:rsid w:val="008E3A13"/>
    <w:rsid w:val="008E3A4D"/>
    <w:rsid w:val="008E3F4A"/>
    <w:rsid w:val="008E4337"/>
    <w:rsid w:val="008E4424"/>
    <w:rsid w:val="008E44F9"/>
    <w:rsid w:val="008E4638"/>
    <w:rsid w:val="008E46DE"/>
    <w:rsid w:val="008E4781"/>
    <w:rsid w:val="008E4806"/>
    <w:rsid w:val="008E4EDE"/>
    <w:rsid w:val="008E52D2"/>
    <w:rsid w:val="008E5744"/>
    <w:rsid w:val="008E5CDD"/>
    <w:rsid w:val="008E5F91"/>
    <w:rsid w:val="008E6268"/>
    <w:rsid w:val="008E652F"/>
    <w:rsid w:val="008E75E5"/>
    <w:rsid w:val="008E7DB9"/>
    <w:rsid w:val="008F0054"/>
    <w:rsid w:val="008F03D3"/>
    <w:rsid w:val="008F0635"/>
    <w:rsid w:val="008F08EC"/>
    <w:rsid w:val="008F1079"/>
    <w:rsid w:val="008F1248"/>
    <w:rsid w:val="008F129B"/>
    <w:rsid w:val="008F14F8"/>
    <w:rsid w:val="008F1BE6"/>
    <w:rsid w:val="008F23A0"/>
    <w:rsid w:val="008F288C"/>
    <w:rsid w:val="008F2AF7"/>
    <w:rsid w:val="008F3382"/>
    <w:rsid w:val="008F346A"/>
    <w:rsid w:val="008F3A87"/>
    <w:rsid w:val="008F3CDD"/>
    <w:rsid w:val="008F4420"/>
    <w:rsid w:val="008F44F8"/>
    <w:rsid w:val="008F4DCB"/>
    <w:rsid w:val="008F5043"/>
    <w:rsid w:val="008F53E6"/>
    <w:rsid w:val="008F5A4F"/>
    <w:rsid w:val="008F637C"/>
    <w:rsid w:val="008F68C3"/>
    <w:rsid w:val="008F73D4"/>
    <w:rsid w:val="008F7903"/>
    <w:rsid w:val="008F7A57"/>
    <w:rsid w:val="008F7E9B"/>
    <w:rsid w:val="009000A4"/>
    <w:rsid w:val="00900548"/>
    <w:rsid w:val="00900566"/>
    <w:rsid w:val="009007AD"/>
    <w:rsid w:val="00901541"/>
    <w:rsid w:val="009018DC"/>
    <w:rsid w:val="00901CE9"/>
    <w:rsid w:val="00901CFF"/>
    <w:rsid w:val="00901DBF"/>
    <w:rsid w:val="00902648"/>
    <w:rsid w:val="0090269A"/>
    <w:rsid w:val="0090270C"/>
    <w:rsid w:val="00902ABD"/>
    <w:rsid w:val="009032CD"/>
    <w:rsid w:val="0090352F"/>
    <w:rsid w:val="00903FA4"/>
    <w:rsid w:val="009040A9"/>
    <w:rsid w:val="00904211"/>
    <w:rsid w:val="009047A5"/>
    <w:rsid w:val="00904C3A"/>
    <w:rsid w:val="00904D5B"/>
    <w:rsid w:val="0090506A"/>
    <w:rsid w:val="009059E1"/>
    <w:rsid w:val="00905B48"/>
    <w:rsid w:val="0090602A"/>
    <w:rsid w:val="009072A0"/>
    <w:rsid w:val="0090730F"/>
    <w:rsid w:val="009074ED"/>
    <w:rsid w:val="00907518"/>
    <w:rsid w:val="00910092"/>
    <w:rsid w:val="00910BCC"/>
    <w:rsid w:val="00910F61"/>
    <w:rsid w:val="00911279"/>
    <w:rsid w:val="009114BE"/>
    <w:rsid w:val="00911FF3"/>
    <w:rsid w:val="00912315"/>
    <w:rsid w:val="009123ED"/>
    <w:rsid w:val="00912558"/>
    <w:rsid w:val="00912601"/>
    <w:rsid w:val="0091277C"/>
    <w:rsid w:val="00912827"/>
    <w:rsid w:val="00912EBE"/>
    <w:rsid w:val="00912F06"/>
    <w:rsid w:val="00913196"/>
    <w:rsid w:val="009131FC"/>
    <w:rsid w:val="009132B1"/>
    <w:rsid w:val="009136F1"/>
    <w:rsid w:val="00913A19"/>
    <w:rsid w:val="00913C4E"/>
    <w:rsid w:val="00913F53"/>
    <w:rsid w:val="00914327"/>
    <w:rsid w:val="00914452"/>
    <w:rsid w:val="0091487E"/>
    <w:rsid w:val="00914A0E"/>
    <w:rsid w:val="00914AA0"/>
    <w:rsid w:val="00915840"/>
    <w:rsid w:val="00915BCB"/>
    <w:rsid w:val="00916309"/>
    <w:rsid w:val="00916A8C"/>
    <w:rsid w:val="00916AB7"/>
    <w:rsid w:val="00916D86"/>
    <w:rsid w:val="0091750B"/>
    <w:rsid w:val="00917562"/>
    <w:rsid w:val="00917601"/>
    <w:rsid w:val="009179C9"/>
    <w:rsid w:val="00917C4D"/>
    <w:rsid w:val="00917EDD"/>
    <w:rsid w:val="00920B4C"/>
    <w:rsid w:val="00920E06"/>
    <w:rsid w:val="00920E3C"/>
    <w:rsid w:val="009210F8"/>
    <w:rsid w:val="0092123A"/>
    <w:rsid w:val="009217AE"/>
    <w:rsid w:val="00921D5F"/>
    <w:rsid w:val="00921D78"/>
    <w:rsid w:val="00922477"/>
    <w:rsid w:val="009224B6"/>
    <w:rsid w:val="00922F8F"/>
    <w:rsid w:val="0092336E"/>
    <w:rsid w:val="00923D2F"/>
    <w:rsid w:val="0092408F"/>
    <w:rsid w:val="0092417D"/>
    <w:rsid w:val="0092499E"/>
    <w:rsid w:val="00924D82"/>
    <w:rsid w:val="00924DA6"/>
    <w:rsid w:val="00924EBF"/>
    <w:rsid w:val="009250A6"/>
    <w:rsid w:val="009252B6"/>
    <w:rsid w:val="00925432"/>
    <w:rsid w:val="00925822"/>
    <w:rsid w:val="00925AD4"/>
    <w:rsid w:val="00925F67"/>
    <w:rsid w:val="00926310"/>
    <w:rsid w:val="0092641E"/>
    <w:rsid w:val="00926825"/>
    <w:rsid w:val="00926A45"/>
    <w:rsid w:val="00926DF6"/>
    <w:rsid w:val="0092714B"/>
    <w:rsid w:val="009277FA"/>
    <w:rsid w:val="00927BF3"/>
    <w:rsid w:val="00927D9E"/>
    <w:rsid w:val="00927E55"/>
    <w:rsid w:val="0093042B"/>
    <w:rsid w:val="00930452"/>
    <w:rsid w:val="009304D8"/>
    <w:rsid w:val="00930DFE"/>
    <w:rsid w:val="00930FCB"/>
    <w:rsid w:val="0093122B"/>
    <w:rsid w:val="00931AC5"/>
    <w:rsid w:val="00932741"/>
    <w:rsid w:val="00932DA6"/>
    <w:rsid w:val="009334CA"/>
    <w:rsid w:val="009334E4"/>
    <w:rsid w:val="00933689"/>
    <w:rsid w:val="00933741"/>
    <w:rsid w:val="0093392D"/>
    <w:rsid w:val="00933DE8"/>
    <w:rsid w:val="00934587"/>
    <w:rsid w:val="00935092"/>
    <w:rsid w:val="00935211"/>
    <w:rsid w:val="009355E1"/>
    <w:rsid w:val="00935681"/>
    <w:rsid w:val="00935CF5"/>
    <w:rsid w:val="00935FA4"/>
    <w:rsid w:val="00936107"/>
    <w:rsid w:val="009361C5"/>
    <w:rsid w:val="009368E3"/>
    <w:rsid w:val="00936A68"/>
    <w:rsid w:val="00937383"/>
    <w:rsid w:val="009379DE"/>
    <w:rsid w:val="00937CF9"/>
    <w:rsid w:val="00940082"/>
    <w:rsid w:val="00940496"/>
    <w:rsid w:val="00941275"/>
    <w:rsid w:val="00941386"/>
    <w:rsid w:val="00941AE6"/>
    <w:rsid w:val="00941B75"/>
    <w:rsid w:val="0094234D"/>
    <w:rsid w:val="00942478"/>
    <w:rsid w:val="0094257B"/>
    <w:rsid w:val="00942632"/>
    <w:rsid w:val="0094286B"/>
    <w:rsid w:val="009430D5"/>
    <w:rsid w:val="009435AE"/>
    <w:rsid w:val="00944122"/>
    <w:rsid w:val="00944750"/>
    <w:rsid w:val="00944DD5"/>
    <w:rsid w:val="00944F18"/>
    <w:rsid w:val="00945060"/>
    <w:rsid w:val="00945352"/>
    <w:rsid w:val="00945548"/>
    <w:rsid w:val="00945798"/>
    <w:rsid w:val="00945A47"/>
    <w:rsid w:val="00945BDE"/>
    <w:rsid w:val="009463FF"/>
    <w:rsid w:val="00946A8F"/>
    <w:rsid w:val="00947594"/>
    <w:rsid w:val="00947857"/>
    <w:rsid w:val="00947A0A"/>
    <w:rsid w:val="00947D7D"/>
    <w:rsid w:val="00950174"/>
    <w:rsid w:val="0095038B"/>
    <w:rsid w:val="0095043A"/>
    <w:rsid w:val="00950A10"/>
    <w:rsid w:val="00950EBC"/>
    <w:rsid w:val="009510BE"/>
    <w:rsid w:val="00951416"/>
    <w:rsid w:val="009516FE"/>
    <w:rsid w:val="009518A5"/>
    <w:rsid w:val="00951A11"/>
    <w:rsid w:val="00951B4E"/>
    <w:rsid w:val="00951F02"/>
    <w:rsid w:val="009522F1"/>
    <w:rsid w:val="009531A4"/>
    <w:rsid w:val="00953394"/>
    <w:rsid w:val="00953D24"/>
    <w:rsid w:val="00953D66"/>
    <w:rsid w:val="0095423D"/>
    <w:rsid w:val="009543F7"/>
    <w:rsid w:val="009549C4"/>
    <w:rsid w:val="00954C8B"/>
    <w:rsid w:val="009557CA"/>
    <w:rsid w:val="009559EB"/>
    <w:rsid w:val="00955CD5"/>
    <w:rsid w:val="00955EB7"/>
    <w:rsid w:val="009560F6"/>
    <w:rsid w:val="0095627A"/>
    <w:rsid w:val="00956612"/>
    <w:rsid w:val="009568BA"/>
    <w:rsid w:val="00956E0C"/>
    <w:rsid w:val="00956F10"/>
    <w:rsid w:val="009570DC"/>
    <w:rsid w:val="00957E4B"/>
    <w:rsid w:val="00957F37"/>
    <w:rsid w:val="0096050A"/>
    <w:rsid w:val="0096065A"/>
    <w:rsid w:val="00960743"/>
    <w:rsid w:val="00960A1E"/>
    <w:rsid w:val="00960BC3"/>
    <w:rsid w:val="00961418"/>
    <w:rsid w:val="00961A86"/>
    <w:rsid w:val="0096247A"/>
    <w:rsid w:val="00962550"/>
    <w:rsid w:val="0096267F"/>
    <w:rsid w:val="009626C4"/>
    <w:rsid w:val="00962F42"/>
    <w:rsid w:val="0096336D"/>
    <w:rsid w:val="0096343F"/>
    <w:rsid w:val="0096376B"/>
    <w:rsid w:val="009638B5"/>
    <w:rsid w:val="009643E5"/>
    <w:rsid w:val="00964A74"/>
    <w:rsid w:val="00964D1D"/>
    <w:rsid w:val="00964D26"/>
    <w:rsid w:val="009654D0"/>
    <w:rsid w:val="00965A57"/>
    <w:rsid w:val="00965CD1"/>
    <w:rsid w:val="00965E9B"/>
    <w:rsid w:val="00965FD7"/>
    <w:rsid w:val="009660B8"/>
    <w:rsid w:val="00966124"/>
    <w:rsid w:val="009667D1"/>
    <w:rsid w:val="009668DA"/>
    <w:rsid w:val="00966DE1"/>
    <w:rsid w:val="00967394"/>
    <w:rsid w:val="009677F5"/>
    <w:rsid w:val="00967AA9"/>
    <w:rsid w:val="00967FD4"/>
    <w:rsid w:val="0097044D"/>
    <w:rsid w:val="00970593"/>
    <w:rsid w:val="0097099B"/>
    <w:rsid w:val="009709C7"/>
    <w:rsid w:val="00970ADA"/>
    <w:rsid w:val="00970B96"/>
    <w:rsid w:val="00970E6B"/>
    <w:rsid w:val="00970F6F"/>
    <w:rsid w:val="009712CA"/>
    <w:rsid w:val="009714D4"/>
    <w:rsid w:val="00971B8B"/>
    <w:rsid w:val="00971EBD"/>
    <w:rsid w:val="0097203F"/>
    <w:rsid w:val="0097218F"/>
    <w:rsid w:val="00972360"/>
    <w:rsid w:val="0097252B"/>
    <w:rsid w:val="0097270D"/>
    <w:rsid w:val="00972CA3"/>
    <w:rsid w:val="00972D40"/>
    <w:rsid w:val="00973132"/>
    <w:rsid w:val="0097330C"/>
    <w:rsid w:val="0097347D"/>
    <w:rsid w:val="00973675"/>
    <w:rsid w:val="00973C65"/>
    <w:rsid w:val="00973D73"/>
    <w:rsid w:val="00973DE8"/>
    <w:rsid w:val="00974311"/>
    <w:rsid w:val="00974C78"/>
    <w:rsid w:val="00975933"/>
    <w:rsid w:val="00975BA6"/>
    <w:rsid w:val="00975C43"/>
    <w:rsid w:val="00975E1E"/>
    <w:rsid w:val="00975FAB"/>
    <w:rsid w:val="00975FC3"/>
    <w:rsid w:val="0097627B"/>
    <w:rsid w:val="0097651C"/>
    <w:rsid w:val="009768AB"/>
    <w:rsid w:val="00976A2B"/>
    <w:rsid w:val="00976DA0"/>
    <w:rsid w:val="00977016"/>
    <w:rsid w:val="00977828"/>
    <w:rsid w:val="00977CF7"/>
    <w:rsid w:val="00977F91"/>
    <w:rsid w:val="00980FDB"/>
    <w:rsid w:val="009810AC"/>
    <w:rsid w:val="00981337"/>
    <w:rsid w:val="00981818"/>
    <w:rsid w:val="0098192A"/>
    <w:rsid w:val="009819D3"/>
    <w:rsid w:val="00981A2D"/>
    <w:rsid w:val="00981C00"/>
    <w:rsid w:val="00981DA3"/>
    <w:rsid w:val="00981DD4"/>
    <w:rsid w:val="00981E41"/>
    <w:rsid w:val="00981E6E"/>
    <w:rsid w:val="0098228A"/>
    <w:rsid w:val="009823B8"/>
    <w:rsid w:val="009825ED"/>
    <w:rsid w:val="00982B55"/>
    <w:rsid w:val="00982C17"/>
    <w:rsid w:val="00982F6F"/>
    <w:rsid w:val="00982FDC"/>
    <w:rsid w:val="00983095"/>
    <w:rsid w:val="00983184"/>
    <w:rsid w:val="0098319A"/>
    <w:rsid w:val="009834AC"/>
    <w:rsid w:val="009834BD"/>
    <w:rsid w:val="009835F2"/>
    <w:rsid w:val="0098364B"/>
    <w:rsid w:val="0098378A"/>
    <w:rsid w:val="00983981"/>
    <w:rsid w:val="00983A2A"/>
    <w:rsid w:val="009842D0"/>
    <w:rsid w:val="009842D5"/>
    <w:rsid w:val="00984669"/>
    <w:rsid w:val="00984F17"/>
    <w:rsid w:val="0098507B"/>
    <w:rsid w:val="00985888"/>
    <w:rsid w:val="0098589F"/>
    <w:rsid w:val="0098603C"/>
    <w:rsid w:val="009860AA"/>
    <w:rsid w:val="0098618E"/>
    <w:rsid w:val="0098652E"/>
    <w:rsid w:val="009866A9"/>
    <w:rsid w:val="0098750E"/>
    <w:rsid w:val="00987774"/>
    <w:rsid w:val="00987838"/>
    <w:rsid w:val="00987D88"/>
    <w:rsid w:val="00987E47"/>
    <w:rsid w:val="00987F53"/>
    <w:rsid w:val="009913C2"/>
    <w:rsid w:val="009913DE"/>
    <w:rsid w:val="009914B1"/>
    <w:rsid w:val="00991929"/>
    <w:rsid w:val="00991D96"/>
    <w:rsid w:val="009920E1"/>
    <w:rsid w:val="009921CF"/>
    <w:rsid w:val="00992CF1"/>
    <w:rsid w:val="0099328D"/>
    <w:rsid w:val="00993461"/>
    <w:rsid w:val="00993497"/>
    <w:rsid w:val="00993818"/>
    <w:rsid w:val="00993A6C"/>
    <w:rsid w:val="00993ABC"/>
    <w:rsid w:val="00993F9D"/>
    <w:rsid w:val="00993FD8"/>
    <w:rsid w:val="009941A7"/>
    <w:rsid w:val="00994733"/>
    <w:rsid w:val="00994A59"/>
    <w:rsid w:val="00994A77"/>
    <w:rsid w:val="00994D22"/>
    <w:rsid w:val="009952ED"/>
    <w:rsid w:val="0099537C"/>
    <w:rsid w:val="009953BF"/>
    <w:rsid w:val="0099546D"/>
    <w:rsid w:val="009961E5"/>
    <w:rsid w:val="00996B35"/>
    <w:rsid w:val="00997094"/>
    <w:rsid w:val="00997388"/>
    <w:rsid w:val="00997916"/>
    <w:rsid w:val="00997DEE"/>
    <w:rsid w:val="00997E45"/>
    <w:rsid w:val="00997FF1"/>
    <w:rsid w:val="009A0326"/>
    <w:rsid w:val="009A043F"/>
    <w:rsid w:val="009A0575"/>
    <w:rsid w:val="009A0989"/>
    <w:rsid w:val="009A0AE8"/>
    <w:rsid w:val="009A13A1"/>
    <w:rsid w:val="009A195C"/>
    <w:rsid w:val="009A19A1"/>
    <w:rsid w:val="009A1D92"/>
    <w:rsid w:val="009A2396"/>
    <w:rsid w:val="009A24E2"/>
    <w:rsid w:val="009A2768"/>
    <w:rsid w:val="009A2AF3"/>
    <w:rsid w:val="009A30C3"/>
    <w:rsid w:val="009A36D6"/>
    <w:rsid w:val="009A3CCC"/>
    <w:rsid w:val="009A42AF"/>
    <w:rsid w:val="009A45B0"/>
    <w:rsid w:val="009A5233"/>
    <w:rsid w:val="009A543C"/>
    <w:rsid w:val="009A5700"/>
    <w:rsid w:val="009A584B"/>
    <w:rsid w:val="009A59A4"/>
    <w:rsid w:val="009A5D64"/>
    <w:rsid w:val="009A5E03"/>
    <w:rsid w:val="009A60AD"/>
    <w:rsid w:val="009A627B"/>
    <w:rsid w:val="009A65EC"/>
    <w:rsid w:val="009A6838"/>
    <w:rsid w:val="009A6F27"/>
    <w:rsid w:val="009A710B"/>
    <w:rsid w:val="009A725A"/>
    <w:rsid w:val="009A7514"/>
    <w:rsid w:val="009A77AD"/>
    <w:rsid w:val="009A7A56"/>
    <w:rsid w:val="009B0245"/>
    <w:rsid w:val="009B06F6"/>
    <w:rsid w:val="009B080B"/>
    <w:rsid w:val="009B10B3"/>
    <w:rsid w:val="009B18AE"/>
    <w:rsid w:val="009B1BED"/>
    <w:rsid w:val="009B1EBF"/>
    <w:rsid w:val="009B222E"/>
    <w:rsid w:val="009B2513"/>
    <w:rsid w:val="009B2568"/>
    <w:rsid w:val="009B2A62"/>
    <w:rsid w:val="009B2AF3"/>
    <w:rsid w:val="009B2BD5"/>
    <w:rsid w:val="009B2CE6"/>
    <w:rsid w:val="009B34F5"/>
    <w:rsid w:val="009B4871"/>
    <w:rsid w:val="009B4ED8"/>
    <w:rsid w:val="009B5B7C"/>
    <w:rsid w:val="009B5D5B"/>
    <w:rsid w:val="009B5E6F"/>
    <w:rsid w:val="009B6080"/>
    <w:rsid w:val="009B64B4"/>
    <w:rsid w:val="009B6972"/>
    <w:rsid w:val="009B6EB6"/>
    <w:rsid w:val="009B735A"/>
    <w:rsid w:val="009B73B8"/>
    <w:rsid w:val="009B745D"/>
    <w:rsid w:val="009B7D29"/>
    <w:rsid w:val="009C0007"/>
    <w:rsid w:val="009C06B1"/>
    <w:rsid w:val="009C08B5"/>
    <w:rsid w:val="009C0B05"/>
    <w:rsid w:val="009C0B53"/>
    <w:rsid w:val="009C0D5C"/>
    <w:rsid w:val="009C10AC"/>
    <w:rsid w:val="009C147E"/>
    <w:rsid w:val="009C23A9"/>
    <w:rsid w:val="009C23D3"/>
    <w:rsid w:val="009C26AD"/>
    <w:rsid w:val="009C3811"/>
    <w:rsid w:val="009C3BB7"/>
    <w:rsid w:val="009C464D"/>
    <w:rsid w:val="009C4872"/>
    <w:rsid w:val="009C491B"/>
    <w:rsid w:val="009C4E5E"/>
    <w:rsid w:val="009C51C8"/>
    <w:rsid w:val="009C5479"/>
    <w:rsid w:val="009C5C49"/>
    <w:rsid w:val="009C6108"/>
    <w:rsid w:val="009C6235"/>
    <w:rsid w:val="009C6407"/>
    <w:rsid w:val="009C67FC"/>
    <w:rsid w:val="009C6809"/>
    <w:rsid w:val="009C68D4"/>
    <w:rsid w:val="009C7274"/>
    <w:rsid w:val="009C793C"/>
    <w:rsid w:val="009C7B9A"/>
    <w:rsid w:val="009C7DE5"/>
    <w:rsid w:val="009C7EFD"/>
    <w:rsid w:val="009D01EC"/>
    <w:rsid w:val="009D04A7"/>
    <w:rsid w:val="009D05E3"/>
    <w:rsid w:val="009D0924"/>
    <w:rsid w:val="009D0CC9"/>
    <w:rsid w:val="009D0D87"/>
    <w:rsid w:val="009D117E"/>
    <w:rsid w:val="009D1418"/>
    <w:rsid w:val="009D16B1"/>
    <w:rsid w:val="009D25D1"/>
    <w:rsid w:val="009D2993"/>
    <w:rsid w:val="009D2B35"/>
    <w:rsid w:val="009D2C12"/>
    <w:rsid w:val="009D3004"/>
    <w:rsid w:val="009D3705"/>
    <w:rsid w:val="009D377A"/>
    <w:rsid w:val="009D4447"/>
    <w:rsid w:val="009D44E1"/>
    <w:rsid w:val="009D471D"/>
    <w:rsid w:val="009D4961"/>
    <w:rsid w:val="009D4D6F"/>
    <w:rsid w:val="009D5DA8"/>
    <w:rsid w:val="009D600B"/>
    <w:rsid w:val="009D6839"/>
    <w:rsid w:val="009D6C2D"/>
    <w:rsid w:val="009D6C54"/>
    <w:rsid w:val="009D6E73"/>
    <w:rsid w:val="009D6F6A"/>
    <w:rsid w:val="009D77BF"/>
    <w:rsid w:val="009D7A3D"/>
    <w:rsid w:val="009D7B41"/>
    <w:rsid w:val="009D7DD4"/>
    <w:rsid w:val="009D7EC6"/>
    <w:rsid w:val="009E0168"/>
    <w:rsid w:val="009E08F2"/>
    <w:rsid w:val="009E0928"/>
    <w:rsid w:val="009E0B9D"/>
    <w:rsid w:val="009E0F2A"/>
    <w:rsid w:val="009E1444"/>
    <w:rsid w:val="009E1A49"/>
    <w:rsid w:val="009E1FCB"/>
    <w:rsid w:val="009E2225"/>
    <w:rsid w:val="009E23A5"/>
    <w:rsid w:val="009E24C1"/>
    <w:rsid w:val="009E2663"/>
    <w:rsid w:val="009E2BBC"/>
    <w:rsid w:val="009E2C5B"/>
    <w:rsid w:val="009E32C3"/>
    <w:rsid w:val="009E369A"/>
    <w:rsid w:val="009E38AE"/>
    <w:rsid w:val="009E3947"/>
    <w:rsid w:val="009E3BAD"/>
    <w:rsid w:val="009E3FF3"/>
    <w:rsid w:val="009E47BD"/>
    <w:rsid w:val="009E4866"/>
    <w:rsid w:val="009E488C"/>
    <w:rsid w:val="009E52F4"/>
    <w:rsid w:val="009E552E"/>
    <w:rsid w:val="009E5C72"/>
    <w:rsid w:val="009E5D32"/>
    <w:rsid w:val="009E5D61"/>
    <w:rsid w:val="009E5DF2"/>
    <w:rsid w:val="009E6C07"/>
    <w:rsid w:val="009E6E5C"/>
    <w:rsid w:val="009E7382"/>
    <w:rsid w:val="009E75D8"/>
    <w:rsid w:val="009E7AC9"/>
    <w:rsid w:val="009F00A8"/>
    <w:rsid w:val="009F047F"/>
    <w:rsid w:val="009F098C"/>
    <w:rsid w:val="009F0C8B"/>
    <w:rsid w:val="009F0FD8"/>
    <w:rsid w:val="009F1890"/>
    <w:rsid w:val="009F18AA"/>
    <w:rsid w:val="009F1CD5"/>
    <w:rsid w:val="009F1DE5"/>
    <w:rsid w:val="009F1E33"/>
    <w:rsid w:val="009F22C3"/>
    <w:rsid w:val="009F2C19"/>
    <w:rsid w:val="009F2E94"/>
    <w:rsid w:val="009F319E"/>
    <w:rsid w:val="009F3E29"/>
    <w:rsid w:val="009F4062"/>
    <w:rsid w:val="009F4225"/>
    <w:rsid w:val="009F4E26"/>
    <w:rsid w:val="009F4E80"/>
    <w:rsid w:val="009F5030"/>
    <w:rsid w:val="009F56FA"/>
    <w:rsid w:val="009F59B5"/>
    <w:rsid w:val="009F5A98"/>
    <w:rsid w:val="009F5AB9"/>
    <w:rsid w:val="009F6193"/>
    <w:rsid w:val="009F6247"/>
    <w:rsid w:val="009F6495"/>
    <w:rsid w:val="009F6507"/>
    <w:rsid w:val="009F66B4"/>
    <w:rsid w:val="009F6A4E"/>
    <w:rsid w:val="009F70D2"/>
    <w:rsid w:val="009F711B"/>
    <w:rsid w:val="009F7922"/>
    <w:rsid w:val="009F792B"/>
    <w:rsid w:val="009F7A0E"/>
    <w:rsid w:val="009F7FA7"/>
    <w:rsid w:val="00A004BD"/>
    <w:rsid w:val="00A004C5"/>
    <w:rsid w:val="00A004EC"/>
    <w:rsid w:val="00A0063A"/>
    <w:rsid w:val="00A006CB"/>
    <w:rsid w:val="00A008F5"/>
    <w:rsid w:val="00A00D02"/>
    <w:rsid w:val="00A00FBF"/>
    <w:rsid w:val="00A01795"/>
    <w:rsid w:val="00A0180E"/>
    <w:rsid w:val="00A01A15"/>
    <w:rsid w:val="00A01A83"/>
    <w:rsid w:val="00A02032"/>
    <w:rsid w:val="00A021A0"/>
    <w:rsid w:val="00A0266C"/>
    <w:rsid w:val="00A0268E"/>
    <w:rsid w:val="00A02F0E"/>
    <w:rsid w:val="00A03415"/>
    <w:rsid w:val="00A0352D"/>
    <w:rsid w:val="00A03AC2"/>
    <w:rsid w:val="00A04349"/>
    <w:rsid w:val="00A043DF"/>
    <w:rsid w:val="00A04923"/>
    <w:rsid w:val="00A05209"/>
    <w:rsid w:val="00A052D3"/>
    <w:rsid w:val="00A057C9"/>
    <w:rsid w:val="00A057EE"/>
    <w:rsid w:val="00A059BE"/>
    <w:rsid w:val="00A05BBF"/>
    <w:rsid w:val="00A0603D"/>
    <w:rsid w:val="00A0642E"/>
    <w:rsid w:val="00A0657F"/>
    <w:rsid w:val="00A06728"/>
    <w:rsid w:val="00A06814"/>
    <w:rsid w:val="00A06AA2"/>
    <w:rsid w:val="00A06AF4"/>
    <w:rsid w:val="00A06C5C"/>
    <w:rsid w:val="00A06EE0"/>
    <w:rsid w:val="00A06F58"/>
    <w:rsid w:val="00A07007"/>
    <w:rsid w:val="00A0763F"/>
    <w:rsid w:val="00A079B9"/>
    <w:rsid w:val="00A07AF6"/>
    <w:rsid w:val="00A07B6C"/>
    <w:rsid w:val="00A1009F"/>
    <w:rsid w:val="00A1074D"/>
    <w:rsid w:val="00A109EE"/>
    <w:rsid w:val="00A10C4F"/>
    <w:rsid w:val="00A10E11"/>
    <w:rsid w:val="00A11003"/>
    <w:rsid w:val="00A11178"/>
    <w:rsid w:val="00A113E6"/>
    <w:rsid w:val="00A114FA"/>
    <w:rsid w:val="00A11944"/>
    <w:rsid w:val="00A1254A"/>
    <w:rsid w:val="00A12D81"/>
    <w:rsid w:val="00A12F67"/>
    <w:rsid w:val="00A1300A"/>
    <w:rsid w:val="00A13142"/>
    <w:rsid w:val="00A134FD"/>
    <w:rsid w:val="00A13711"/>
    <w:rsid w:val="00A13B10"/>
    <w:rsid w:val="00A13DAC"/>
    <w:rsid w:val="00A13F31"/>
    <w:rsid w:val="00A14684"/>
    <w:rsid w:val="00A14892"/>
    <w:rsid w:val="00A14B0F"/>
    <w:rsid w:val="00A14F54"/>
    <w:rsid w:val="00A153A8"/>
    <w:rsid w:val="00A15518"/>
    <w:rsid w:val="00A158B7"/>
    <w:rsid w:val="00A16022"/>
    <w:rsid w:val="00A16710"/>
    <w:rsid w:val="00A16D9B"/>
    <w:rsid w:val="00A17302"/>
    <w:rsid w:val="00A179F6"/>
    <w:rsid w:val="00A20280"/>
    <w:rsid w:val="00A2038E"/>
    <w:rsid w:val="00A20E7D"/>
    <w:rsid w:val="00A2104F"/>
    <w:rsid w:val="00A21239"/>
    <w:rsid w:val="00A2124F"/>
    <w:rsid w:val="00A212E1"/>
    <w:rsid w:val="00A21593"/>
    <w:rsid w:val="00A219D5"/>
    <w:rsid w:val="00A21AEB"/>
    <w:rsid w:val="00A21BC9"/>
    <w:rsid w:val="00A21D58"/>
    <w:rsid w:val="00A21FB3"/>
    <w:rsid w:val="00A22019"/>
    <w:rsid w:val="00A22209"/>
    <w:rsid w:val="00A22274"/>
    <w:rsid w:val="00A22727"/>
    <w:rsid w:val="00A231A4"/>
    <w:rsid w:val="00A23396"/>
    <w:rsid w:val="00A23915"/>
    <w:rsid w:val="00A23D3D"/>
    <w:rsid w:val="00A23D7C"/>
    <w:rsid w:val="00A23D8D"/>
    <w:rsid w:val="00A23ED3"/>
    <w:rsid w:val="00A24188"/>
    <w:rsid w:val="00A24357"/>
    <w:rsid w:val="00A2456D"/>
    <w:rsid w:val="00A24D89"/>
    <w:rsid w:val="00A24DF1"/>
    <w:rsid w:val="00A2594B"/>
    <w:rsid w:val="00A25E94"/>
    <w:rsid w:val="00A261CD"/>
    <w:rsid w:val="00A26417"/>
    <w:rsid w:val="00A26AD6"/>
    <w:rsid w:val="00A26AF2"/>
    <w:rsid w:val="00A26BE3"/>
    <w:rsid w:val="00A2719D"/>
    <w:rsid w:val="00A2728C"/>
    <w:rsid w:val="00A273BF"/>
    <w:rsid w:val="00A2781F"/>
    <w:rsid w:val="00A278E3"/>
    <w:rsid w:val="00A2790B"/>
    <w:rsid w:val="00A27BED"/>
    <w:rsid w:val="00A27DA6"/>
    <w:rsid w:val="00A300FB"/>
    <w:rsid w:val="00A307E0"/>
    <w:rsid w:val="00A3091D"/>
    <w:rsid w:val="00A309CD"/>
    <w:rsid w:val="00A30C45"/>
    <w:rsid w:val="00A315F1"/>
    <w:rsid w:val="00A317EC"/>
    <w:rsid w:val="00A31A4A"/>
    <w:rsid w:val="00A31A66"/>
    <w:rsid w:val="00A32152"/>
    <w:rsid w:val="00A32219"/>
    <w:rsid w:val="00A3265B"/>
    <w:rsid w:val="00A3269A"/>
    <w:rsid w:val="00A3303F"/>
    <w:rsid w:val="00A3385C"/>
    <w:rsid w:val="00A33A4F"/>
    <w:rsid w:val="00A33D2A"/>
    <w:rsid w:val="00A33E30"/>
    <w:rsid w:val="00A34036"/>
    <w:rsid w:val="00A34456"/>
    <w:rsid w:val="00A344E0"/>
    <w:rsid w:val="00A34878"/>
    <w:rsid w:val="00A34916"/>
    <w:rsid w:val="00A34DD9"/>
    <w:rsid w:val="00A3525E"/>
    <w:rsid w:val="00A35A29"/>
    <w:rsid w:val="00A35D3C"/>
    <w:rsid w:val="00A35FE2"/>
    <w:rsid w:val="00A361EA"/>
    <w:rsid w:val="00A3683C"/>
    <w:rsid w:val="00A36B3F"/>
    <w:rsid w:val="00A36E8D"/>
    <w:rsid w:val="00A37103"/>
    <w:rsid w:val="00A37207"/>
    <w:rsid w:val="00A37D47"/>
    <w:rsid w:val="00A40237"/>
    <w:rsid w:val="00A402D6"/>
    <w:rsid w:val="00A40351"/>
    <w:rsid w:val="00A40408"/>
    <w:rsid w:val="00A4084D"/>
    <w:rsid w:val="00A40ABF"/>
    <w:rsid w:val="00A40B8D"/>
    <w:rsid w:val="00A40DCF"/>
    <w:rsid w:val="00A41108"/>
    <w:rsid w:val="00A41604"/>
    <w:rsid w:val="00A417B1"/>
    <w:rsid w:val="00A41B23"/>
    <w:rsid w:val="00A41C71"/>
    <w:rsid w:val="00A41DA3"/>
    <w:rsid w:val="00A41EAE"/>
    <w:rsid w:val="00A428E5"/>
    <w:rsid w:val="00A42A04"/>
    <w:rsid w:val="00A4324F"/>
    <w:rsid w:val="00A4380F"/>
    <w:rsid w:val="00A43A8D"/>
    <w:rsid w:val="00A43F33"/>
    <w:rsid w:val="00A43FD5"/>
    <w:rsid w:val="00A44597"/>
    <w:rsid w:val="00A45301"/>
    <w:rsid w:val="00A4533C"/>
    <w:rsid w:val="00A45633"/>
    <w:rsid w:val="00A4620D"/>
    <w:rsid w:val="00A46255"/>
    <w:rsid w:val="00A46386"/>
    <w:rsid w:val="00A466DE"/>
    <w:rsid w:val="00A46AE6"/>
    <w:rsid w:val="00A4751A"/>
    <w:rsid w:val="00A4759B"/>
    <w:rsid w:val="00A47964"/>
    <w:rsid w:val="00A47A73"/>
    <w:rsid w:val="00A47AE3"/>
    <w:rsid w:val="00A507ED"/>
    <w:rsid w:val="00A5081B"/>
    <w:rsid w:val="00A5095A"/>
    <w:rsid w:val="00A50BB7"/>
    <w:rsid w:val="00A50D46"/>
    <w:rsid w:val="00A5120B"/>
    <w:rsid w:val="00A512F3"/>
    <w:rsid w:val="00A51600"/>
    <w:rsid w:val="00A51A8C"/>
    <w:rsid w:val="00A527DC"/>
    <w:rsid w:val="00A529B5"/>
    <w:rsid w:val="00A52A0F"/>
    <w:rsid w:val="00A52E15"/>
    <w:rsid w:val="00A52FD1"/>
    <w:rsid w:val="00A53013"/>
    <w:rsid w:val="00A53221"/>
    <w:rsid w:val="00A534F2"/>
    <w:rsid w:val="00A53B2A"/>
    <w:rsid w:val="00A53CC2"/>
    <w:rsid w:val="00A541A3"/>
    <w:rsid w:val="00A5435F"/>
    <w:rsid w:val="00A5470C"/>
    <w:rsid w:val="00A54833"/>
    <w:rsid w:val="00A54A0F"/>
    <w:rsid w:val="00A54A93"/>
    <w:rsid w:val="00A54FA6"/>
    <w:rsid w:val="00A54FC5"/>
    <w:rsid w:val="00A55449"/>
    <w:rsid w:val="00A556DD"/>
    <w:rsid w:val="00A55BB6"/>
    <w:rsid w:val="00A55F4F"/>
    <w:rsid w:val="00A56032"/>
    <w:rsid w:val="00A56DF4"/>
    <w:rsid w:val="00A57BF6"/>
    <w:rsid w:val="00A57C0F"/>
    <w:rsid w:val="00A591A0"/>
    <w:rsid w:val="00A60291"/>
    <w:rsid w:val="00A6084F"/>
    <w:rsid w:val="00A61231"/>
    <w:rsid w:val="00A613F7"/>
    <w:rsid w:val="00A61690"/>
    <w:rsid w:val="00A616BF"/>
    <w:rsid w:val="00A61790"/>
    <w:rsid w:val="00A61B2C"/>
    <w:rsid w:val="00A61BF4"/>
    <w:rsid w:val="00A62250"/>
    <w:rsid w:val="00A62673"/>
    <w:rsid w:val="00A627DF"/>
    <w:rsid w:val="00A628D9"/>
    <w:rsid w:val="00A62AA8"/>
    <w:rsid w:val="00A62AFB"/>
    <w:rsid w:val="00A62B4E"/>
    <w:rsid w:val="00A62CF8"/>
    <w:rsid w:val="00A62DD1"/>
    <w:rsid w:val="00A62E3C"/>
    <w:rsid w:val="00A62FB9"/>
    <w:rsid w:val="00A634B7"/>
    <w:rsid w:val="00A63865"/>
    <w:rsid w:val="00A63975"/>
    <w:rsid w:val="00A64801"/>
    <w:rsid w:val="00A64960"/>
    <w:rsid w:val="00A64A40"/>
    <w:rsid w:val="00A64CCE"/>
    <w:rsid w:val="00A64F6D"/>
    <w:rsid w:val="00A6508B"/>
    <w:rsid w:val="00A656D6"/>
    <w:rsid w:val="00A656F1"/>
    <w:rsid w:val="00A657C1"/>
    <w:rsid w:val="00A65802"/>
    <w:rsid w:val="00A65AC2"/>
    <w:rsid w:val="00A66684"/>
    <w:rsid w:val="00A667FF"/>
    <w:rsid w:val="00A66A9E"/>
    <w:rsid w:val="00A670C0"/>
    <w:rsid w:val="00A67228"/>
    <w:rsid w:val="00A677B8"/>
    <w:rsid w:val="00A678BE"/>
    <w:rsid w:val="00A7076A"/>
    <w:rsid w:val="00A707A7"/>
    <w:rsid w:val="00A7081E"/>
    <w:rsid w:val="00A708CB"/>
    <w:rsid w:val="00A70C5C"/>
    <w:rsid w:val="00A70D25"/>
    <w:rsid w:val="00A711B7"/>
    <w:rsid w:val="00A7188F"/>
    <w:rsid w:val="00A718E6"/>
    <w:rsid w:val="00A71BF1"/>
    <w:rsid w:val="00A71E25"/>
    <w:rsid w:val="00A71F6F"/>
    <w:rsid w:val="00A7255D"/>
    <w:rsid w:val="00A72A2E"/>
    <w:rsid w:val="00A73109"/>
    <w:rsid w:val="00A73477"/>
    <w:rsid w:val="00A734D8"/>
    <w:rsid w:val="00A73744"/>
    <w:rsid w:val="00A73F95"/>
    <w:rsid w:val="00A744EF"/>
    <w:rsid w:val="00A7453D"/>
    <w:rsid w:val="00A74879"/>
    <w:rsid w:val="00A74AB1"/>
    <w:rsid w:val="00A75029"/>
    <w:rsid w:val="00A75075"/>
    <w:rsid w:val="00A755C4"/>
    <w:rsid w:val="00A75A86"/>
    <w:rsid w:val="00A75AF8"/>
    <w:rsid w:val="00A7610A"/>
    <w:rsid w:val="00A761C8"/>
    <w:rsid w:val="00A76212"/>
    <w:rsid w:val="00A76A5D"/>
    <w:rsid w:val="00A77369"/>
    <w:rsid w:val="00A77590"/>
    <w:rsid w:val="00A77872"/>
    <w:rsid w:val="00A778A2"/>
    <w:rsid w:val="00A77B01"/>
    <w:rsid w:val="00A77B05"/>
    <w:rsid w:val="00A807F8"/>
    <w:rsid w:val="00A80876"/>
    <w:rsid w:val="00A8094C"/>
    <w:rsid w:val="00A809A5"/>
    <w:rsid w:val="00A80DA0"/>
    <w:rsid w:val="00A80E5D"/>
    <w:rsid w:val="00A81171"/>
    <w:rsid w:val="00A812FF"/>
    <w:rsid w:val="00A814F7"/>
    <w:rsid w:val="00A81911"/>
    <w:rsid w:val="00A820B1"/>
    <w:rsid w:val="00A82113"/>
    <w:rsid w:val="00A823B0"/>
    <w:rsid w:val="00A828D9"/>
    <w:rsid w:val="00A82932"/>
    <w:rsid w:val="00A82CBF"/>
    <w:rsid w:val="00A82F42"/>
    <w:rsid w:val="00A8360C"/>
    <w:rsid w:val="00A8390F"/>
    <w:rsid w:val="00A8397D"/>
    <w:rsid w:val="00A83D19"/>
    <w:rsid w:val="00A83E14"/>
    <w:rsid w:val="00A83F11"/>
    <w:rsid w:val="00A84585"/>
    <w:rsid w:val="00A846F7"/>
    <w:rsid w:val="00A84C5A"/>
    <w:rsid w:val="00A84D67"/>
    <w:rsid w:val="00A85068"/>
    <w:rsid w:val="00A85462"/>
    <w:rsid w:val="00A8574B"/>
    <w:rsid w:val="00A85AAD"/>
    <w:rsid w:val="00A85B81"/>
    <w:rsid w:val="00A85D45"/>
    <w:rsid w:val="00A874EA"/>
    <w:rsid w:val="00A87767"/>
    <w:rsid w:val="00A878A4"/>
    <w:rsid w:val="00A878A9"/>
    <w:rsid w:val="00A87D50"/>
    <w:rsid w:val="00A87E37"/>
    <w:rsid w:val="00A87E9D"/>
    <w:rsid w:val="00A907C1"/>
    <w:rsid w:val="00A90C82"/>
    <w:rsid w:val="00A90F0D"/>
    <w:rsid w:val="00A91069"/>
    <w:rsid w:val="00A91107"/>
    <w:rsid w:val="00A913D7"/>
    <w:rsid w:val="00A91533"/>
    <w:rsid w:val="00A9157E"/>
    <w:rsid w:val="00A9188C"/>
    <w:rsid w:val="00A91C90"/>
    <w:rsid w:val="00A91C9A"/>
    <w:rsid w:val="00A921FE"/>
    <w:rsid w:val="00A9221F"/>
    <w:rsid w:val="00A925DB"/>
    <w:rsid w:val="00A926C7"/>
    <w:rsid w:val="00A92CEC"/>
    <w:rsid w:val="00A9340B"/>
    <w:rsid w:val="00A93629"/>
    <w:rsid w:val="00A93825"/>
    <w:rsid w:val="00A939D0"/>
    <w:rsid w:val="00A93A37"/>
    <w:rsid w:val="00A93E31"/>
    <w:rsid w:val="00A93F00"/>
    <w:rsid w:val="00A94548"/>
    <w:rsid w:val="00A946A8"/>
    <w:rsid w:val="00A94984"/>
    <w:rsid w:val="00A94B2F"/>
    <w:rsid w:val="00A94F07"/>
    <w:rsid w:val="00A95402"/>
    <w:rsid w:val="00A9565C"/>
    <w:rsid w:val="00A957E7"/>
    <w:rsid w:val="00A95840"/>
    <w:rsid w:val="00A95A90"/>
    <w:rsid w:val="00A95CDE"/>
    <w:rsid w:val="00A9623E"/>
    <w:rsid w:val="00A97341"/>
    <w:rsid w:val="00A97444"/>
    <w:rsid w:val="00A97A0B"/>
    <w:rsid w:val="00A97C27"/>
    <w:rsid w:val="00A97CAE"/>
    <w:rsid w:val="00A97D14"/>
    <w:rsid w:val="00A97F47"/>
    <w:rsid w:val="00AA00F4"/>
    <w:rsid w:val="00AA0239"/>
    <w:rsid w:val="00AA024D"/>
    <w:rsid w:val="00AA03C5"/>
    <w:rsid w:val="00AA046A"/>
    <w:rsid w:val="00AA07C4"/>
    <w:rsid w:val="00AA0ABC"/>
    <w:rsid w:val="00AA106D"/>
    <w:rsid w:val="00AA162D"/>
    <w:rsid w:val="00AA1D8D"/>
    <w:rsid w:val="00AA2685"/>
    <w:rsid w:val="00AA2B47"/>
    <w:rsid w:val="00AA2D1F"/>
    <w:rsid w:val="00AA396C"/>
    <w:rsid w:val="00AA3D30"/>
    <w:rsid w:val="00AA3F70"/>
    <w:rsid w:val="00AA4139"/>
    <w:rsid w:val="00AA41D1"/>
    <w:rsid w:val="00AA43DA"/>
    <w:rsid w:val="00AA4639"/>
    <w:rsid w:val="00AA4BD8"/>
    <w:rsid w:val="00AA4D72"/>
    <w:rsid w:val="00AA4D9E"/>
    <w:rsid w:val="00AA5687"/>
    <w:rsid w:val="00AA56B3"/>
    <w:rsid w:val="00AA57D3"/>
    <w:rsid w:val="00AA5A8B"/>
    <w:rsid w:val="00AA5AF1"/>
    <w:rsid w:val="00AA65B1"/>
    <w:rsid w:val="00AA6E91"/>
    <w:rsid w:val="00AA6EAA"/>
    <w:rsid w:val="00AA7272"/>
    <w:rsid w:val="00AA7354"/>
    <w:rsid w:val="00AA73B6"/>
    <w:rsid w:val="00AA7520"/>
    <w:rsid w:val="00AA7966"/>
    <w:rsid w:val="00AA7CCC"/>
    <w:rsid w:val="00AB01CC"/>
    <w:rsid w:val="00AB0A6A"/>
    <w:rsid w:val="00AB176E"/>
    <w:rsid w:val="00AB1D2C"/>
    <w:rsid w:val="00AB1D80"/>
    <w:rsid w:val="00AB1F5D"/>
    <w:rsid w:val="00AB202E"/>
    <w:rsid w:val="00AB214D"/>
    <w:rsid w:val="00AB299A"/>
    <w:rsid w:val="00AB2C6C"/>
    <w:rsid w:val="00AB2F00"/>
    <w:rsid w:val="00AB3290"/>
    <w:rsid w:val="00AB3381"/>
    <w:rsid w:val="00AB33C1"/>
    <w:rsid w:val="00AB348A"/>
    <w:rsid w:val="00AB35A7"/>
    <w:rsid w:val="00AB3C15"/>
    <w:rsid w:val="00AB3E62"/>
    <w:rsid w:val="00AB44FE"/>
    <w:rsid w:val="00AB4AC9"/>
    <w:rsid w:val="00AB5376"/>
    <w:rsid w:val="00AB54AF"/>
    <w:rsid w:val="00AB5810"/>
    <w:rsid w:val="00AB5A49"/>
    <w:rsid w:val="00AB5DDD"/>
    <w:rsid w:val="00AB5EF1"/>
    <w:rsid w:val="00AB5F1F"/>
    <w:rsid w:val="00AB639C"/>
    <w:rsid w:val="00AB6BB8"/>
    <w:rsid w:val="00AB6F22"/>
    <w:rsid w:val="00AB6FF6"/>
    <w:rsid w:val="00AB7008"/>
    <w:rsid w:val="00AB77BC"/>
    <w:rsid w:val="00AB781E"/>
    <w:rsid w:val="00AC07E2"/>
    <w:rsid w:val="00AC09B2"/>
    <w:rsid w:val="00AC0A0B"/>
    <w:rsid w:val="00AC0BE3"/>
    <w:rsid w:val="00AC0F77"/>
    <w:rsid w:val="00AC1107"/>
    <w:rsid w:val="00AC1621"/>
    <w:rsid w:val="00AC1636"/>
    <w:rsid w:val="00AC1669"/>
    <w:rsid w:val="00AC184A"/>
    <w:rsid w:val="00AC1EC6"/>
    <w:rsid w:val="00AC2070"/>
    <w:rsid w:val="00AC2640"/>
    <w:rsid w:val="00AC2980"/>
    <w:rsid w:val="00AC2B57"/>
    <w:rsid w:val="00AC3BB2"/>
    <w:rsid w:val="00AC3D55"/>
    <w:rsid w:val="00AC454E"/>
    <w:rsid w:val="00AC53B9"/>
    <w:rsid w:val="00AC54D4"/>
    <w:rsid w:val="00AC556D"/>
    <w:rsid w:val="00AC56E9"/>
    <w:rsid w:val="00AC5ED5"/>
    <w:rsid w:val="00AC5F8B"/>
    <w:rsid w:val="00AC6B57"/>
    <w:rsid w:val="00AC6E2C"/>
    <w:rsid w:val="00AC7A64"/>
    <w:rsid w:val="00AC7C67"/>
    <w:rsid w:val="00AC7D1F"/>
    <w:rsid w:val="00AD0023"/>
    <w:rsid w:val="00AD0111"/>
    <w:rsid w:val="00AD0B98"/>
    <w:rsid w:val="00AD11BB"/>
    <w:rsid w:val="00AD1316"/>
    <w:rsid w:val="00AD173D"/>
    <w:rsid w:val="00AD185E"/>
    <w:rsid w:val="00AD18E8"/>
    <w:rsid w:val="00AD1FE8"/>
    <w:rsid w:val="00AD23F8"/>
    <w:rsid w:val="00AD2A94"/>
    <w:rsid w:val="00AD2EAF"/>
    <w:rsid w:val="00AD2ECC"/>
    <w:rsid w:val="00AD3112"/>
    <w:rsid w:val="00AD315E"/>
    <w:rsid w:val="00AD346E"/>
    <w:rsid w:val="00AD35EE"/>
    <w:rsid w:val="00AD3DBC"/>
    <w:rsid w:val="00AD3F02"/>
    <w:rsid w:val="00AD41B1"/>
    <w:rsid w:val="00AD4495"/>
    <w:rsid w:val="00AD4500"/>
    <w:rsid w:val="00AD4C28"/>
    <w:rsid w:val="00AD56A4"/>
    <w:rsid w:val="00AD56BC"/>
    <w:rsid w:val="00AD579F"/>
    <w:rsid w:val="00AD57CA"/>
    <w:rsid w:val="00AD59D8"/>
    <w:rsid w:val="00AD5ECC"/>
    <w:rsid w:val="00AD6287"/>
    <w:rsid w:val="00AD62E2"/>
    <w:rsid w:val="00AD6523"/>
    <w:rsid w:val="00AD76A9"/>
    <w:rsid w:val="00AD7AED"/>
    <w:rsid w:val="00AD7BBE"/>
    <w:rsid w:val="00AE064D"/>
    <w:rsid w:val="00AE0B55"/>
    <w:rsid w:val="00AE0E81"/>
    <w:rsid w:val="00AE0F6C"/>
    <w:rsid w:val="00AE13A1"/>
    <w:rsid w:val="00AE15D5"/>
    <w:rsid w:val="00AE1C96"/>
    <w:rsid w:val="00AE1F09"/>
    <w:rsid w:val="00AE2176"/>
    <w:rsid w:val="00AE22B8"/>
    <w:rsid w:val="00AE2381"/>
    <w:rsid w:val="00AE240A"/>
    <w:rsid w:val="00AE2534"/>
    <w:rsid w:val="00AE277B"/>
    <w:rsid w:val="00AE2AD7"/>
    <w:rsid w:val="00AE2E53"/>
    <w:rsid w:val="00AE300A"/>
    <w:rsid w:val="00AE3724"/>
    <w:rsid w:val="00AE38E7"/>
    <w:rsid w:val="00AE392D"/>
    <w:rsid w:val="00AE3B7E"/>
    <w:rsid w:val="00AE4208"/>
    <w:rsid w:val="00AE4248"/>
    <w:rsid w:val="00AE429F"/>
    <w:rsid w:val="00AE444C"/>
    <w:rsid w:val="00AE4515"/>
    <w:rsid w:val="00AE469D"/>
    <w:rsid w:val="00AE5292"/>
    <w:rsid w:val="00AE55C7"/>
    <w:rsid w:val="00AE55E6"/>
    <w:rsid w:val="00AE56B5"/>
    <w:rsid w:val="00AE5A09"/>
    <w:rsid w:val="00AE5E2E"/>
    <w:rsid w:val="00AE609A"/>
    <w:rsid w:val="00AE6372"/>
    <w:rsid w:val="00AE67DB"/>
    <w:rsid w:val="00AE6A32"/>
    <w:rsid w:val="00AE6AEA"/>
    <w:rsid w:val="00AE738F"/>
    <w:rsid w:val="00AE78E3"/>
    <w:rsid w:val="00AE7CF1"/>
    <w:rsid w:val="00AF024D"/>
    <w:rsid w:val="00AF031E"/>
    <w:rsid w:val="00AF05C4"/>
    <w:rsid w:val="00AF0A26"/>
    <w:rsid w:val="00AF0BFA"/>
    <w:rsid w:val="00AF0C30"/>
    <w:rsid w:val="00AF0C88"/>
    <w:rsid w:val="00AF1045"/>
    <w:rsid w:val="00AF10E5"/>
    <w:rsid w:val="00AF113B"/>
    <w:rsid w:val="00AF1149"/>
    <w:rsid w:val="00AF118E"/>
    <w:rsid w:val="00AF17DF"/>
    <w:rsid w:val="00AF1EAD"/>
    <w:rsid w:val="00AF26A8"/>
    <w:rsid w:val="00AF2CA3"/>
    <w:rsid w:val="00AF32B6"/>
    <w:rsid w:val="00AF33F5"/>
    <w:rsid w:val="00AF370D"/>
    <w:rsid w:val="00AF3D3E"/>
    <w:rsid w:val="00AF3D51"/>
    <w:rsid w:val="00AF4049"/>
    <w:rsid w:val="00AF40AA"/>
    <w:rsid w:val="00AF4583"/>
    <w:rsid w:val="00AF499D"/>
    <w:rsid w:val="00AF4F84"/>
    <w:rsid w:val="00AF5279"/>
    <w:rsid w:val="00AF547E"/>
    <w:rsid w:val="00AF55E3"/>
    <w:rsid w:val="00AF5847"/>
    <w:rsid w:val="00AF6081"/>
    <w:rsid w:val="00AF6D76"/>
    <w:rsid w:val="00AF6F64"/>
    <w:rsid w:val="00AF7036"/>
    <w:rsid w:val="00AF705D"/>
    <w:rsid w:val="00B00198"/>
    <w:rsid w:val="00B0019D"/>
    <w:rsid w:val="00B001CE"/>
    <w:rsid w:val="00B00538"/>
    <w:rsid w:val="00B00AC4"/>
    <w:rsid w:val="00B00D2F"/>
    <w:rsid w:val="00B00D72"/>
    <w:rsid w:val="00B012F9"/>
    <w:rsid w:val="00B013B1"/>
    <w:rsid w:val="00B013E6"/>
    <w:rsid w:val="00B01667"/>
    <w:rsid w:val="00B0188B"/>
    <w:rsid w:val="00B02097"/>
    <w:rsid w:val="00B021C5"/>
    <w:rsid w:val="00B02EEC"/>
    <w:rsid w:val="00B0306E"/>
    <w:rsid w:val="00B032B8"/>
    <w:rsid w:val="00B0348C"/>
    <w:rsid w:val="00B03AC8"/>
    <w:rsid w:val="00B04264"/>
    <w:rsid w:val="00B045AD"/>
    <w:rsid w:val="00B0461D"/>
    <w:rsid w:val="00B046B9"/>
    <w:rsid w:val="00B04A27"/>
    <w:rsid w:val="00B04B17"/>
    <w:rsid w:val="00B04B63"/>
    <w:rsid w:val="00B04F34"/>
    <w:rsid w:val="00B05443"/>
    <w:rsid w:val="00B05E71"/>
    <w:rsid w:val="00B05EF5"/>
    <w:rsid w:val="00B0658E"/>
    <w:rsid w:val="00B06746"/>
    <w:rsid w:val="00B06B76"/>
    <w:rsid w:val="00B06CB8"/>
    <w:rsid w:val="00B06F8B"/>
    <w:rsid w:val="00B0704B"/>
    <w:rsid w:val="00B071B3"/>
    <w:rsid w:val="00B07307"/>
    <w:rsid w:val="00B074A5"/>
    <w:rsid w:val="00B075E3"/>
    <w:rsid w:val="00B0790B"/>
    <w:rsid w:val="00B07FD6"/>
    <w:rsid w:val="00B10380"/>
    <w:rsid w:val="00B1042D"/>
    <w:rsid w:val="00B10464"/>
    <w:rsid w:val="00B1069C"/>
    <w:rsid w:val="00B107FC"/>
    <w:rsid w:val="00B1128E"/>
    <w:rsid w:val="00B113C5"/>
    <w:rsid w:val="00B1144A"/>
    <w:rsid w:val="00B11637"/>
    <w:rsid w:val="00B117BC"/>
    <w:rsid w:val="00B11C8D"/>
    <w:rsid w:val="00B1274E"/>
    <w:rsid w:val="00B129BD"/>
    <w:rsid w:val="00B12DAD"/>
    <w:rsid w:val="00B12F83"/>
    <w:rsid w:val="00B13CAE"/>
    <w:rsid w:val="00B13F6F"/>
    <w:rsid w:val="00B14084"/>
    <w:rsid w:val="00B14182"/>
    <w:rsid w:val="00B141B3"/>
    <w:rsid w:val="00B143DD"/>
    <w:rsid w:val="00B1475A"/>
    <w:rsid w:val="00B14A5B"/>
    <w:rsid w:val="00B14ACE"/>
    <w:rsid w:val="00B151D8"/>
    <w:rsid w:val="00B153D1"/>
    <w:rsid w:val="00B15439"/>
    <w:rsid w:val="00B1558B"/>
    <w:rsid w:val="00B15818"/>
    <w:rsid w:val="00B15A73"/>
    <w:rsid w:val="00B16BAB"/>
    <w:rsid w:val="00B16C21"/>
    <w:rsid w:val="00B16C84"/>
    <w:rsid w:val="00B16D22"/>
    <w:rsid w:val="00B16EC2"/>
    <w:rsid w:val="00B173F0"/>
    <w:rsid w:val="00B175EA"/>
    <w:rsid w:val="00B17C75"/>
    <w:rsid w:val="00B17D52"/>
    <w:rsid w:val="00B17F3D"/>
    <w:rsid w:val="00B202F7"/>
    <w:rsid w:val="00B204C2"/>
    <w:rsid w:val="00B20B8B"/>
    <w:rsid w:val="00B21162"/>
    <w:rsid w:val="00B214F3"/>
    <w:rsid w:val="00B2224C"/>
    <w:rsid w:val="00B22909"/>
    <w:rsid w:val="00B22B57"/>
    <w:rsid w:val="00B22E7C"/>
    <w:rsid w:val="00B2322D"/>
    <w:rsid w:val="00B236BD"/>
    <w:rsid w:val="00B23EDD"/>
    <w:rsid w:val="00B2407B"/>
    <w:rsid w:val="00B24149"/>
    <w:rsid w:val="00B2424F"/>
    <w:rsid w:val="00B24302"/>
    <w:rsid w:val="00B24797"/>
    <w:rsid w:val="00B24BDD"/>
    <w:rsid w:val="00B250B8"/>
    <w:rsid w:val="00B255A1"/>
    <w:rsid w:val="00B25824"/>
    <w:rsid w:val="00B25A7B"/>
    <w:rsid w:val="00B25C31"/>
    <w:rsid w:val="00B25DD3"/>
    <w:rsid w:val="00B25F62"/>
    <w:rsid w:val="00B25FDF"/>
    <w:rsid w:val="00B2605A"/>
    <w:rsid w:val="00B26426"/>
    <w:rsid w:val="00B26548"/>
    <w:rsid w:val="00B26564"/>
    <w:rsid w:val="00B26FF2"/>
    <w:rsid w:val="00B271D7"/>
    <w:rsid w:val="00B27B0F"/>
    <w:rsid w:val="00B300B2"/>
    <w:rsid w:val="00B30801"/>
    <w:rsid w:val="00B30A68"/>
    <w:rsid w:val="00B30AF6"/>
    <w:rsid w:val="00B30B42"/>
    <w:rsid w:val="00B30C7B"/>
    <w:rsid w:val="00B30CD3"/>
    <w:rsid w:val="00B31393"/>
    <w:rsid w:val="00B3231D"/>
    <w:rsid w:val="00B32B58"/>
    <w:rsid w:val="00B331CB"/>
    <w:rsid w:val="00B3320A"/>
    <w:rsid w:val="00B33D0B"/>
    <w:rsid w:val="00B33D0C"/>
    <w:rsid w:val="00B33F47"/>
    <w:rsid w:val="00B33FE2"/>
    <w:rsid w:val="00B341DE"/>
    <w:rsid w:val="00B3425D"/>
    <w:rsid w:val="00B34F90"/>
    <w:rsid w:val="00B353A4"/>
    <w:rsid w:val="00B35766"/>
    <w:rsid w:val="00B35C2A"/>
    <w:rsid w:val="00B35D77"/>
    <w:rsid w:val="00B3601B"/>
    <w:rsid w:val="00B36A1F"/>
    <w:rsid w:val="00B36B28"/>
    <w:rsid w:val="00B36ED7"/>
    <w:rsid w:val="00B3700B"/>
    <w:rsid w:val="00B37C13"/>
    <w:rsid w:val="00B37F4B"/>
    <w:rsid w:val="00B400A5"/>
    <w:rsid w:val="00B40C6C"/>
    <w:rsid w:val="00B412DB"/>
    <w:rsid w:val="00B41358"/>
    <w:rsid w:val="00B414E8"/>
    <w:rsid w:val="00B41CCB"/>
    <w:rsid w:val="00B42721"/>
    <w:rsid w:val="00B42F37"/>
    <w:rsid w:val="00B42FB8"/>
    <w:rsid w:val="00B430ED"/>
    <w:rsid w:val="00B4310D"/>
    <w:rsid w:val="00B43519"/>
    <w:rsid w:val="00B43820"/>
    <w:rsid w:val="00B43C19"/>
    <w:rsid w:val="00B44135"/>
    <w:rsid w:val="00B44234"/>
    <w:rsid w:val="00B4444E"/>
    <w:rsid w:val="00B44E62"/>
    <w:rsid w:val="00B450B3"/>
    <w:rsid w:val="00B4544E"/>
    <w:rsid w:val="00B454B6"/>
    <w:rsid w:val="00B4573C"/>
    <w:rsid w:val="00B45A81"/>
    <w:rsid w:val="00B460C9"/>
    <w:rsid w:val="00B4612A"/>
    <w:rsid w:val="00B4614E"/>
    <w:rsid w:val="00B461F4"/>
    <w:rsid w:val="00B464B6"/>
    <w:rsid w:val="00B4658D"/>
    <w:rsid w:val="00B46702"/>
    <w:rsid w:val="00B468CE"/>
    <w:rsid w:val="00B46CF7"/>
    <w:rsid w:val="00B47100"/>
    <w:rsid w:val="00B47348"/>
    <w:rsid w:val="00B47570"/>
    <w:rsid w:val="00B476A1"/>
    <w:rsid w:val="00B47730"/>
    <w:rsid w:val="00B47A33"/>
    <w:rsid w:val="00B50134"/>
    <w:rsid w:val="00B508F6"/>
    <w:rsid w:val="00B50946"/>
    <w:rsid w:val="00B511DF"/>
    <w:rsid w:val="00B516A1"/>
    <w:rsid w:val="00B516AE"/>
    <w:rsid w:val="00B51EBA"/>
    <w:rsid w:val="00B521BD"/>
    <w:rsid w:val="00B526EF"/>
    <w:rsid w:val="00B529A6"/>
    <w:rsid w:val="00B52FBC"/>
    <w:rsid w:val="00B53090"/>
    <w:rsid w:val="00B536B5"/>
    <w:rsid w:val="00B53BA2"/>
    <w:rsid w:val="00B53DCF"/>
    <w:rsid w:val="00B543D2"/>
    <w:rsid w:val="00B549A2"/>
    <w:rsid w:val="00B54D72"/>
    <w:rsid w:val="00B54DA4"/>
    <w:rsid w:val="00B54F65"/>
    <w:rsid w:val="00B54FFE"/>
    <w:rsid w:val="00B5535E"/>
    <w:rsid w:val="00B55511"/>
    <w:rsid w:val="00B55BDF"/>
    <w:rsid w:val="00B55F64"/>
    <w:rsid w:val="00B56103"/>
    <w:rsid w:val="00B56B87"/>
    <w:rsid w:val="00B56D8B"/>
    <w:rsid w:val="00B56E47"/>
    <w:rsid w:val="00B56ED6"/>
    <w:rsid w:val="00B57135"/>
    <w:rsid w:val="00B5713E"/>
    <w:rsid w:val="00B57464"/>
    <w:rsid w:val="00B574AF"/>
    <w:rsid w:val="00B60B6F"/>
    <w:rsid w:val="00B60F33"/>
    <w:rsid w:val="00B6134E"/>
    <w:rsid w:val="00B61586"/>
    <w:rsid w:val="00B6163B"/>
    <w:rsid w:val="00B6207D"/>
    <w:rsid w:val="00B626B8"/>
    <w:rsid w:val="00B62728"/>
    <w:rsid w:val="00B6272E"/>
    <w:rsid w:val="00B62919"/>
    <w:rsid w:val="00B62C28"/>
    <w:rsid w:val="00B6369A"/>
    <w:rsid w:val="00B63A80"/>
    <w:rsid w:val="00B64284"/>
    <w:rsid w:val="00B643C8"/>
    <w:rsid w:val="00B64CE1"/>
    <w:rsid w:val="00B64FF3"/>
    <w:rsid w:val="00B654A3"/>
    <w:rsid w:val="00B654FD"/>
    <w:rsid w:val="00B656EE"/>
    <w:rsid w:val="00B65A52"/>
    <w:rsid w:val="00B65F8C"/>
    <w:rsid w:val="00B66564"/>
    <w:rsid w:val="00B665DD"/>
    <w:rsid w:val="00B66887"/>
    <w:rsid w:val="00B66E57"/>
    <w:rsid w:val="00B67389"/>
    <w:rsid w:val="00B70727"/>
    <w:rsid w:val="00B70AA1"/>
    <w:rsid w:val="00B70E5E"/>
    <w:rsid w:val="00B710D5"/>
    <w:rsid w:val="00B713A2"/>
    <w:rsid w:val="00B71992"/>
    <w:rsid w:val="00B71ADE"/>
    <w:rsid w:val="00B7205F"/>
    <w:rsid w:val="00B7217F"/>
    <w:rsid w:val="00B723D7"/>
    <w:rsid w:val="00B7258B"/>
    <w:rsid w:val="00B72BAF"/>
    <w:rsid w:val="00B7357B"/>
    <w:rsid w:val="00B735F5"/>
    <w:rsid w:val="00B7377D"/>
    <w:rsid w:val="00B73A0B"/>
    <w:rsid w:val="00B73B1A"/>
    <w:rsid w:val="00B73BC9"/>
    <w:rsid w:val="00B748FB"/>
    <w:rsid w:val="00B74C57"/>
    <w:rsid w:val="00B7510B"/>
    <w:rsid w:val="00B7517D"/>
    <w:rsid w:val="00B7527E"/>
    <w:rsid w:val="00B753EE"/>
    <w:rsid w:val="00B755C1"/>
    <w:rsid w:val="00B75814"/>
    <w:rsid w:val="00B75B2A"/>
    <w:rsid w:val="00B75B39"/>
    <w:rsid w:val="00B75BC7"/>
    <w:rsid w:val="00B75CD6"/>
    <w:rsid w:val="00B76401"/>
    <w:rsid w:val="00B7641F"/>
    <w:rsid w:val="00B765CF"/>
    <w:rsid w:val="00B769AC"/>
    <w:rsid w:val="00B76B57"/>
    <w:rsid w:val="00B76E64"/>
    <w:rsid w:val="00B76EBA"/>
    <w:rsid w:val="00B7702E"/>
    <w:rsid w:val="00B773B1"/>
    <w:rsid w:val="00B773FA"/>
    <w:rsid w:val="00B7785A"/>
    <w:rsid w:val="00B779B9"/>
    <w:rsid w:val="00B77D5A"/>
    <w:rsid w:val="00B8015A"/>
    <w:rsid w:val="00B8020D"/>
    <w:rsid w:val="00B802D5"/>
    <w:rsid w:val="00B80454"/>
    <w:rsid w:val="00B808F4"/>
    <w:rsid w:val="00B8127A"/>
    <w:rsid w:val="00B81755"/>
    <w:rsid w:val="00B8184E"/>
    <w:rsid w:val="00B8191B"/>
    <w:rsid w:val="00B819AD"/>
    <w:rsid w:val="00B81B74"/>
    <w:rsid w:val="00B8240D"/>
    <w:rsid w:val="00B82F0C"/>
    <w:rsid w:val="00B83135"/>
    <w:rsid w:val="00B83624"/>
    <w:rsid w:val="00B8384D"/>
    <w:rsid w:val="00B83B68"/>
    <w:rsid w:val="00B83BD4"/>
    <w:rsid w:val="00B83C8E"/>
    <w:rsid w:val="00B8418E"/>
    <w:rsid w:val="00B846BC"/>
    <w:rsid w:val="00B8471B"/>
    <w:rsid w:val="00B84892"/>
    <w:rsid w:val="00B84A4F"/>
    <w:rsid w:val="00B85571"/>
    <w:rsid w:val="00B85B8A"/>
    <w:rsid w:val="00B85D4C"/>
    <w:rsid w:val="00B86054"/>
    <w:rsid w:val="00B86783"/>
    <w:rsid w:val="00B86825"/>
    <w:rsid w:val="00B8727C"/>
    <w:rsid w:val="00B87A8D"/>
    <w:rsid w:val="00B87ED7"/>
    <w:rsid w:val="00B901E6"/>
    <w:rsid w:val="00B901FF"/>
    <w:rsid w:val="00B90203"/>
    <w:rsid w:val="00B913F5"/>
    <w:rsid w:val="00B9219C"/>
    <w:rsid w:val="00B9228C"/>
    <w:rsid w:val="00B92979"/>
    <w:rsid w:val="00B93110"/>
    <w:rsid w:val="00B933F4"/>
    <w:rsid w:val="00B93561"/>
    <w:rsid w:val="00B935F9"/>
    <w:rsid w:val="00B937B5"/>
    <w:rsid w:val="00B93B19"/>
    <w:rsid w:val="00B93DF8"/>
    <w:rsid w:val="00B93E72"/>
    <w:rsid w:val="00B93FE0"/>
    <w:rsid w:val="00B940FB"/>
    <w:rsid w:val="00B94508"/>
    <w:rsid w:val="00B947F4"/>
    <w:rsid w:val="00B9495C"/>
    <w:rsid w:val="00B94DB0"/>
    <w:rsid w:val="00B95276"/>
    <w:rsid w:val="00B954E2"/>
    <w:rsid w:val="00B95A96"/>
    <w:rsid w:val="00B95B3D"/>
    <w:rsid w:val="00B95C53"/>
    <w:rsid w:val="00B95E57"/>
    <w:rsid w:val="00B95F93"/>
    <w:rsid w:val="00B9614E"/>
    <w:rsid w:val="00B964EE"/>
    <w:rsid w:val="00B9690D"/>
    <w:rsid w:val="00B96B23"/>
    <w:rsid w:val="00B9704D"/>
    <w:rsid w:val="00B97363"/>
    <w:rsid w:val="00B97AA0"/>
    <w:rsid w:val="00B97E74"/>
    <w:rsid w:val="00BA052F"/>
    <w:rsid w:val="00BA0CEE"/>
    <w:rsid w:val="00BA1027"/>
    <w:rsid w:val="00BA1A59"/>
    <w:rsid w:val="00BA1D9D"/>
    <w:rsid w:val="00BA1FAC"/>
    <w:rsid w:val="00BA2071"/>
    <w:rsid w:val="00BA2181"/>
    <w:rsid w:val="00BA2935"/>
    <w:rsid w:val="00BA2A18"/>
    <w:rsid w:val="00BA2D32"/>
    <w:rsid w:val="00BA30C7"/>
    <w:rsid w:val="00BA33D0"/>
    <w:rsid w:val="00BA37F6"/>
    <w:rsid w:val="00BA3911"/>
    <w:rsid w:val="00BA4372"/>
    <w:rsid w:val="00BA45BB"/>
    <w:rsid w:val="00BA4751"/>
    <w:rsid w:val="00BA4E45"/>
    <w:rsid w:val="00BA52CE"/>
    <w:rsid w:val="00BA58E7"/>
    <w:rsid w:val="00BA5925"/>
    <w:rsid w:val="00BA5A4E"/>
    <w:rsid w:val="00BA5AC8"/>
    <w:rsid w:val="00BA5CE8"/>
    <w:rsid w:val="00BA5ECE"/>
    <w:rsid w:val="00BA606F"/>
    <w:rsid w:val="00BA65CA"/>
    <w:rsid w:val="00BA6793"/>
    <w:rsid w:val="00BA6930"/>
    <w:rsid w:val="00BA6962"/>
    <w:rsid w:val="00BA699E"/>
    <w:rsid w:val="00BA6AE1"/>
    <w:rsid w:val="00BA7134"/>
    <w:rsid w:val="00BA71BF"/>
    <w:rsid w:val="00BA7D55"/>
    <w:rsid w:val="00BA7E34"/>
    <w:rsid w:val="00BA7E81"/>
    <w:rsid w:val="00BB0DE5"/>
    <w:rsid w:val="00BB0F28"/>
    <w:rsid w:val="00BB106A"/>
    <w:rsid w:val="00BB1602"/>
    <w:rsid w:val="00BB173A"/>
    <w:rsid w:val="00BB1775"/>
    <w:rsid w:val="00BB17E8"/>
    <w:rsid w:val="00BB1BBD"/>
    <w:rsid w:val="00BB214E"/>
    <w:rsid w:val="00BB267C"/>
    <w:rsid w:val="00BB29AE"/>
    <w:rsid w:val="00BB3647"/>
    <w:rsid w:val="00BB39F7"/>
    <w:rsid w:val="00BB3B20"/>
    <w:rsid w:val="00BB3D5B"/>
    <w:rsid w:val="00BB413A"/>
    <w:rsid w:val="00BB4DEC"/>
    <w:rsid w:val="00BB545D"/>
    <w:rsid w:val="00BB5941"/>
    <w:rsid w:val="00BB59D0"/>
    <w:rsid w:val="00BB5B5C"/>
    <w:rsid w:val="00BB5E9A"/>
    <w:rsid w:val="00BB6105"/>
    <w:rsid w:val="00BB675B"/>
    <w:rsid w:val="00BB6B7C"/>
    <w:rsid w:val="00BB6D00"/>
    <w:rsid w:val="00BB6E58"/>
    <w:rsid w:val="00BB6E7C"/>
    <w:rsid w:val="00BB71EE"/>
    <w:rsid w:val="00BB7432"/>
    <w:rsid w:val="00BB758B"/>
    <w:rsid w:val="00BB7A2A"/>
    <w:rsid w:val="00BB7AC7"/>
    <w:rsid w:val="00BB7AD0"/>
    <w:rsid w:val="00BB7C27"/>
    <w:rsid w:val="00BB7E9C"/>
    <w:rsid w:val="00BB7FE5"/>
    <w:rsid w:val="00BC0FB5"/>
    <w:rsid w:val="00BC1264"/>
    <w:rsid w:val="00BC187E"/>
    <w:rsid w:val="00BC19AD"/>
    <w:rsid w:val="00BC1A3D"/>
    <w:rsid w:val="00BC1CB2"/>
    <w:rsid w:val="00BC1D3C"/>
    <w:rsid w:val="00BC1F7F"/>
    <w:rsid w:val="00BC1F91"/>
    <w:rsid w:val="00BC24DC"/>
    <w:rsid w:val="00BC2BC1"/>
    <w:rsid w:val="00BC2C81"/>
    <w:rsid w:val="00BC2FC0"/>
    <w:rsid w:val="00BC30C1"/>
    <w:rsid w:val="00BC327B"/>
    <w:rsid w:val="00BC329B"/>
    <w:rsid w:val="00BC375A"/>
    <w:rsid w:val="00BC3DFD"/>
    <w:rsid w:val="00BC3F50"/>
    <w:rsid w:val="00BC4721"/>
    <w:rsid w:val="00BC47E1"/>
    <w:rsid w:val="00BC4B95"/>
    <w:rsid w:val="00BC4CE3"/>
    <w:rsid w:val="00BC508E"/>
    <w:rsid w:val="00BC5361"/>
    <w:rsid w:val="00BC5655"/>
    <w:rsid w:val="00BC565B"/>
    <w:rsid w:val="00BC57E7"/>
    <w:rsid w:val="00BC58F7"/>
    <w:rsid w:val="00BC6103"/>
    <w:rsid w:val="00BC6AEC"/>
    <w:rsid w:val="00BC6BE5"/>
    <w:rsid w:val="00BC6DC8"/>
    <w:rsid w:val="00BC6E6C"/>
    <w:rsid w:val="00BC6EDE"/>
    <w:rsid w:val="00BC706A"/>
    <w:rsid w:val="00BC72ED"/>
    <w:rsid w:val="00BC7B8A"/>
    <w:rsid w:val="00BD0531"/>
    <w:rsid w:val="00BD069A"/>
    <w:rsid w:val="00BD06A1"/>
    <w:rsid w:val="00BD0A07"/>
    <w:rsid w:val="00BD0ACC"/>
    <w:rsid w:val="00BD0DF5"/>
    <w:rsid w:val="00BD0EC7"/>
    <w:rsid w:val="00BD12BD"/>
    <w:rsid w:val="00BD1470"/>
    <w:rsid w:val="00BD16DB"/>
    <w:rsid w:val="00BD1BE5"/>
    <w:rsid w:val="00BD1D99"/>
    <w:rsid w:val="00BD2104"/>
    <w:rsid w:val="00BD23F4"/>
    <w:rsid w:val="00BD2444"/>
    <w:rsid w:val="00BD255F"/>
    <w:rsid w:val="00BD2C7A"/>
    <w:rsid w:val="00BD30DE"/>
    <w:rsid w:val="00BD3189"/>
    <w:rsid w:val="00BD3689"/>
    <w:rsid w:val="00BD38F2"/>
    <w:rsid w:val="00BD3903"/>
    <w:rsid w:val="00BD439F"/>
    <w:rsid w:val="00BD4C98"/>
    <w:rsid w:val="00BD607B"/>
    <w:rsid w:val="00BD61D2"/>
    <w:rsid w:val="00BD68CE"/>
    <w:rsid w:val="00BD69DA"/>
    <w:rsid w:val="00BD7093"/>
    <w:rsid w:val="00BD7895"/>
    <w:rsid w:val="00BD7E2C"/>
    <w:rsid w:val="00BD7E6A"/>
    <w:rsid w:val="00BD7FD3"/>
    <w:rsid w:val="00BE02C3"/>
    <w:rsid w:val="00BE0A24"/>
    <w:rsid w:val="00BE0C1A"/>
    <w:rsid w:val="00BE0FC7"/>
    <w:rsid w:val="00BE117E"/>
    <w:rsid w:val="00BE11A5"/>
    <w:rsid w:val="00BE133B"/>
    <w:rsid w:val="00BE15C8"/>
    <w:rsid w:val="00BE18AB"/>
    <w:rsid w:val="00BE1D8B"/>
    <w:rsid w:val="00BE2805"/>
    <w:rsid w:val="00BE2A94"/>
    <w:rsid w:val="00BE2B0D"/>
    <w:rsid w:val="00BE38CC"/>
    <w:rsid w:val="00BE3C12"/>
    <w:rsid w:val="00BE3DA4"/>
    <w:rsid w:val="00BE402E"/>
    <w:rsid w:val="00BE43E3"/>
    <w:rsid w:val="00BE47DC"/>
    <w:rsid w:val="00BE4AF3"/>
    <w:rsid w:val="00BE4BD6"/>
    <w:rsid w:val="00BE5B29"/>
    <w:rsid w:val="00BE5C1E"/>
    <w:rsid w:val="00BE603F"/>
    <w:rsid w:val="00BE6084"/>
    <w:rsid w:val="00BE63BB"/>
    <w:rsid w:val="00BE6477"/>
    <w:rsid w:val="00BE648F"/>
    <w:rsid w:val="00BE650F"/>
    <w:rsid w:val="00BE69BF"/>
    <w:rsid w:val="00BE6A4C"/>
    <w:rsid w:val="00BE6A8A"/>
    <w:rsid w:val="00BE6AAA"/>
    <w:rsid w:val="00BE6DC8"/>
    <w:rsid w:val="00BE6E47"/>
    <w:rsid w:val="00BE7A97"/>
    <w:rsid w:val="00BF0587"/>
    <w:rsid w:val="00BF0BFB"/>
    <w:rsid w:val="00BF19FF"/>
    <w:rsid w:val="00BF1A30"/>
    <w:rsid w:val="00BF1C6B"/>
    <w:rsid w:val="00BF1D57"/>
    <w:rsid w:val="00BF1DD3"/>
    <w:rsid w:val="00BF1E98"/>
    <w:rsid w:val="00BF25D1"/>
    <w:rsid w:val="00BF2786"/>
    <w:rsid w:val="00BF2F77"/>
    <w:rsid w:val="00BF348C"/>
    <w:rsid w:val="00BF3970"/>
    <w:rsid w:val="00BF3E28"/>
    <w:rsid w:val="00BF3EFF"/>
    <w:rsid w:val="00BF4614"/>
    <w:rsid w:val="00BF4790"/>
    <w:rsid w:val="00BF49BC"/>
    <w:rsid w:val="00BF51E4"/>
    <w:rsid w:val="00BF559A"/>
    <w:rsid w:val="00BF59B2"/>
    <w:rsid w:val="00BF59C9"/>
    <w:rsid w:val="00BF5BE2"/>
    <w:rsid w:val="00BF5D76"/>
    <w:rsid w:val="00BF5DA2"/>
    <w:rsid w:val="00BF651F"/>
    <w:rsid w:val="00BF655F"/>
    <w:rsid w:val="00BF67D0"/>
    <w:rsid w:val="00BF6D4B"/>
    <w:rsid w:val="00BF6E09"/>
    <w:rsid w:val="00BF72B6"/>
    <w:rsid w:val="00BF7890"/>
    <w:rsid w:val="00BF7B49"/>
    <w:rsid w:val="00BF7DAD"/>
    <w:rsid w:val="00C003C0"/>
    <w:rsid w:val="00C00758"/>
    <w:rsid w:val="00C00A69"/>
    <w:rsid w:val="00C00B41"/>
    <w:rsid w:val="00C00D81"/>
    <w:rsid w:val="00C00DB9"/>
    <w:rsid w:val="00C013FB"/>
    <w:rsid w:val="00C023CC"/>
    <w:rsid w:val="00C02BE1"/>
    <w:rsid w:val="00C02C67"/>
    <w:rsid w:val="00C02E18"/>
    <w:rsid w:val="00C032A8"/>
    <w:rsid w:val="00C03461"/>
    <w:rsid w:val="00C035E6"/>
    <w:rsid w:val="00C03823"/>
    <w:rsid w:val="00C03986"/>
    <w:rsid w:val="00C039F6"/>
    <w:rsid w:val="00C03CE3"/>
    <w:rsid w:val="00C03D2F"/>
    <w:rsid w:val="00C03F20"/>
    <w:rsid w:val="00C0488A"/>
    <w:rsid w:val="00C04B8A"/>
    <w:rsid w:val="00C04CE5"/>
    <w:rsid w:val="00C04E13"/>
    <w:rsid w:val="00C05417"/>
    <w:rsid w:val="00C05BBA"/>
    <w:rsid w:val="00C05CAC"/>
    <w:rsid w:val="00C05CF9"/>
    <w:rsid w:val="00C060F8"/>
    <w:rsid w:val="00C06114"/>
    <w:rsid w:val="00C0641F"/>
    <w:rsid w:val="00C0688E"/>
    <w:rsid w:val="00C068B1"/>
    <w:rsid w:val="00C06E1B"/>
    <w:rsid w:val="00C06F0A"/>
    <w:rsid w:val="00C06F6D"/>
    <w:rsid w:val="00C0710B"/>
    <w:rsid w:val="00C071EE"/>
    <w:rsid w:val="00C0760F"/>
    <w:rsid w:val="00C07991"/>
    <w:rsid w:val="00C07E15"/>
    <w:rsid w:val="00C10304"/>
    <w:rsid w:val="00C10C7E"/>
    <w:rsid w:val="00C1146A"/>
    <w:rsid w:val="00C1175F"/>
    <w:rsid w:val="00C117E7"/>
    <w:rsid w:val="00C11999"/>
    <w:rsid w:val="00C121A2"/>
    <w:rsid w:val="00C12844"/>
    <w:rsid w:val="00C12996"/>
    <w:rsid w:val="00C13556"/>
    <w:rsid w:val="00C135A9"/>
    <w:rsid w:val="00C136B8"/>
    <w:rsid w:val="00C13842"/>
    <w:rsid w:val="00C1420D"/>
    <w:rsid w:val="00C14238"/>
    <w:rsid w:val="00C14326"/>
    <w:rsid w:val="00C147AE"/>
    <w:rsid w:val="00C1489C"/>
    <w:rsid w:val="00C14E73"/>
    <w:rsid w:val="00C15905"/>
    <w:rsid w:val="00C15A4E"/>
    <w:rsid w:val="00C1672F"/>
    <w:rsid w:val="00C16886"/>
    <w:rsid w:val="00C16B4E"/>
    <w:rsid w:val="00C16EFD"/>
    <w:rsid w:val="00C16F4C"/>
    <w:rsid w:val="00C16FEB"/>
    <w:rsid w:val="00C171CE"/>
    <w:rsid w:val="00C173FE"/>
    <w:rsid w:val="00C17C16"/>
    <w:rsid w:val="00C17EBA"/>
    <w:rsid w:val="00C20D39"/>
    <w:rsid w:val="00C21403"/>
    <w:rsid w:val="00C21488"/>
    <w:rsid w:val="00C21CF0"/>
    <w:rsid w:val="00C21EB9"/>
    <w:rsid w:val="00C22309"/>
    <w:rsid w:val="00C224C1"/>
    <w:rsid w:val="00C2264E"/>
    <w:rsid w:val="00C2269F"/>
    <w:rsid w:val="00C22828"/>
    <w:rsid w:val="00C228CA"/>
    <w:rsid w:val="00C228D5"/>
    <w:rsid w:val="00C22D0B"/>
    <w:rsid w:val="00C22E50"/>
    <w:rsid w:val="00C23172"/>
    <w:rsid w:val="00C2360D"/>
    <w:rsid w:val="00C237D7"/>
    <w:rsid w:val="00C23C87"/>
    <w:rsid w:val="00C23E1D"/>
    <w:rsid w:val="00C24739"/>
    <w:rsid w:val="00C24BBD"/>
    <w:rsid w:val="00C24C8F"/>
    <w:rsid w:val="00C24F2A"/>
    <w:rsid w:val="00C2538E"/>
    <w:rsid w:val="00C26A7A"/>
    <w:rsid w:val="00C26D1D"/>
    <w:rsid w:val="00C26DB9"/>
    <w:rsid w:val="00C27131"/>
    <w:rsid w:val="00C273D1"/>
    <w:rsid w:val="00C27455"/>
    <w:rsid w:val="00C274CE"/>
    <w:rsid w:val="00C27A5A"/>
    <w:rsid w:val="00C27F93"/>
    <w:rsid w:val="00C303A9"/>
    <w:rsid w:val="00C307C9"/>
    <w:rsid w:val="00C30B90"/>
    <w:rsid w:val="00C314F3"/>
    <w:rsid w:val="00C31911"/>
    <w:rsid w:val="00C31AD3"/>
    <w:rsid w:val="00C31B30"/>
    <w:rsid w:val="00C31E74"/>
    <w:rsid w:val="00C330B4"/>
    <w:rsid w:val="00C33114"/>
    <w:rsid w:val="00C335DE"/>
    <w:rsid w:val="00C338A5"/>
    <w:rsid w:val="00C33BC7"/>
    <w:rsid w:val="00C3440D"/>
    <w:rsid w:val="00C344E8"/>
    <w:rsid w:val="00C349BF"/>
    <w:rsid w:val="00C34C19"/>
    <w:rsid w:val="00C34C20"/>
    <w:rsid w:val="00C3536F"/>
    <w:rsid w:val="00C35660"/>
    <w:rsid w:val="00C35992"/>
    <w:rsid w:val="00C35B7F"/>
    <w:rsid w:val="00C35D05"/>
    <w:rsid w:val="00C35DB8"/>
    <w:rsid w:val="00C35E12"/>
    <w:rsid w:val="00C36460"/>
    <w:rsid w:val="00C36AD9"/>
    <w:rsid w:val="00C36DC5"/>
    <w:rsid w:val="00C36F26"/>
    <w:rsid w:val="00C37472"/>
    <w:rsid w:val="00C374C7"/>
    <w:rsid w:val="00C37511"/>
    <w:rsid w:val="00C37862"/>
    <w:rsid w:val="00C37D0B"/>
    <w:rsid w:val="00C37FD1"/>
    <w:rsid w:val="00C40048"/>
    <w:rsid w:val="00C4034E"/>
    <w:rsid w:val="00C40785"/>
    <w:rsid w:val="00C40863"/>
    <w:rsid w:val="00C40891"/>
    <w:rsid w:val="00C408AB"/>
    <w:rsid w:val="00C40C0C"/>
    <w:rsid w:val="00C40C18"/>
    <w:rsid w:val="00C40F83"/>
    <w:rsid w:val="00C41346"/>
    <w:rsid w:val="00C4156E"/>
    <w:rsid w:val="00C41661"/>
    <w:rsid w:val="00C420BC"/>
    <w:rsid w:val="00C4235F"/>
    <w:rsid w:val="00C43AFA"/>
    <w:rsid w:val="00C43B64"/>
    <w:rsid w:val="00C44026"/>
    <w:rsid w:val="00C44B95"/>
    <w:rsid w:val="00C45427"/>
    <w:rsid w:val="00C454C5"/>
    <w:rsid w:val="00C46798"/>
    <w:rsid w:val="00C472FF"/>
    <w:rsid w:val="00C4740B"/>
    <w:rsid w:val="00C47845"/>
    <w:rsid w:val="00C479E7"/>
    <w:rsid w:val="00C47A51"/>
    <w:rsid w:val="00C50015"/>
    <w:rsid w:val="00C5054E"/>
    <w:rsid w:val="00C509CF"/>
    <w:rsid w:val="00C51221"/>
    <w:rsid w:val="00C514DD"/>
    <w:rsid w:val="00C5187C"/>
    <w:rsid w:val="00C51BFB"/>
    <w:rsid w:val="00C51DBE"/>
    <w:rsid w:val="00C523E2"/>
    <w:rsid w:val="00C52ADF"/>
    <w:rsid w:val="00C52B22"/>
    <w:rsid w:val="00C52D19"/>
    <w:rsid w:val="00C5322D"/>
    <w:rsid w:val="00C53423"/>
    <w:rsid w:val="00C544F2"/>
    <w:rsid w:val="00C5472E"/>
    <w:rsid w:val="00C54847"/>
    <w:rsid w:val="00C557A4"/>
    <w:rsid w:val="00C55870"/>
    <w:rsid w:val="00C55892"/>
    <w:rsid w:val="00C55C38"/>
    <w:rsid w:val="00C55DAE"/>
    <w:rsid w:val="00C55E5D"/>
    <w:rsid w:val="00C55F99"/>
    <w:rsid w:val="00C5674B"/>
    <w:rsid w:val="00C56E41"/>
    <w:rsid w:val="00C5762C"/>
    <w:rsid w:val="00C57791"/>
    <w:rsid w:val="00C577AB"/>
    <w:rsid w:val="00C579B5"/>
    <w:rsid w:val="00C57AF8"/>
    <w:rsid w:val="00C609F2"/>
    <w:rsid w:val="00C60B3C"/>
    <w:rsid w:val="00C60CF1"/>
    <w:rsid w:val="00C60DC8"/>
    <w:rsid w:val="00C6118D"/>
    <w:rsid w:val="00C612F6"/>
    <w:rsid w:val="00C615D6"/>
    <w:rsid w:val="00C6198E"/>
    <w:rsid w:val="00C61ECE"/>
    <w:rsid w:val="00C62093"/>
    <w:rsid w:val="00C6211D"/>
    <w:rsid w:val="00C62C83"/>
    <w:rsid w:val="00C62E4B"/>
    <w:rsid w:val="00C63465"/>
    <w:rsid w:val="00C63D1D"/>
    <w:rsid w:val="00C63F23"/>
    <w:rsid w:val="00C64779"/>
    <w:rsid w:val="00C64798"/>
    <w:rsid w:val="00C64959"/>
    <w:rsid w:val="00C6496B"/>
    <w:rsid w:val="00C64BDA"/>
    <w:rsid w:val="00C64BF3"/>
    <w:rsid w:val="00C64C26"/>
    <w:rsid w:val="00C64CD3"/>
    <w:rsid w:val="00C64F99"/>
    <w:rsid w:val="00C6519B"/>
    <w:rsid w:val="00C653CC"/>
    <w:rsid w:val="00C65488"/>
    <w:rsid w:val="00C65571"/>
    <w:rsid w:val="00C65710"/>
    <w:rsid w:val="00C659B0"/>
    <w:rsid w:val="00C65DDD"/>
    <w:rsid w:val="00C66429"/>
    <w:rsid w:val="00C66459"/>
    <w:rsid w:val="00C664F1"/>
    <w:rsid w:val="00C66812"/>
    <w:rsid w:val="00C66A5B"/>
    <w:rsid w:val="00C678C1"/>
    <w:rsid w:val="00C67DE1"/>
    <w:rsid w:val="00C67E80"/>
    <w:rsid w:val="00C67E90"/>
    <w:rsid w:val="00C67EC0"/>
    <w:rsid w:val="00C70133"/>
    <w:rsid w:val="00C704EF"/>
    <w:rsid w:val="00C70839"/>
    <w:rsid w:val="00C7088A"/>
    <w:rsid w:val="00C71367"/>
    <w:rsid w:val="00C723D0"/>
    <w:rsid w:val="00C72A7B"/>
    <w:rsid w:val="00C72ADB"/>
    <w:rsid w:val="00C72AF3"/>
    <w:rsid w:val="00C72B00"/>
    <w:rsid w:val="00C72B29"/>
    <w:rsid w:val="00C72C51"/>
    <w:rsid w:val="00C7336D"/>
    <w:rsid w:val="00C73A27"/>
    <w:rsid w:val="00C73B2C"/>
    <w:rsid w:val="00C73DF6"/>
    <w:rsid w:val="00C7405F"/>
    <w:rsid w:val="00C74276"/>
    <w:rsid w:val="00C7497D"/>
    <w:rsid w:val="00C750C1"/>
    <w:rsid w:val="00C751E1"/>
    <w:rsid w:val="00C7537F"/>
    <w:rsid w:val="00C75618"/>
    <w:rsid w:val="00C7580A"/>
    <w:rsid w:val="00C75D4A"/>
    <w:rsid w:val="00C76242"/>
    <w:rsid w:val="00C76605"/>
    <w:rsid w:val="00C76AFC"/>
    <w:rsid w:val="00C77542"/>
    <w:rsid w:val="00C77B3D"/>
    <w:rsid w:val="00C77E01"/>
    <w:rsid w:val="00C801C6"/>
    <w:rsid w:val="00C804EF"/>
    <w:rsid w:val="00C807A7"/>
    <w:rsid w:val="00C8081D"/>
    <w:rsid w:val="00C80F7E"/>
    <w:rsid w:val="00C813A3"/>
    <w:rsid w:val="00C815D2"/>
    <w:rsid w:val="00C81602"/>
    <w:rsid w:val="00C816FD"/>
    <w:rsid w:val="00C8195C"/>
    <w:rsid w:val="00C8199E"/>
    <w:rsid w:val="00C81F5C"/>
    <w:rsid w:val="00C82102"/>
    <w:rsid w:val="00C82266"/>
    <w:rsid w:val="00C822A7"/>
    <w:rsid w:val="00C822B0"/>
    <w:rsid w:val="00C828E6"/>
    <w:rsid w:val="00C82AD6"/>
    <w:rsid w:val="00C82B7D"/>
    <w:rsid w:val="00C835BF"/>
    <w:rsid w:val="00C83E17"/>
    <w:rsid w:val="00C8423F"/>
    <w:rsid w:val="00C84AAF"/>
    <w:rsid w:val="00C84FEF"/>
    <w:rsid w:val="00C85044"/>
    <w:rsid w:val="00C85EAD"/>
    <w:rsid w:val="00C8602D"/>
    <w:rsid w:val="00C86C89"/>
    <w:rsid w:val="00C86E6F"/>
    <w:rsid w:val="00C871D5"/>
    <w:rsid w:val="00C872AD"/>
    <w:rsid w:val="00C872F1"/>
    <w:rsid w:val="00C87D44"/>
    <w:rsid w:val="00C87E11"/>
    <w:rsid w:val="00C908F1"/>
    <w:rsid w:val="00C90C02"/>
    <w:rsid w:val="00C90DB1"/>
    <w:rsid w:val="00C9145E"/>
    <w:rsid w:val="00C91492"/>
    <w:rsid w:val="00C91518"/>
    <w:rsid w:val="00C919E0"/>
    <w:rsid w:val="00C91CA7"/>
    <w:rsid w:val="00C93C1D"/>
    <w:rsid w:val="00C94B63"/>
    <w:rsid w:val="00C94D56"/>
    <w:rsid w:val="00C95198"/>
    <w:rsid w:val="00C95385"/>
    <w:rsid w:val="00C953D2"/>
    <w:rsid w:val="00C95558"/>
    <w:rsid w:val="00C9580C"/>
    <w:rsid w:val="00C95AB0"/>
    <w:rsid w:val="00C95B7A"/>
    <w:rsid w:val="00C96509"/>
    <w:rsid w:val="00C96510"/>
    <w:rsid w:val="00C965ED"/>
    <w:rsid w:val="00C96695"/>
    <w:rsid w:val="00C96875"/>
    <w:rsid w:val="00C96AC3"/>
    <w:rsid w:val="00C97005"/>
    <w:rsid w:val="00C97680"/>
    <w:rsid w:val="00C97CD1"/>
    <w:rsid w:val="00CA0013"/>
    <w:rsid w:val="00CA0286"/>
    <w:rsid w:val="00CA0BD6"/>
    <w:rsid w:val="00CA0FEC"/>
    <w:rsid w:val="00CA1267"/>
    <w:rsid w:val="00CA1872"/>
    <w:rsid w:val="00CA22F9"/>
    <w:rsid w:val="00CA29B4"/>
    <w:rsid w:val="00CA2B6E"/>
    <w:rsid w:val="00CA31CD"/>
    <w:rsid w:val="00CA3200"/>
    <w:rsid w:val="00CA335F"/>
    <w:rsid w:val="00CA479F"/>
    <w:rsid w:val="00CA48ED"/>
    <w:rsid w:val="00CA4A1F"/>
    <w:rsid w:val="00CA4B80"/>
    <w:rsid w:val="00CA4CD3"/>
    <w:rsid w:val="00CA4EFA"/>
    <w:rsid w:val="00CA5716"/>
    <w:rsid w:val="00CA5CE5"/>
    <w:rsid w:val="00CA61A8"/>
    <w:rsid w:val="00CA628F"/>
    <w:rsid w:val="00CA64D8"/>
    <w:rsid w:val="00CA6802"/>
    <w:rsid w:val="00CA6967"/>
    <w:rsid w:val="00CA6E58"/>
    <w:rsid w:val="00CA7036"/>
    <w:rsid w:val="00CA72B5"/>
    <w:rsid w:val="00CA7B18"/>
    <w:rsid w:val="00CA7BFC"/>
    <w:rsid w:val="00CA7DEB"/>
    <w:rsid w:val="00CB0478"/>
    <w:rsid w:val="00CB0490"/>
    <w:rsid w:val="00CB04E9"/>
    <w:rsid w:val="00CB0566"/>
    <w:rsid w:val="00CB0664"/>
    <w:rsid w:val="00CB0695"/>
    <w:rsid w:val="00CB07A8"/>
    <w:rsid w:val="00CB0F45"/>
    <w:rsid w:val="00CB1025"/>
    <w:rsid w:val="00CB10CB"/>
    <w:rsid w:val="00CB15E6"/>
    <w:rsid w:val="00CB1D00"/>
    <w:rsid w:val="00CB20AC"/>
    <w:rsid w:val="00CB2416"/>
    <w:rsid w:val="00CB2AEC"/>
    <w:rsid w:val="00CB2B2A"/>
    <w:rsid w:val="00CB2D41"/>
    <w:rsid w:val="00CB2EC4"/>
    <w:rsid w:val="00CB2EED"/>
    <w:rsid w:val="00CB32B6"/>
    <w:rsid w:val="00CB3388"/>
    <w:rsid w:val="00CB3A14"/>
    <w:rsid w:val="00CB3B09"/>
    <w:rsid w:val="00CB3B4C"/>
    <w:rsid w:val="00CB4709"/>
    <w:rsid w:val="00CB471D"/>
    <w:rsid w:val="00CB47CA"/>
    <w:rsid w:val="00CB5520"/>
    <w:rsid w:val="00CB57A2"/>
    <w:rsid w:val="00CB5C8A"/>
    <w:rsid w:val="00CB5DA8"/>
    <w:rsid w:val="00CB5E21"/>
    <w:rsid w:val="00CB6861"/>
    <w:rsid w:val="00CB6985"/>
    <w:rsid w:val="00CB69DE"/>
    <w:rsid w:val="00CB6CDC"/>
    <w:rsid w:val="00CB6DC3"/>
    <w:rsid w:val="00CB7661"/>
    <w:rsid w:val="00CB7866"/>
    <w:rsid w:val="00CB7CA0"/>
    <w:rsid w:val="00CC0066"/>
    <w:rsid w:val="00CC03C7"/>
    <w:rsid w:val="00CC03FD"/>
    <w:rsid w:val="00CC05CE"/>
    <w:rsid w:val="00CC0846"/>
    <w:rsid w:val="00CC0DAD"/>
    <w:rsid w:val="00CC12E8"/>
    <w:rsid w:val="00CC163A"/>
    <w:rsid w:val="00CC18FB"/>
    <w:rsid w:val="00CC1B73"/>
    <w:rsid w:val="00CC2067"/>
    <w:rsid w:val="00CC2529"/>
    <w:rsid w:val="00CC27FE"/>
    <w:rsid w:val="00CC2D77"/>
    <w:rsid w:val="00CC2F82"/>
    <w:rsid w:val="00CC3893"/>
    <w:rsid w:val="00CC3C56"/>
    <w:rsid w:val="00CC3E01"/>
    <w:rsid w:val="00CC40C2"/>
    <w:rsid w:val="00CC428D"/>
    <w:rsid w:val="00CC42F2"/>
    <w:rsid w:val="00CC45FE"/>
    <w:rsid w:val="00CC5148"/>
    <w:rsid w:val="00CC5288"/>
    <w:rsid w:val="00CC55D5"/>
    <w:rsid w:val="00CC561D"/>
    <w:rsid w:val="00CC5788"/>
    <w:rsid w:val="00CC579F"/>
    <w:rsid w:val="00CC5999"/>
    <w:rsid w:val="00CC599E"/>
    <w:rsid w:val="00CC5A48"/>
    <w:rsid w:val="00CC5C63"/>
    <w:rsid w:val="00CC5CAB"/>
    <w:rsid w:val="00CC5F65"/>
    <w:rsid w:val="00CC621B"/>
    <w:rsid w:val="00CC69A8"/>
    <w:rsid w:val="00CC7183"/>
    <w:rsid w:val="00CC720F"/>
    <w:rsid w:val="00CC7983"/>
    <w:rsid w:val="00CC7A43"/>
    <w:rsid w:val="00CD0143"/>
    <w:rsid w:val="00CD0424"/>
    <w:rsid w:val="00CD1178"/>
    <w:rsid w:val="00CD1257"/>
    <w:rsid w:val="00CD1808"/>
    <w:rsid w:val="00CD19C3"/>
    <w:rsid w:val="00CD1DEC"/>
    <w:rsid w:val="00CD2025"/>
    <w:rsid w:val="00CD24E7"/>
    <w:rsid w:val="00CD26F0"/>
    <w:rsid w:val="00CD28EF"/>
    <w:rsid w:val="00CD3322"/>
    <w:rsid w:val="00CD35B6"/>
    <w:rsid w:val="00CD3803"/>
    <w:rsid w:val="00CD3FE7"/>
    <w:rsid w:val="00CD4098"/>
    <w:rsid w:val="00CD44A4"/>
    <w:rsid w:val="00CD4A3B"/>
    <w:rsid w:val="00CD4A45"/>
    <w:rsid w:val="00CD4B49"/>
    <w:rsid w:val="00CD4B81"/>
    <w:rsid w:val="00CD4CED"/>
    <w:rsid w:val="00CD4EDD"/>
    <w:rsid w:val="00CD511C"/>
    <w:rsid w:val="00CD5390"/>
    <w:rsid w:val="00CD5C50"/>
    <w:rsid w:val="00CD5D02"/>
    <w:rsid w:val="00CD6287"/>
    <w:rsid w:val="00CD6475"/>
    <w:rsid w:val="00CD69CB"/>
    <w:rsid w:val="00CD6E33"/>
    <w:rsid w:val="00CD702D"/>
    <w:rsid w:val="00CD7173"/>
    <w:rsid w:val="00CD7740"/>
    <w:rsid w:val="00CD775F"/>
    <w:rsid w:val="00CD7C70"/>
    <w:rsid w:val="00CD7D77"/>
    <w:rsid w:val="00CD7E0A"/>
    <w:rsid w:val="00CD7E96"/>
    <w:rsid w:val="00CE0D31"/>
    <w:rsid w:val="00CE1149"/>
    <w:rsid w:val="00CE1503"/>
    <w:rsid w:val="00CE179D"/>
    <w:rsid w:val="00CE19D9"/>
    <w:rsid w:val="00CE22FA"/>
    <w:rsid w:val="00CE23AD"/>
    <w:rsid w:val="00CE29A7"/>
    <w:rsid w:val="00CE2C0A"/>
    <w:rsid w:val="00CE2C37"/>
    <w:rsid w:val="00CE2CDD"/>
    <w:rsid w:val="00CE2E42"/>
    <w:rsid w:val="00CE33DF"/>
    <w:rsid w:val="00CE3474"/>
    <w:rsid w:val="00CE3885"/>
    <w:rsid w:val="00CE42D4"/>
    <w:rsid w:val="00CE4441"/>
    <w:rsid w:val="00CE4692"/>
    <w:rsid w:val="00CE4835"/>
    <w:rsid w:val="00CE4AD5"/>
    <w:rsid w:val="00CE54D7"/>
    <w:rsid w:val="00CE54D9"/>
    <w:rsid w:val="00CE5C9E"/>
    <w:rsid w:val="00CE6561"/>
    <w:rsid w:val="00CE6F23"/>
    <w:rsid w:val="00CE6FC0"/>
    <w:rsid w:val="00CE712C"/>
    <w:rsid w:val="00CE72AA"/>
    <w:rsid w:val="00CE7367"/>
    <w:rsid w:val="00CE7717"/>
    <w:rsid w:val="00CE789E"/>
    <w:rsid w:val="00CE79D4"/>
    <w:rsid w:val="00CE7A33"/>
    <w:rsid w:val="00CE7C5F"/>
    <w:rsid w:val="00CE7FD1"/>
    <w:rsid w:val="00CF057E"/>
    <w:rsid w:val="00CF06EE"/>
    <w:rsid w:val="00CF0A16"/>
    <w:rsid w:val="00CF0C41"/>
    <w:rsid w:val="00CF10BF"/>
    <w:rsid w:val="00CF12E7"/>
    <w:rsid w:val="00CF18CF"/>
    <w:rsid w:val="00CF1AAC"/>
    <w:rsid w:val="00CF1AF2"/>
    <w:rsid w:val="00CF2126"/>
    <w:rsid w:val="00CF2552"/>
    <w:rsid w:val="00CF311A"/>
    <w:rsid w:val="00CF33C1"/>
    <w:rsid w:val="00CF3559"/>
    <w:rsid w:val="00CF3BE5"/>
    <w:rsid w:val="00CF3CCD"/>
    <w:rsid w:val="00CF3E7D"/>
    <w:rsid w:val="00CF3FCC"/>
    <w:rsid w:val="00CF48F6"/>
    <w:rsid w:val="00CF5381"/>
    <w:rsid w:val="00CF5617"/>
    <w:rsid w:val="00CF56FF"/>
    <w:rsid w:val="00CF652E"/>
    <w:rsid w:val="00CF6563"/>
    <w:rsid w:val="00CF65BC"/>
    <w:rsid w:val="00CF6AA4"/>
    <w:rsid w:val="00CF6AE9"/>
    <w:rsid w:val="00CF6CA9"/>
    <w:rsid w:val="00CF6D5F"/>
    <w:rsid w:val="00CF7240"/>
    <w:rsid w:val="00CF72D5"/>
    <w:rsid w:val="00CF73E1"/>
    <w:rsid w:val="00CF77E8"/>
    <w:rsid w:val="00D004BC"/>
    <w:rsid w:val="00D00567"/>
    <w:rsid w:val="00D0069B"/>
    <w:rsid w:val="00D009B7"/>
    <w:rsid w:val="00D01A54"/>
    <w:rsid w:val="00D01D1D"/>
    <w:rsid w:val="00D020EF"/>
    <w:rsid w:val="00D02B4F"/>
    <w:rsid w:val="00D02BDE"/>
    <w:rsid w:val="00D02C10"/>
    <w:rsid w:val="00D02CC8"/>
    <w:rsid w:val="00D02D2C"/>
    <w:rsid w:val="00D02FC0"/>
    <w:rsid w:val="00D0311A"/>
    <w:rsid w:val="00D0346D"/>
    <w:rsid w:val="00D034A1"/>
    <w:rsid w:val="00D03763"/>
    <w:rsid w:val="00D04289"/>
    <w:rsid w:val="00D043E4"/>
    <w:rsid w:val="00D04502"/>
    <w:rsid w:val="00D04696"/>
    <w:rsid w:val="00D046B4"/>
    <w:rsid w:val="00D046C6"/>
    <w:rsid w:val="00D0555E"/>
    <w:rsid w:val="00D05642"/>
    <w:rsid w:val="00D059AB"/>
    <w:rsid w:val="00D05C04"/>
    <w:rsid w:val="00D05EFA"/>
    <w:rsid w:val="00D065C6"/>
    <w:rsid w:val="00D0672F"/>
    <w:rsid w:val="00D06A45"/>
    <w:rsid w:val="00D072A9"/>
    <w:rsid w:val="00D0752E"/>
    <w:rsid w:val="00D075F0"/>
    <w:rsid w:val="00D07810"/>
    <w:rsid w:val="00D07AF6"/>
    <w:rsid w:val="00D07E92"/>
    <w:rsid w:val="00D100AE"/>
    <w:rsid w:val="00D100C0"/>
    <w:rsid w:val="00D10143"/>
    <w:rsid w:val="00D10187"/>
    <w:rsid w:val="00D10510"/>
    <w:rsid w:val="00D1072D"/>
    <w:rsid w:val="00D10C47"/>
    <w:rsid w:val="00D10C96"/>
    <w:rsid w:val="00D10D16"/>
    <w:rsid w:val="00D10EF0"/>
    <w:rsid w:val="00D11043"/>
    <w:rsid w:val="00D112C4"/>
    <w:rsid w:val="00D1144E"/>
    <w:rsid w:val="00D119E9"/>
    <w:rsid w:val="00D11D29"/>
    <w:rsid w:val="00D12215"/>
    <w:rsid w:val="00D12415"/>
    <w:rsid w:val="00D1282A"/>
    <w:rsid w:val="00D12B7D"/>
    <w:rsid w:val="00D12F56"/>
    <w:rsid w:val="00D133C5"/>
    <w:rsid w:val="00D134B3"/>
    <w:rsid w:val="00D13600"/>
    <w:rsid w:val="00D1361C"/>
    <w:rsid w:val="00D1366F"/>
    <w:rsid w:val="00D14191"/>
    <w:rsid w:val="00D1423C"/>
    <w:rsid w:val="00D1453C"/>
    <w:rsid w:val="00D1464F"/>
    <w:rsid w:val="00D14791"/>
    <w:rsid w:val="00D14DA4"/>
    <w:rsid w:val="00D14F70"/>
    <w:rsid w:val="00D14F92"/>
    <w:rsid w:val="00D154DE"/>
    <w:rsid w:val="00D15B38"/>
    <w:rsid w:val="00D1642A"/>
    <w:rsid w:val="00D17569"/>
    <w:rsid w:val="00D1765E"/>
    <w:rsid w:val="00D17D57"/>
    <w:rsid w:val="00D20C53"/>
    <w:rsid w:val="00D20C61"/>
    <w:rsid w:val="00D21450"/>
    <w:rsid w:val="00D2198B"/>
    <w:rsid w:val="00D21F7D"/>
    <w:rsid w:val="00D22C34"/>
    <w:rsid w:val="00D22C98"/>
    <w:rsid w:val="00D23347"/>
    <w:rsid w:val="00D23414"/>
    <w:rsid w:val="00D23457"/>
    <w:rsid w:val="00D23575"/>
    <w:rsid w:val="00D23711"/>
    <w:rsid w:val="00D23CD5"/>
    <w:rsid w:val="00D23FDE"/>
    <w:rsid w:val="00D243A4"/>
    <w:rsid w:val="00D2450B"/>
    <w:rsid w:val="00D245A5"/>
    <w:rsid w:val="00D24ED9"/>
    <w:rsid w:val="00D25127"/>
    <w:rsid w:val="00D256EF"/>
    <w:rsid w:val="00D2586D"/>
    <w:rsid w:val="00D25E45"/>
    <w:rsid w:val="00D2600F"/>
    <w:rsid w:val="00D264F9"/>
    <w:rsid w:val="00D27107"/>
    <w:rsid w:val="00D27166"/>
    <w:rsid w:val="00D272FD"/>
    <w:rsid w:val="00D27D1C"/>
    <w:rsid w:val="00D27D3E"/>
    <w:rsid w:val="00D27DE5"/>
    <w:rsid w:val="00D27F57"/>
    <w:rsid w:val="00D30566"/>
    <w:rsid w:val="00D30B70"/>
    <w:rsid w:val="00D30D21"/>
    <w:rsid w:val="00D316D7"/>
    <w:rsid w:val="00D31AB8"/>
    <w:rsid w:val="00D31F7C"/>
    <w:rsid w:val="00D33098"/>
    <w:rsid w:val="00D33274"/>
    <w:rsid w:val="00D339B8"/>
    <w:rsid w:val="00D33D69"/>
    <w:rsid w:val="00D3467E"/>
    <w:rsid w:val="00D35341"/>
    <w:rsid w:val="00D3571E"/>
    <w:rsid w:val="00D35CAF"/>
    <w:rsid w:val="00D362DE"/>
    <w:rsid w:val="00D3646E"/>
    <w:rsid w:val="00D3667D"/>
    <w:rsid w:val="00D3675C"/>
    <w:rsid w:val="00D36D41"/>
    <w:rsid w:val="00D37066"/>
    <w:rsid w:val="00D37349"/>
    <w:rsid w:val="00D377A0"/>
    <w:rsid w:val="00D37C47"/>
    <w:rsid w:val="00D400C3"/>
    <w:rsid w:val="00D40D95"/>
    <w:rsid w:val="00D41347"/>
    <w:rsid w:val="00D4162E"/>
    <w:rsid w:val="00D41ADA"/>
    <w:rsid w:val="00D41D03"/>
    <w:rsid w:val="00D41DFC"/>
    <w:rsid w:val="00D420B7"/>
    <w:rsid w:val="00D42209"/>
    <w:rsid w:val="00D42773"/>
    <w:rsid w:val="00D42C2C"/>
    <w:rsid w:val="00D42CD7"/>
    <w:rsid w:val="00D43624"/>
    <w:rsid w:val="00D43CB1"/>
    <w:rsid w:val="00D43CCF"/>
    <w:rsid w:val="00D44463"/>
    <w:rsid w:val="00D445BF"/>
    <w:rsid w:val="00D44E20"/>
    <w:rsid w:val="00D44EEF"/>
    <w:rsid w:val="00D4540C"/>
    <w:rsid w:val="00D456DF"/>
    <w:rsid w:val="00D45D92"/>
    <w:rsid w:val="00D4660A"/>
    <w:rsid w:val="00D467BA"/>
    <w:rsid w:val="00D46992"/>
    <w:rsid w:val="00D46E03"/>
    <w:rsid w:val="00D46F46"/>
    <w:rsid w:val="00D46FA5"/>
    <w:rsid w:val="00D47304"/>
    <w:rsid w:val="00D474A3"/>
    <w:rsid w:val="00D4763F"/>
    <w:rsid w:val="00D4767F"/>
    <w:rsid w:val="00D47CBE"/>
    <w:rsid w:val="00D47DF6"/>
    <w:rsid w:val="00D501D8"/>
    <w:rsid w:val="00D503E5"/>
    <w:rsid w:val="00D504CC"/>
    <w:rsid w:val="00D507DD"/>
    <w:rsid w:val="00D509D1"/>
    <w:rsid w:val="00D50C09"/>
    <w:rsid w:val="00D50E24"/>
    <w:rsid w:val="00D5135B"/>
    <w:rsid w:val="00D51378"/>
    <w:rsid w:val="00D51613"/>
    <w:rsid w:val="00D516C3"/>
    <w:rsid w:val="00D51C2D"/>
    <w:rsid w:val="00D52236"/>
    <w:rsid w:val="00D522CF"/>
    <w:rsid w:val="00D526CC"/>
    <w:rsid w:val="00D52977"/>
    <w:rsid w:val="00D52BA0"/>
    <w:rsid w:val="00D53266"/>
    <w:rsid w:val="00D535F7"/>
    <w:rsid w:val="00D53948"/>
    <w:rsid w:val="00D53F08"/>
    <w:rsid w:val="00D5418F"/>
    <w:rsid w:val="00D54209"/>
    <w:rsid w:val="00D5450C"/>
    <w:rsid w:val="00D548A0"/>
    <w:rsid w:val="00D54938"/>
    <w:rsid w:val="00D55437"/>
    <w:rsid w:val="00D55A21"/>
    <w:rsid w:val="00D55C73"/>
    <w:rsid w:val="00D55D01"/>
    <w:rsid w:val="00D55D28"/>
    <w:rsid w:val="00D560A0"/>
    <w:rsid w:val="00D562D4"/>
    <w:rsid w:val="00D564F0"/>
    <w:rsid w:val="00D565A1"/>
    <w:rsid w:val="00D566E1"/>
    <w:rsid w:val="00D56870"/>
    <w:rsid w:val="00D568E2"/>
    <w:rsid w:val="00D5691E"/>
    <w:rsid w:val="00D56EDC"/>
    <w:rsid w:val="00D5724D"/>
    <w:rsid w:val="00D57395"/>
    <w:rsid w:val="00D57D01"/>
    <w:rsid w:val="00D60078"/>
    <w:rsid w:val="00D60827"/>
    <w:rsid w:val="00D60971"/>
    <w:rsid w:val="00D60EAC"/>
    <w:rsid w:val="00D61055"/>
    <w:rsid w:val="00D615D6"/>
    <w:rsid w:val="00D61E69"/>
    <w:rsid w:val="00D62F8A"/>
    <w:rsid w:val="00D636DC"/>
    <w:rsid w:val="00D63817"/>
    <w:rsid w:val="00D63A89"/>
    <w:rsid w:val="00D6403F"/>
    <w:rsid w:val="00D6425A"/>
    <w:rsid w:val="00D644A9"/>
    <w:rsid w:val="00D645CD"/>
    <w:rsid w:val="00D64750"/>
    <w:rsid w:val="00D64AED"/>
    <w:rsid w:val="00D64CE0"/>
    <w:rsid w:val="00D64EDB"/>
    <w:rsid w:val="00D650AD"/>
    <w:rsid w:val="00D65443"/>
    <w:rsid w:val="00D65527"/>
    <w:rsid w:val="00D656E2"/>
    <w:rsid w:val="00D6571E"/>
    <w:rsid w:val="00D65975"/>
    <w:rsid w:val="00D65B30"/>
    <w:rsid w:val="00D65E3C"/>
    <w:rsid w:val="00D65EC8"/>
    <w:rsid w:val="00D663CA"/>
    <w:rsid w:val="00D66857"/>
    <w:rsid w:val="00D66A2C"/>
    <w:rsid w:val="00D66D3E"/>
    <w:rsid w:val="00D66E69"/>
    <w:rsid w:val="00D66EE2"/>
    <w:rsid w:val="00D66FCB"/>
    <w:rsid w:val="00D6704F"/>
    <w:rsid w:val="00D67308"/>
    <w:rsid w:val="00D67BD7"/>
    <w:rsid w:val="00D67C4B"/>
    <w:rsid w:val="00D67C9E"/>
    <w:rsid w:val="00D67E1D"/>
    <w:rsid w:val="00D7072B"/>
    <w:rsid w:val="00D7084E"/>
    <w:rsid w:val="00D70FA2"/>
    <w:rsid w:val="00D71039"/>
    <w:rsid w:val="00D712FE"/>
    <w:rsid w:val="00D714D7"/>
    <w:rsid w:val="00D71932"/>
    <w:rsid w:val="00D71D14"/>
    <w:rsid w:val="00D71E76"/>
    <w:rsid w:val="00D7212A"/>
    <w:rsid w:val="00D7233C"/>
    <w:rsid w:val="00D7301E"/>
    <w:rsid w:val="00D732E1"/>
    <w:rsid w:val="00D7347D"/>
    <w:rsid w:val="00D737B8"/>
    <w:rsid w:val="00D73B28"/>
    <w:rsid w:val="00D73CE5"/>
    <w:rsid w:val="00D73DA0"/>
    <w:rsid w:val="00D74420"/>
    <w:rsid w:val="00D749C2"/>
    <w:rsid w:val="00D74FC6"/>
    <w:rsid w:val="00D752AB"/>
    <w:rsid w:val="00D75340"/>
    <w:rsid w:val="00D75487"/>
    <w:rsid w:val="00D7571F"/>
    <w:rsid w:val="00D75817"/>
    <w:rsid w:val="00D758EB"/>
    <w:rsid w:val="00D7622B"/>
    <w:rsid w:val="00D772FE"/>
    <w:rsid w:val="00D77B02"/>
    <w:rsid w:val="00D77DAB"/>
    <w:rsid w:val="00D801DF"/>
    <w:rsid w:val="00D80238"/>
    <w:rsid w:val="00D80401"/>
    <w:rsid w:val="00D80A0A"/>
    <w:rsid w:val="00D80B7B"/>
    <w:rsid w:val="00D80E53"/>
    <w:rsid w:val="00D81322"/>
    <w:rsid w:val="00D8140B"/>
    <w:rsid w:val="00D816A5"/>
    <w:rsid w:val="00D8184D"/>
    <w:rsid w:val="00D8213E"/>
    <w:rsid w:val="00D82464"/>
    <w:rsid w:val="00D826EC"/>
    <w:rsid w:val="00D83D9A"/>
    <w:rsid w:val="00D83E0D"/>
    <w:rsid w:val="00D84078"/>
    <w:rsid w:val="00D841CC"/>
    <w:rsid w:val="00D8428A"/>
    <w:rsid w:val="00D84682"/>
    <w:rsid w:val="00D84858"/>
    <w:rsid w:val="00D84B97"/>
    <w:rsid w:val="00D84FFE"/>
    <w:rsid w:val="00D8515E"/>
    <w:rsid w:val="00D85505"/>
    <w:rsid w:val="00D856A6"/>
    <w:rsid w:val="00D85F89"/>
    <w:rsid w:val="00D863BA"/>
    <w:rsid w:val="00D864CF"/>
    <w:rsid w:val="00D864DC"/>
    <w:rsid w:val="00D8662F"/>
    <w:rsid w:val="00D866E3"/>
    <w:rsid w:val="00D86B2F"/>
    <w:rsid w:val="00D86DC0"/>
    <w:rsid w:val="00D872E0"/>
    <w:rsid w:val="00D87771"/>
    <w:rsid w:val="00D8795B"/>
    <w:rsid w:val="00D87D80"/>
    <w:rsid w:val="00D90195"/>
    <w:rsid w:val="00D9051B"/>
    <w:rsid w:val="00D907CB"/>
    <w:rsid w:val="00D91167"/>
    <w:rsid w:val="00D911EE"/>
    <w:rsid w:val="00D91567"/>
    <w:rsid w:val="00D91A09"/>
    <w:rsid w:val="00D91BAE"/>
    <w:rsid w:val="00D91F02"/>
    <w:rsid w:val="00D91FA1"/>
    <w:rsid w:val="00D91FB1"/>
    <w:rsid w:val="00D9238B"/>
    <w:rsid w:val="00D927E3"/>
    <w:rsid w:val="00D92B6C"/>
    <w:rsid w:val="00D92E18"/>
    <w:rsid w:val="00D930B0"/>
    <w:rsid w:val="00D93234"/>
    <w:rsid w:val="00D9344C"/>
    <w:rsid w:val="00D934D4"/>
    <w:rsid w:val="00D938FB"/>
    <w:rsid w:val="00D93944"/>
    <w:rsid w:val="00D93A15"/>
    <w:rsid w:val="00D94124"/>
    <w:rsid w:val="00D9418B"/>
    <w:rsid w:val="00D94373"/>
    <w:rsid w:val="00D94564"/>
    <w:rsid w:val="00D94818"/>
    <w:rsid w:val="00D94A62"/>
    <w:rsid w:val="00D94BE8"/>
    <w:rsid w:val="00D94BF3"/>
    <w:rsid w:val="00D94C41"/>
    <w:rsid w:val="00D94D91"/>
    <w:rsid w:val="00D94E11"/>
    <w:rsid w:val="00D94EAC"/>
    <w:rsid w:val="00D952FB"/>
    <w:rsid w:val="00D959A7"/>
    <w:rsid w:val="00D9637D"/>
    <w:rsid w:val="00D965D7"/>
    <w:rsid w:val="00D96A71"/>
    <w:rsid w:val="00D96C64"/>
    <w:rsid w:val="00D96E7B"/>
    <w:rsid w:val="00D97236"/>
    <w:rsid w:val="00D9737E"/>
    <w:rsid w:val="00D9774B"/>
    <w:rsid w:val="00D977CB"/>
    <w:rsid w:val="00D97993"/>
    <w:rsid w:val="00D97C33"/>
    <w:rsid w:val="00DA0042"/>
    <w:rsid w:val="00DA04BB"/>
    <w:rsid w:val="00DA058A"/>
    <w:rsid w:val="00DA0B9A"/>
    <w:rsid w:val="00DA0BBE"/>
    <w:rsid w:val="00DA0F19"/>
    <w:rsid w:val="00DA124A"/>
    <w:rsid w:val="00DA1341"/>
    <w:rsid w:val="00DA1952"/>
    <w:rsid w:val="00DA1CCB"/>
    <w:rsid w:val="00DA1DD2"/>
    <w:rsid w:val="00DA1FA5"/>
    <w:rsid w:val="00DA2CE4"/>
    <w:rsid w:val="00DA2D17"/>
    <w:rsid w:val="00DA3332"/>
    <w:rsid w:val="00DA3B8A"/>
    <w:rsid w:val="00DA3C24"/>
    <w:rsid w:val="00DA42BE"/>
    <w:rsid w:val="00DA44F3"/>
    <w:rsid w:val="00DA4842"/>
    <w:rsid w:val="00DA5045"/>
    <w:rsid w:val="00DA5115"/>
    <w:rsid w:val="00DA561F"/>
    <w:rsid w:val="00DA5A9E"/>
    <w:rsid w:val="00DA6088"/>
    <w:rsid w:val="00DA66FE"/>
    <w:rsid w:val="00DA6DA8"/>
    <w:rsid w:val="00DA7547"/>
    <w:rsid w:val="00DA793B"/>
    <w:rsid w:val="00DA7A0E"/>
    <w:rsid w:val="00DA7B3E"/>
    <w:rsid w:val="00DA7F51"/>
    <w:rsid w:val="00DB0271"/>
    <w:rsid w:val="00DB03AE"/>
    <w:rsid w:val="00DB0472"/>
    <w:rsid w:val="00DB0B12"/>
    <w:rsid w:val="00DB19C5"/>
    <w:rsid w:val="00DB21C0"/>
    <w:rsid w:val="00DB253A"/>
    <w:rsid w:val="00DB276C"/>
    <w:rsid w:val="00DB2B28"/>
    <w:rsid w:val="00DB2D31"/>
    <w:rsid w:val="00DB2E2B"/>
    <w:rsid w:val="00DB3AB4"/>
    <w:rsid w:val="00DB3AD9"/>
    <w:rsid w:val="00DB3AF9"/>
    <w:rsid w:val="00DB43DA"/>
    <w:rsid w:val="00DB4C75"/>
    <w:rsid w:val="00DB51FB"/>
    <w:rsid w:val="00DB533B"/>
    <w:rsid w:val="00DB56D2"/>
    <w:rsid w:val="00DB5B3B"/>
    <w:rsid w:val="00DB5D21"/>
    <w:rsid w:val="00DB6731"/>
    <w:rsid w:val="00DB67CD"/>
    <w:rsid w:val="00DB6D37"/>
    <w:rsid w:val="00DB6E44"/>
    <w:rsid w:val="00DB72BF"/>
    <w:rsid w:val="00DB7769"/>
    <w:rsid w:val="00DB78B2"/>
    <w:rsid w:val="00DB7A28"/>
    <w:rsid w:val="00DB7B2D"/>
    <w:rsid w:val="00DB7B4A"/>
    <w:rsid w:val="00DC0AE4"/>
    <w:rsid w:val="00DC0BB7"/>
    <w:rsid w:val="00DC150F"/>
    <w:rsid w:val="00DC17A8"/>
    <w:rsid w:val="00DC1865"/>
    <w:rsid w:val="00DC1C2C"/>
    <w:rsid w:val="00DC22DB"/>
    <w:rsid w:val="00DC25E9"/>
    <w:rsid w:val="00DC26AC"/>
    <w:rsid w:val="00DC28BC"/>
    <w:rsid w:val="00DC2912"/>
    <w:rsid w:val="00DC292C"/>
    <w:rsid w:val="00DC2B18"/>
    <w:rsid w:val="00DC2E14"/>
    <w:rsid w:val="00DC30B0"/>
    <w:rsid w:val="00DC312E"/>
    <w:rsid w:val="00DC3516"/>
    <w:rsid w:val="00DC35B0"/>
    <w:rsid w:val="00DC3BAF"/>
    <w:rsid w:val="00DC3E8F"/>
    <w:rsid w:val="00DC3F09"/>
    <w:rsid w:val="00DC3F10"/>
    <w:rsid w:val="00DC4042"/>
    <w:rsid w:val="00DC424E"/>
    <w:rsid w:val="00DC4611"/>
    <w:rsid w:val="00DC4A3F"/>
    <w:rsid w:val="00DC4BE0"/>
    <w:rsid w:val="00DC4C08"/>
    <w:rsid w:val="00DC4C3B"/>
    <w:rsid w:val="00DC4C81"/>
    <w:rsid w:val="00DC4DC1"/>
    <w:rsid w:val="00DC531D"/>
    <w:rsid w:val="00DC5BDE"/>
    <w:rsid w:val="00DC6073"/>
    <w:rsid w:val="00DC6139"/>
    <w:rsid w:val="00DC629D"/>
    <w:rsid w:val="00DC6696"/>
    <w:rsid w:val="00DC6AA5"/>
    <w:rsid w:val="00DC6B25"/>
    <w:rsid w:val="00DC6B75"/>
    <w:rsid w:val="00DC716B"/>
    <w:rsid w:val="00DC75A1"/>
    <w:rsid w:val="00DC774B"/>
    <w:rsid w:val="00DC7964"/>
    <w:rsid w:val="00DC7D26"/>
    <w:rsid w:val="00DD0876"/>
    <w:rsid w:val="00DD0A59"/>
    <w:rsid w:val="00DD0F71"/>
    <w:rsid w:val="00DD17CC"/>
    <w:rsid w:val="00DD1A4A"/>
    <w:rsid w:val="00DD1C47"/>
    <w:rsid w:val="00DD1FD5"/>
    <w:rsid w:val="00DD2643"/>
    <w:rsid w:val="00DD2753"/>
    <w:rsid w:val="00DD27F6"/>
    <w:rsid w:val="00DD3659"/>
    <w:rsid w:val="00DD3C67"/>
    <w:rsid w:val="00DD3E61"/>
    <w:rsid w:val="00DD45B7"/>
    <w:rsid w:val="00DD4E5E"/>
    <w:rsid w:val="00DD53D9"/>
    <w:rsid w:val="00DD541D"/>
    <w:rsid w:val="00DD55B2"/>
    <w:rsid w:val="00DD5B4E"/>
    <w:rsid w:val="00DD6317"/>
    <w:rsid w:val="00DD6373"/>
    <w:rsid w:val="00DD66F8"/>
    <w:rsid w:val="00DD7306"/>
    <w:rsid w:val="00DD7756"/>
    <w:rsid w:val="00DD798F"/>
    <w:rsid w:val="00DD7F74"/>
    <w:rsid w:val="00DE021B"/>
    <w:rsid w:val="00DE02FA"/>
    <w:rsid w:val="00DE0327"/>
    <w:rsid w:val="00DE03A8"/>
    <w:rsid w:val="00DE0550"/>
    <w:rsid w:val="00DE0902"/>
    <w:rsid w:val="00DE0959"/>
    <w:rsid w:val="00DE0AF3"/>
    <w:rsid w:val="00DE0F35"/>
    <w:rsid w:val="00DE133A"/>
    <w:rsid w:val="00DE152E"/>
    <w:rsid w:val="00DE17AE"/>
    <w:rsid w:val="00DE2374"/>
    <w:rsid w:val="00DE2B9E"/>
    <w:rsid w:val="00DE2C93"/>
    <w:rsid w:val="00DE2DDE"/>
    <w:rsid w:val="00DE3A94"/>
    <w:rsid w:val="00DE3CA6"/>
    <w:rsid w:val="00DE4085"/>
    <w:rsid w:val="00DE4373"/>
    <w:rsid w:val="00DE4805"/>
    <w:rsid w:val="00DE481F"/>
    <w:rsid w:val="00DE509C"/>
    <w:rsid w:val="00DE5697"/>
    <w:rsid w:val="00DE5B43"/>
    <w:rsid w:val="00DE5E1C"/>
    <w:rsid w:val="00DE60C9"/>
    <w:rsid w:val="00DE63EF"/>
    <w:rsid w:val="00DE6E18"/>
    <w:rsid w:val="00DE74C6"/>
    <w:rsid w:val="00DE7DB2"/>
    <w:rsid w:val="00DE7F60"/>
    <w:rsid w:val="00DF010D"/>
    <w:rsid w:val="00DF0976"/>
    <w:rsid w:val="00DF185F"/>
    <w:rsid w:val="00DF1C7C"/>
    <w:rsid w:val="00DF24B2"/>
    <w:rsid w:val="00DF24CD"/>
    <w:rsid w:val="00DF27DC"/>
    <w:rsid w:val="00DF2D1A"/>
    <w:rsid w:val="00DF3789"/>
    <w:rsid w:val="00DF382B"/>
    <w:rsid w:val="00DF391C"/>
    <w:rsid w:val="00DF3A62"/>
    <w:rsid w:val="00DF3BF6"/>
    <w:rsid w:val="00DF3E3F"/>
    <w:rsid w:val="00DF40BB"/>
    <w:rsid w:val="00DF4A11"/>
    <w:rsid w:val="00DF4C8C"/>
    <w:rsid w:val="00DF52DE"/>
    <w:rsid w:val="00DF5876"/>
    <w:rsid w:val="00DF616E"/>
    <w:rsid w:val="00DF6380"/>
    <w:rsid w:val="00DF6AD0"/>
    <w:rsid w:val="00DF712E"/>
    <w:rsid w:val="00DF7395"/>
    <w:rsid w:val="00DF7567"/>
    <w:rsid w:val="00DF76EA"/>
    <w:rsid w:val="00DF7C95"/>
    <w:rsid w:val="00E000FD"/>
    <w:rsid w:val="00E001FC"/>
    <w:rsid w:val="00E00280"/>
    <w:rsid w:val="00E00689"/>
    <w:rsid w:val="00E0086F"/>
    <w:rsid w:val="00E0089C"/>
    <w:rsid w:val="00E00902"/>
    <w:rsid w:val="00E0149D"/>
    <w:rsid w:val="00E0202D"/>
    <w:rsid w:val="00E02338"/>
    <w:rsid w:val="00E026B4"/>
    <w:rsid w:val="00E027E7"/>
    <w:rsid w:val="00E02B99"/>
    <w:rsid w:val="00E02C67"/>
    <w:rsid w:val="00E02CED"/>
    <w:rsid w:val="00E03D31"/>
    <w:rsid w:val="00E04247"/>
    <w:rsid w:val="00E04887"/>
    <w:rsid w:val="00E04981"/>
    <w:rsid w:val="00E0557E"/>
    <w:rsid w:val="00E056D8"/>
    <w:rsid w:val="00E05933"/>
    <w:rsid w:val="00E063E5"/>
    <w:rsid w:val="00E0649F"/>
    <w:rsid w:val="00E0694F"/>
    <w:rsid w:val="00E06D11"/>
    <w:rsid w:val="00E06D30"/>
    <w:rsid w:val="00E0741F"/>
    <w:rsid w:val="00E07530"/>
    <w:rsid w:val="00E07974"/>
    <w:rsid w:val="00E07B29"/>
    <w:rsid w:val="00E07B4A"/>
    <w:rsid w:val="00E07CB0"/>
    <w:rsid w:val="00E07FF9"/>
    <w:rsid w:val="00E105B0"/>
    <w:rsid w:val="00E106A3"/>
    <w:rsid w:val="00E1074F"/>
    <w:rsid w:val="00E114C8"/>
    <w:rsid w:val="00E1177A"/>
    <w:rsid w:val="00E119D3"/>
    <w:rsid w:val="00E1223B"/>
    <w:rsid w:val="00E1239D"/>
    <w:rsid w:val="00E12AA6"/>
    <w:rsid w:val="00E13B24"/>
    <w:rsid w:val="00E13D89"/>
    <w:rsid w:val="00E14291"/>
    <w:rsid w:val="00E14714"/>
    <w:rsid w:val="00E1473B"/>
    <w:rsid w:val="00E14787"/>
    <w:rsid w:val="00E147C7"/>
    <w:rsid w:val="00E14B6F"/>
    <w:rsid w:val="00E14DC0"/>
    <w:rsid w:val="00E14DCE"/>
    <w:rsid w:val="00E15351"/>
    <w:rsid w:val="00E1567E"/>
    <w:rsid w:val="00E15863"/>
    <w:rsid w:val="00E15BA9"/>
    <w:rsid w:val="00E160C9"/>
    <w:rsid w:val="00E162AF"/>
    <w:rsid w:val="00E16330"/>
    <w:rsid w:val="00E16676"/>
    <w:rsid w:val="00E166CB"/>
    <w:rsid w:val="00E16770"/>
    <w:rsid w:val="00E16F04"/>
    <w:rsid w:val="00E175BC"/>
    <w:rsid w:val="00E17744"/>
    <w:rsid w:val="00E177E1"/>
    <w:rsid w:val="00E2050F"/>
    <w:rsid w:val="00E20691"/>
    <w:rsid w:val="00E209BB"/>
    <w:rsid w:val="00E20A17"/>
    <w:rsid w:val="00E20CBD"/>
    <w:rsid w:val="00E20CBE"/>
    <w:rsid w:val="00E214AB"/>
    <w:rsid w:val="00E2196C"/>
    <w:rsid w:val="00E225D3"/>
    <w:rsid w:val="00E2261D"/>
    <w:rsid w:val="00E22A24"/>
    <w:rsid w:val="00E22DDB"/>
    <w:rsid w:val="00E22EF0"/>
    <w:rsid w:val="00E23175"/>
    <w:rsid w:val="00E23248"/>
    <w:rsid w:val="00E2335B"/>
    <w:rsid w:val="00E2347B"/>
    <w:rsid w:val="00E23BB8"/>
    <w:rsid w:val="00E24398"/>
    <w:rsid w:val="00E24658"/>
    <w:rsid w:val="00E24C2E"/>
    <w:rsid w:val="00E24CFE"/>
    <w:rsid w:val="00E24E91"/>
    <w:rsid w:val="00E25403"/>
    <w:rsid w:val="00E25440"/>
    <w:rsid w:val="00E25587"/>
    <w:rsid w:val="00E257E6"/>
    <w:rsid w:val="00E25894"/>
    <w:rsid w:val="00E25F60"/>
    <w:rsid w:val="00E26031"/>
    <w:rsid w:val="00E26740"/>
    <w:rsid w:val="00E26847"/>
    <w:rsid w:val="00E268A7"/>
    <w:rsid w:val="00E26909"/>
    <w:rsid w:val="00E26CB8"/>
    <w:rsid w:val="00E26F36"/>
    <w:rsid w:val="00E271E5"/>
    <w:rsid w:val="00E275A5"/>
    <w:rsid w:val="00E2762C"/>
    <w:rsid w:val="00E279F6"/>
    <w:rsid w:val="00E27A94"/>
    <w:rsid w:val="00E27BC2"/>
    <w:rsid w:val="00E27BE1"/>
    <w:rsid w:val="00E27D56"/>
    <w:rsid w:val="00E27E67"/>
    <w:rsid w:val="00E30C5B"/>
    <w:rsid w:val="00E3117F"/>
    <w:rsid w:val="00E32665"/>
    <w:rsid w:val="00E32A87"/>
    <w:rsid w:val="00E32C81"/>
    <w:rsid w:val="00E32DE7"/>
    <w:rsid w:val="00E32FAF"/>
    <w:rsid w:val="00E33104"/>
    <w:rsid w:val="00E3326D"/>
    <w:rsid w:val="00E33299"/>
    <w:rsid w:val="00E3379F"/>
    <w:rsid w:val="00E3398D"/>
    <w:rsid w:val="00E343B9"/>
    <w:rsid w:val="00E34806"/>
    <w:rsid w:val="00E35032"/>
    <w:rsid w:val="00E351D8"/>
    <w:rsid w:val="00E35422"/>
    <w:rsid w:val="00E355F2"/>
    <w:rsid w:val="00E35F90"/>
    <w:rsid w:val="00E364AB"/>
    <w:rsid w:val="00E36AB0"/>
    <w:rsid w:val="00E36F49"/>
    <w:rsid w:val="00E37B5C"/>
    <w:rsid w:val="00E402CC"/>
    <w:rsid w:val="00E405EF"/>
    <w:rsid w:val="00E40959"/>
    <w:rsid w:val="00E40C71"/>
    <w:rsid w:val="00E40DA1"/>
    <w:rsid w:val="00E40F14"/>
    <w:rsid w:val="00E41166"/>
    <w:rsid w:val="00E41505"/>
    <w:rsid w:val="00E4188A"/>
    <w:rsid w:val="00E41B93"/>
    <w:rsid w:val="00E428C4"/>
    <w:rsid w:val="00E42B6A"/>
    <w:rsid w:val="00E42E50"/>
    <w:rsid w:val="00E435B0"/>
    <w:rsid w:val="00E43AA6"/>
    <w:rsid w:val="00E43E8C"/>
    <w:rsid w:val="00E446E1"/>
    <w:rsid w:val="00E446EF"/>
    <w:rsid w:val="00E44C92"/>
    <w:rsid w:val="00E45642"/>
    <w:rsid w:val="00E45940"/>
    <w:rsid w:val="00E45A50"/>
    <w:rsid w:val="00E45E3B"/>
    <w:rsid w:val="00E4602E"/>
    <w:rsid w:val="00E46103"/>
    <w:rsid w:val="00E47530"/>
    <w:rsid w:val="00E4766F"/>
    <w:rsid w:val="00E47BC8"/>
    <w:rsid w:val="00E47D32"/>
    <w:rsid w:val="00E4BF0E"/>
    <w:rsid w:val="00E50205"/>
    <w:rsid w:val="00E503EF"/>
    <w:rsid w:val="00E50B26"/>
    <w:rsid w:val="00E50B52"/>
    <w:rsid w:val="00E50F77"/>
    <w:rsid w:val="00E510D4"/>
    <w:rsid w:val="00E5110B"/>
    <w:rsid w:val="00E5133D"/>
    <w:rsid w:val="00E52106"/>
    <w:rsid w:val="00E52476"/>
    <w:rsid w:val="00E528DE"/>
    <w:rsid w:val="00E52F37"/>
    <w:rsid w:val="00E530C3"/>
    <w:rsid w:val="00E530F4"/>
    <w:rsid w:val="00E535F3"/>
    <w:rsid w:val="00E53A3F"/>
    <w:rsid w:val="00E53A40"/>
    <w:rsid w:val="00E54289"/>
    <w:rsid w:val="00E542A1"/>
    <w:rsid w:val="00E54417"/>
    <w:rsid w:val="00E5467A"/>
    <w:rsid w:val="00E54F05"/>
    <w:rsid w:val="00E55119"/>
    <w:rsid w:val="00E55194"/>
    <w:rsid w:val="00E552E7"/>
    <w:rsid w:val="00E55458"/>
    <w:rsid w:val="00E557AA"/>
    <w:rsid w:val="00E55ACB"/>
    <w:rsid w:val="00E55F34"/>
    <w:rsid w:val="00E5634B"/>
    <w:rsid w:val="00E5671E"/>
    <w:rsid w:val="00E56733"/>
    <w:rsid w:val="00E56DCC"/>
    <w:rsid w:val="00E56EB4"/>
    <w:rsid w:val="00E57000"/>
    <w:rsid w:val="00E5779A"/>
    <w:rsid w:val="00E57930"/>
    <w:rsid w:val="00E57C2A"/>
    <w:rsid w:val="00E57C73"/>
    <w:rsid w:val="00E57CC2"/>
    <w:rsid w:val="00E602C3"/>
    <w:rsid w:val="00E60333"/>
    <w:rsid w:val="00E608AF"/>
    <w:rsid w:val="00E6122B"/>
    <w:rsid w:val="00E614F4"/>
    <w:rsid w:val="00E61552"/>
    <w:rsid w:val="00E6188C"/>
    <w:rsid w:val="00E61B66"/>
    <w:rsid w:val="00E61D18"/>
    <w:rsid w:val="00E61D7C"/>
    <w:rsid w:val="00E62347"/>
    <w:rsid w:val="00E623A0"/>
    <w:rsid w:val="00E627CA"/>
    <w:rsid w:val="00E63720"/>
    <w:rsid w:val="00E637C2"/>
    <w:rsid w:val="00E63B28"/>
    <w:rsid w:val="00E63BA3"/>
    <w:rsid w:val="00E63D49"/>
    <w:rsid w:val="00E6409B"/>
    <w:rsid w:val="00E64274"/>
    <w:rsid w:val="00E642A0"/>
    <w:rsid w:val="00E6458D"/>
    <w:rsid w:val="00E6481D"/>
    <w:rsid w:val="00E6486F"/>
    <w:rsid w:val="00E64B97"/>
    <w:rsid w:val="00E64CEA"/>
    <w:rsid w:val="00E65639"/>
    <w:rsid w:val="00E659F3"/>
    <w:rsid w:val="00E65FA4"/>
    <w:rsid w:val="00E663FF"/>
    <w:rsid w:val="00E66527"/>
    <w:rsid w:val="00E66C7A"/>
    <w:rsid w:val="00E66F36"/>
    <w:rsid w:val="00E67556"/>
    <w:rsid w:val="00E67791"/>
    <w:rsid w:val="00E67D1A"/>
    <w:rsid w:val="00E70E72"/>
    <w:rsid w:val="00E70EF8"/>
    <w:rsid w:val="00E71BE9"/>
    <w:rsid w:val="00E71D01"/>
    <w:rsid w:val="00E7256C"/>
    <w:rsid w:val="00E72D0A"/>
    <w:rsid w:val="00E72DFA"/>
    <w:rsid w:val="00E72E93"/>
    <w:rsid w:val="00E73848"/>
    <w:rsid w:val="00E73DC1"/>
    <w:rsid w:val="00E749D1"/>
    <w:rsid w:val="00E74A64"/>
    <w:rsid w:val="00E74CFE"/>
    <w:rsid w:val="00E75443"/>
    <w:rsid w:val="00E75455"/>
    <w:rsid w:val="00E7574A"/>
    <w:rsid w:val="00E75A0E"/>
    <w:rsid w:val="00E75F40"/>
    <w:rsid w:val="00E76280"/>
    <w:rsid w:val="00E76432"/>
    <w:rsid w:val="00E7659D"/>
    <w:rsid w:val="00E76AE5"/>
    <w:rsid w:val="00E76BBF"/>
    <w:rsid w:val="00E7708D"/>
    <w:rsid w:val="00E7710D"/>
    <w:rsid w:val="00E77604"/>
    <w:rsid w:val="00E77E2F"/>
    <w:rsid w:val="00E80002"/>
    <w:rsid w:val="00E8007E"/>
    <w:rsid w:val="00E80324"/>
    <w:rsid w:val="00E80B53"/>
    <w:rsid w:val="00E8175A"/>
    <w:rsid w:val="00E81948"/>
    <w:rsid w:val="00E81B1D"/>
    <w:rsid w:val="00E81C6C"/>
    <w:rsid w:val="00E81E3E"/>
    <w:rsid w:val="00E81E54"/>
    <w:rsid w:val="00E81F0D"/>
    <w:rsid w:val="00E8246C"/>
    <w:rsid w:val="00E82700"/>
    <w:rsid w:val="00E82A9A"/>
    <w:rsid w:val="00E82AAC"/>
    <w:rsid w:val="00E82BFE"/>
    <w:rsid w:val="00E83546"/>
    <w:rsid w:val="00E8372E"/>
    <w:rsid w:val="00E837BC"/>
    <w:rsid w:val="00E8389E"/>
    <w:rsid w:val="00E83CBA"/>
    <w:rsid w:val="00E84254"/>
    <w:rsid w:val="00E849B0"/>
    <w:rsid w:val="00E851D4"/>
    <w:rsid w:val="00E8529D"/>
    <w:rsid w:val="00E85B03"/>
    <w:rsid w:val="00E85CBF"/>
    <w:rsid w:val="00E85DB1"/>
    <w:rsid w:val="00E85DE3"/>
    <w:rsid w:val="00E8622C"/>
    <w:rsid w:val="00E86379"/>
    <w:rsid w:val="00E86703"/>
    <w:rsid w:val="00E86838"/>
    <w:rsid w:val="00E86A1C"/>
    <w:rsid w:val="00E86A6D"/>
    <w:rsid w:val="00E86CC1"/>
    <w:rsid w:val="00E86E38"/>
    <w:rsid w:val="00E87571"/>
    <w:rsid w:val="00E876EB"/>
    <w:rsid w:val="00E8789C"/>
    <w:rsid w:val="00E87E1C"/>
    <w:rsid w:val="00E903E8"/>
    <w:rsid w:val="00E9048B"/>
    <w:rsid w:val="00E9085A"/>
    <w:rsid w:val="00E909D7"/>
    <w:rsid w:val="00E90BF4"/>
    <w:rsid w:val="00E90FBB"/>
    <w:rsid w:val="00E9133B"/>
    <w:rsid w:val="00E915CB"/>
    <w:rsid w:val="00E91CE1"/>
    <w:rsid w:val="00E91F28"/>
    <w:rsid w:val="00E92014"/>
    <w:rsid w:val="00E92023"/>
    <w:rsid w:val="00E920A3"/>
    <w:rsid w:val="00E92509"/>
    <w:rsid w:val="00E92712"/>
    <w:rsid w:val="00E92814"/>
    <w:rsid w:val="00E92CF7"/>
    <w:rsid w:val="00E930B9"/>
    <w:rsid w:val="00E932F0"/>
    <w:rsid w:val="00E9375C"/>
    <w:rsid w:val="00E93833"/>
    <w:rsid w:val="00E9386A"/>
    <w:rsid w:val="00E93E95"/>
    <w:rsid w:val="00E951D3"/>
    <w:rsid w:val="00E95296"/>
    <w:rsid w:val="00E955C1"/>
    <w:rsid w:val="00E956B1"/>
    <w:rsid w:val="00E95719"/>
    <w:rsid w:val="00E9576A"/>
    <w:rsid w:val="00E96283"/>
    <w:rsid w:val="00E96593"/>
    <w:rsid w:val="00E96784"/>
    <w:rsid w:val="00E96800"/>
    <w:rsid w:val="00E9689F"/>
    <w:rsid w:val="00E975BA"/>
    <w:rsid w:val="00EA027E"/>
    <w:rsid w:val="00EA02C6"/>
    <w:rsid w:val="00EA0823"/>
    <w:rsid w:val="00EA0909"/>
    <w:rsid w:val="00EA18CE"/>
    <w:rsid w:val="00EA18D3"/>
    <w:rsid w:val="00EA1DFA"/>
    <w:rsid w:val="00EA1F74"/>
    <w:rsid w:val="00EA2184"/>
    <w:rsid w:val="00EA2187"/>
    <w:rsid w:val="00EA28BD"/>
    <w:rsid w:val="00EA29C0"/>
    <w:rsid w:val="00EA2A07"/>
    <w:rsid w:val="00EA3023"/>
    <w:rsid w:val="00EA32C5"/>
    <w:rsid w:val="00EA35BE"/>
    <w:rsid w:val="00EA35DA"/>
    <w:rsid w:val="00EA3954"/>
    <w:rsid w:val="00EA3CB6"/>
    <w:rsid w:val="00EA3D63"/>
    <w:rsid w:val="00EA3E52"/>
    <w:rsid w:val="00EA42F3"/>
    <w:rsid w:val="00EA445D"/>
    <w:rsid w:val="00EA46D4"/>
    <w:rsid w:val="00EA4887"/>
    <w:rsid w:val="00EA4BBF"/>
    <w:rsid w:val="00EA4C32"/>
    <w:rsid w:val="00EA4E30"/>
    <w:rsid w:val="00EA5C80"/>
    <w:rsid w:val="00EA6103"/>
    <w:rsid w:val="00EA62FA"/>
    <w:rsid w:val="00EA636F"/>
    <w:rsid w:val="00EA6BDE"/>
    <w:rsid w:val="00EA6D7F"/>
    <w:rsid w:val="00EA7045"/>
    <w:rsid w:val="00EA7161"/>
    <w:rsid w:val="00EA735A"/>
    <w:rsid w:val="00EA752C"/>
    <w:rsid w:val="00EA7612"/>
    <w:rsid w:val="00EA7797"/>
    <w:rsid w:val="00EB0072"/>
    <w:rsid w:val="00EB06F3"/>
    <w:rsid w:val="00EB0A85"/>
    <w:rsid w:val="00EB1561"/>
    <w:rsid w:val="00EB1614"/>
    <w:rsid w:val="00EB1761"/>
    <w:rsid w:val="00EB1966"/>
    <w:rsid w:val="00EB1C1F"/>
    <w:rsid w:val="00EB1DB3"/>
    <w:rsid w:val="00EB21AD"/>
    <w:rsid w:val="00EB2764"/>
    <w:rsid w:val="00EB289B"/>
    <w:rsid w:val="00EB2979"/>
    <w:rsid w:val="00EB29C6"/>
    <w:rsid w:val="00EB2AD8"/>
    <w:rsid w:val="00EB2B66"/>
    <w:rsid w:val="00EB3373"/>
    <w:rsid w:val="00EB3550"/>
    <w:rsid w:val="00EB35E4"/>
    <w:rsid w:val="00EB3624"/>
    <w:rsid w:val="00EB37C0"/>
    <w:rsid w:val="00EB3B8F"/>
    <w:rsid w:val="00EB3C70"/>
    <w:rsid w:val="00EB3F78"/>
    <w:rsid w:val="00EB3F79"/>
    <w:rsid w:val="00EB4114"/>
    <w:rsid w:val="00EB4600"/>
    <w:rsid w:val="00EB49EE"/>
    <w:rsid w:val="00EB513A"/>
    <w:rsid w:val="00EB5388"/>
    <w:rsid w:val="00EB546B"/>
    <w:rsid w:val="00EB573E"/>
    <w:rsid w:val="00EB5809"/>
    <w:rsid w:val="00EB5BF5"/>
    <w:rsid w:val="00EB6107"/>
    <w:rsid w:val="00EB63B8"/>
    <w:rsid w:val="00EB63FA"/>
    <w:rsid w:val="00EB6E90"/>
    <w:rsid w:val="00EB7BFA"/>
    <w:rsid w:val="00EC1011"/>
    <w:rsid w:val="00EC1255"/>
    <w:rsid w:val="00EC1282"/>
    <w:rsid w:val="00EC15B6"/>
    <w:rsid w:val="00EC19E9"/>
    <w:rsid w:val="00EC1A9C"/>
    <w:rsid w:val="00EC1AED"/>
    <w:rsid w:val="00EC1C1D"/>
    <w:rsid w:val="00EC1F61"/>
    <w:rsid w:val="00EC2692"/>
    <w:rsid w:val="00EC2696"/>
    <w:rsid w:val="00EC29E8"/>
    <w:rsid w:val="00EC2AED"/>
    <w:rsid w:val="00EC2DEF"/>
    <w:rsid w:val="00EC2F57"/>
    <w:rsid w:val="00EC323B"/>
    <w:rsid w:val="00EC36A7"/>
    <w:rsid w:val="00EC38D7"/>
    <w:rsid w:val="00EC3EA4"/>
    <w:rsid w:val="00EC4204"/>
    <w:rsid w:val="00EC4550"/>
    <w:rsid w:val="00EC4BD1"/>
    <w:rsid w:val="00EC4EF1"/>
    <w:rsid w:val="00EC5232"/>
    <w:rsid w:val="00EC54C6"/>
    <w:rsid w:val="00EC568A"/>
    <w:rsid w:val="00EC5A6C"/>
    <w:rsid w:val="00EC5BA2"/>
    <w:rsid w:val="00EC62DE"/>
    <w:rsid w:val="00EC6312"/>
    <w:rsid w:val="00EC65D4"/>
    <w:rsid w:val="00EC6609"/>
    <w:rsid w:val="00EC6826"/>
    <w:rsid w:val="00EC6A14"/>
    <w:rsid w:val="00EC74D3"/>
    <w:rsid w:val="00EC755F"/>
    <w:rsid w:val="00EC77BF"/>
    <w:rsid w:val="00EC77CC"/>
    <w:rsid w:val="00EC77DF"/>
    <w:rsid w:val="00EC780C"/>
    <w:rsid w:val="00ED02CA"/>
    <w:rsid w:val="00ED045E"/>
    <w:rsid w:val="00ED0819"/>
    <w:rsid w:val="00ED0E6F"/>
    <w:rsid w:val="00ED0F23"/>
    <w:rsid w:val="00ED1754"/>
    <w:rsid w:val="00ED1CF3"/>
    <w:rsid w:val="00ED222F"/>
    <w:rsid w:val="00ED25F9"/>
    <w:rsid w:val="00ED2980"/>
    <w:rsid w:val="00ED2AE7"/>
    <w:rsid w:val="00ED2D9F"/>
    <w:rsid w:val="00ED2F94"/>
    <w:rsid w:val="00ED32AD"/>
    <w:rsid w:val="00ED33BB"/>
    <w:rsid w:val="00ED342E"/>
    <w:rsid w:val="00ED35E2"/>
    <w:rsid w:val="00ED3B4C"/>
    <w:rsid w:val="00ED3D71"/>
    <w:rsid w:val="00ED3F4D"/>
    <w:rsid w:val="00ED3FBB"/>
    <w:rsid w:val="00ED4473"/>
    <w:rsid w:val="00ED4539"/>
    <w:rsid w:val="00ED474C"/>
    <w:rsid w:val="00ED4915"/>
    <w:rsid w:val="00ED4C4A"/>
    <w:rsid w:val="00ED4E70"/>
    <w:rsid w:val="00ED4F85"/>
    <w:rsid w:val="00ED518F"/>
    <w:rsid w:val="00ED54BC"/>
    <w:rsid w:val="00ED593B"/>
    <w:rsid w:val="00ED5EFA"/>
    <w:rsid w:val="00ED5F59"/>
    <w:rsid w:val="00ED616F"/>
    <w:rsid w:val="00ED6303"/>
    <w:rsid w:val="00ED634E"/>
    <w:rsid w:val="00ED6584"/>
    <w:rsid w:val="00ED68B4"/>
    <w:rsid w:val="00ED6AEF"/>
    <w:rsid w:val="00ED6F77"/>
    <w:rsid w:val="00ED7183"/>
    <w:rsid w:val="00ED7515"/>
    <w:rsid w:val="00ED78FE"/>
    <w:rsid w:val="00ED7A20"/>
    <w:rsid w:val="00ED7DD9"/>
    <w:rsid w:val="00ED7E95"/>
    <w:rsid w:val="00EE0E3F"/>
    <w:rsid w:val="00EE0F40"/>
    <w:rsid w:val="00EE114A"/>
    <w:rsid w:val="00EE11D5"/>
    <w:rsid w:val="00EE12FB"/>
    <w:rsid w:val="00EE1606"/>
    <w:rsid w:val="00EE177D"/>
    <w:rsid w:val="00EE1A23"/>
    <w:rsid w:val="00EE1B12"/>
    <w:rsid w:val="00EE205F"/>
    <w:rsid w:val="00EE2193"/>
    <w:rsid w:val="00EE27D4"/>
    <w:rsid w:val="00EE27E9"/>
    <w:rsid w:val="00EE2A82"/>
    <w:rsid w:val="00EE2C00"/>
    <w:rsid w:val="00EE2D1C"/>
    <w:rsid w:val="00EE2DAB"/>
    <w:rsid w:val="00EE3375"/>
    <w:rsid w:val="00EE3798"/>
    <w:rsid w:val="00EE4152"/>
    <w:rsid w:val="00EE47F8"/>
    <w:rsid w:val="00EE4967"/>
    <w:rsid w:val="00EE49BA"/>
    <w:rsid w:val="00EE4BAE"/>
    <w:rsid w:val="00EE4F62"/>
    <w:rsid w:val="00EE5030"/>
    <w:rsid w:val="00EE51DF"/>
    <w:rsid w:val="00EE5336"/>
    <w:rsid w:val="00EE53C5"/>
    <w:rsid w:val="00EE54E7"/>
    <w:rsid w:val="00EE5987"/>
    <w:rsid w:val="00EE59DC"/>
    <w:rsid w:val="00EE5B7C"/>
    <w:rsid w:val="00EE66E9"/>
    <w:rsid w:val="00EE6DBC"/>
    <w:rsid w:val="00EE6E2C"/>
    <w:rsid w:val="00EE7161"/>
    <w:rsid w:val="00EE7331"/>
    <w:rsid w:val="00EE7387"/>
    <w:rsid w:val="00EE778E"/>
    <w:rsid w:val="00EF04A9"/>
    <w:rsid w:val="00EF0717"/>
    <w:rsid w:val="00EF0DB4"/>
    <w:rsid w:val="00EF0DE2"/>
    <w:rsid w:val="00EF1B2A"/>
    <w:rsid w:val="00EF1B89"/>
    <w:rsid w:val="00EF2505"/>
    <w:rsid w:val="00EF2AD1"/>
    <w:rsid w:val="00EF2ED0"/>
    <w:rsid w:val="00EF366E"/>
    <w:rsid w:val="00EF40D7"/>
    <w:rsid w:val="00EF4163"/>
    <w:rsid w:val="00EF41DB"/>
    <w:rsid w:val="00EF4433"/>
    <w:rsid w:val="00EF4816"/>
    <w:rsid w:val="00EF58DB"/>
    <w:rsid w:val="00EF60BB"/>
    <w:rsid w:val="00EF670F"/>
    <w:rsid w:val="00EF6D5E"/>
    <w:rsid w:val="00EF6E57"/>
    <w:rsid w:val="00EF7299"/>
    <w:rsid w:val="00EF72F9"/>
    <w:rsid w:val="00EF74D5"/>
    <w:rsid w:val="00EF7EDC"/>
    <w:rsid w:val="00F004BA"/>
    <w:rsid w:val="00F00552"/>
    <w:rsid w:val="00F008AE"/>
    <w:rsid w:val="00F00B5D"/>
    <w:rsid w:val="00F00DBE"/>
    <w:rsid w:val="00F0157D"/>
    <w:rsid w:val="00F01594"/>
    <w:rsid w:val="00F01A36"/>
    <w:rsid w:val="00F01C03"/>
    <w:rsid w:val="00F01F4A"/>
    <w:rsid w:val="00F01F5E"/>
    <w:rsid w:val="00F02168"/>
    <w:rsid w:val="00F028A6"/>
    <w:rsid w:val="00F029BB"/>
    <w:rsid w:val="00F03234"/>
    <w:rsid w:val="00F03300"/>
    <w:rsid w:val="00F03E20"/>
    <w:rsid w:val="00F03EC0"/>
    <w:rsid w:val="00F04663"/>
    <w:rsid w:val="00F04683"/>
    <w:rsid w:val="00F04968"/>
    <w:rsid w:val="00F049DE"/>
    <w:rsid w:val="00F04A3F"/>
    <w:rsid w:val="00F050AF"/>
    <w:rsid w:val="00F050EF"/>
    <w:rsid w:val="00F0513F"/>
    <w:rsid w:val="00F05557"/>
    <w:rsid w:val="00F05F03"/>
    <w:rsid w:val="00F061C6"/>
    <w:rsid w:val="00F062D1"/>
    <w:rsid w:val="00F062D2"/>
    <w:rsid w:val="00F062DA"/>
    <w:rsid w:val="00F063F9"/>
    <w:rsid w:val="00F06997"/>
    <w:rsid w:val="00F06CF2"/>
    <w:rsid w:val="00F06DC8"/>
    <w:rsid w:val="00F070E0"/>
    <w:rsid w:val="00F0727B"/>
    <w:rsid w:val="00F076B7"/>
    <w:rsid w:val="00F0772F"/>
    <w:rsid w:val="00F07952"/>
    <w:rsid w:val="00F07D77"/>
    <w:rsid w:val="00F10080"/>
    <w:rsid w:val="00F10298"/>
    <w:rsid w:val="00F10B5E"/>
    <w:rsid w:val="00F1148A"/>
    <w:rsid w:val="00F1166F"/>
    <w:rsid w:val="00F117CE"/>
    <w:rsid w:val="00F118F4"/>
    <w:rsid w:val="00F11EB1"/>
    <w:rsid w:val="00F12084"/>
    <w:rsid w:val="00F12088"/>
    <w:rsid w:val="00F122F4"/>
    <w:rsid w:val="00F123D4"/>
    <w:rsid w:val="00F125D7"/>
    <w:rsid w:val="00F127C1"/>
    <w:rsid w:val="00F12D88"/>
    <w:rsid w:val="00F12DC7"/>
    <w:rsid w:val="00F1317B"/>
    <w:rsid w:val="00F13812"/>
    <w:rsid w:val="00F13D5F"/>
    <w:rsid w:val="00F1438F"/>
    <w:rsid w:val="00F14440"/>
    <w:rsid w:val="00F149FE"/>
    <w:rsid w:val="00F14BC4"/>
    <w:rsid w:val="00F151F5"/>
    <w:rsid w:val="00F15372"/>
    <w:rsid w:val="00F15EC3"/>
    <w:rsid w:val="00F16027"/>
    <w:rsid w:val="00F166D8"/>
    <w:rsid w:val="00F167D5"/>
    <w:rsid w:val="00F167DD"/>
    <w:rsid w:val="00F167EF"/>
    <w:rsid w:val="00F17295"/>
    <w:rsid w:val="00F177D1"/>
    <w:rsid w:val="00F1791A"/>
    <w:rsid w:val="00F17AFD"/>
    <w:rsid w:val="00F17D6B"/>
    <w:rsid w:val="00F17F6C"/>
    <w:rsid w:val="00F20AE3"/>
    <w:rsid w:val="00F20FB3"/>
    <w:rsid w:val="00F21879"/>
    <w:rsid w:val="00F21D51"/>
    <w:rsid w:val="00F21E57"/>
    <w:rsid w:val="00F22060"/>
    <w:rsid w:val="00F22392"/>
    <w:rsid w:val="00F22AEC"/>
    <w:rsid w:val="00F22C86"/>
    <w:rsid w:val="00F22D48"/>
    <w:rsid w:val="00F22FDF"/>
    <w:rsid w:val="00F23247"/>
    <w:rsid w:val="00F23A52"/>
    <w:rsid w:val="00F24059"/>
    <w:rsid w:val="00F2435A"/>
    <w:rsid w:val="00F24566"/>
    <w:rsid w:val="00F247CE"/>
    <w:rsid w:val="00F24DA6"/>
    <w:rsid w:val="00F24F2C"/>
    <w:rsid w:val="00F2538F"/>
    <w:rsid w:val="00F253E4"/>
    <w:rsid w:val="00F259D6"/>
    <w:rsid w:val="00F25B42"/>
    <w:rsid w:val="00F25B67"/>
    <w:rsid w:val="00F2684D"/>
    <w:rsid w:val="00F269C4"/>
    <w:rsid w:val="00F26A9C"/>
    <w:rsid w:val="00F26AE5"/>
    <w:rsid w:val="00F26C10"/>
    <w:rsid w:val="00F26D07"/>
    <w:rsid w:val="00F274C4"/>
    <w:rsid w:val="00F2750E"/>
    <w:rsid w:val="00F27B19"/>
    <w:rsid w:val="00F27BB7"/>
    <w:rsid w:val="00F27C18"/>
    <w:rsid w:val="00F27CBB"/>
    <w:rsid w:val="00F27DA5"/>
    <w:rsid w:val="00F27E1E"/>
    <w:rsid w:val="00F3040A"/>
    <w:rsid w:val="00F304EA"/>
    <w:rsid w:val="00F30B67"/>
    <w:rsid w:val="00F31096"/>
    <w:rsid w:val="00F312FA"/>
    <w:rsid w:val="00F31D5B"/>
    <w:rsid w:val="00F31F86"/>
    <w:rsid w:val="00F321E8"/>
    <w:rsid w:val="00F3226C"/>
    <w:rsid w:val="00F322DC"/>
    <w:rsid w:val="00F328A2"/>
    <w:rsid w:val="00F331B8"/>
    <w:rsid w:val="00F33800"/>
    <w:rsid w:val="00F33F71"/>
    <w:rsid w:val="00F343BF"/>
    <w:rsid w:val="00F34A3E"/>
    <w:rsid w:val="00F34CCF"/>
    <w:rsid w:val="00F35172"/>
    <w:rsid w:val="00F35194"/>
    <w:rsid w:val="00F3541B"/>
    <w:rsid w:val="00F357DD"/>
    <w:rsid w:val="00F35CEF"/>
    <w:rsid w:val="00F360A2"/>
    <w:rsid w:val="00F364CF"/>
    <w:rsid w:val="00F36600"/>
    <w:rsid w:val="00F36C60"/>
    <w:rsid w:val="00F36E89"/>
    <w:rsid w:val="00F373C8"/>
    <w:rsid w:val="00F37A4F"/>
    <w:rsid w:val="00F37F70"/>
    <w:rsid w:val="00F37FD6"/>
    <w:rsid w:val="00F400F8"/>
    <w:rsid w:val="00F40377"/>
    <w:rsid w:val="00F40603"/>
    <w:rsid w:val="00F40B15"/>
    <w:rsid w:val="00F40ECB"/>
    <w:rsid w:val="00F41CD0"/>
    <w:rsid w:val="00F42611"/>
    <w:rsid w:val="00F4276E"/>
    <w:rsid w:val="00F429A1"/>
    <w:rsid w:val="00F42A6F"/>
    <w:rsid w:val="00F42CD6"/>
    <w:rsid w:val="00F4340F"/>
    <w:rsid w:val="00F4349C"/>
    <w:rsid w:val="00F43D15"/>
    <w:rsid w:val="00F43D3C"/>
    <w:rsid w:val="00F43DFD"/>
    <w:rsid w:val="00F44CFE"/>
    <w:rsid w:val="00F44FA4"/>
    <w:rsid w:val="00F450F9"/>
    <w:rsid w:val="00F45318"/>
    <w:rsid w:val="00F453F8"/>
    <w:rsid w:val="00F45773"/>
    <w:rsid w:val="00F459FC"/>
    <w:rsid w:val="00F459FE"/>
    <w:rsid w:val="00F45A04"/>
    <w:rsid w:val="00F45CA6"/>
    <w:rsid w:val="00F45E07"/>
    <w:rsid w:val="00F46263"/>
    <w:rsid w:val="00F46307"/>
    <w:rsid w:val="00F463BA"/>
    <w:rsid w:val="00F466FD"/>
    <w:rsid w:val="00F4672B"/>
    <w:rsid w:val="00F46A69"/>
    <w:rsid w:val="00F471C0"/>
    <w:rsid w:val="00F471C4"/>
    <w:rsid w:val="00F47907"/>
    <w:rsid w:val="00F4793D"/>
    <w:rsid w:val="00F50155"/>
    <w:rsid w:val="00F50369"/>
    <w:rsid w:val="00F506B2"/>
    <w:rsid w:val="00F507D2"/>
    <w:rsid w:val="00F50DAB"/>
    <w:rsid w:val="00F51563"/>
    <w:rsid w:val="00F51958"/>
    <w:rsid w:val="00F51D32"/>
    <w:rsid w:val="00F51D49"/>
    <w:rsid w:val="00F51D52"/>
    <w:rsid w:val="00F51F4E"/>
    <w:rsid w:val="00F52213"/>
    <w:rsid w:val="00F523AC"/>
    <w:rsid w:val="00F523DD"/>
    <w:rsid w:val="00F527EF"/>
    <w:rsid w:val="00F52882"/>
    <w:rsid w:val="00F528DA"/>
    <w:rsid w:val="00F52AA8"/>
    <w:rsid w:val="00F52EC0"/>
    <w:rsid w:val="00F53073"/>
    <w:rsid w:val="00F5315D"/>
    <w:rsid w:val="00F534A6"/>
    <w:rsid w:val="00F5351F"/>
    <w:rsid w:val="00F5368A"/>
    <w:rsid w:val="00F53818"/>
    <w:rsid w:val="00F53F2E"/>
    <w:rsid w:val="00F5420A"/>
    <w:rsid w:val="00F543A8"/>
    <w:rsid w:val="00F54AF7"/>
    <w:rsid w:val="00F551AF"/>
    <w:rsid w:val="00F55247"/>
    <w:rsid w:val="00F5554C"/>
    <w:rsid w:val="00F5563C"/>
    <w:rsid w:val="00F560E3"/>
    <w:rsid w:val="00F562B6"/>
    <w:rsid w:val="00F564EB"/>
    <w:rsid w:val="00F565E3"/>
    <w:rsid w:val="00F56894"/>
    <w:rsid w:val="00F56919"/>
    <w:rsid w:val="00F56ABB"/>
    <w:rsid w:val="00F56AC4"/>
    <w:rsid w:val="00F57201"/>
    <w:rsid w:val="00F57315"/>
    <w:rsid w:val="00F57B3D"/>
    <w:rsid w:val="00F57C01"/>
    <w:rsid w:val="00F57EBC"/>
    <w:rsid w:val="00F57FE9"/>
    <w:rsid w:val="00F600C3"/>
    <w:rsid w:val="00F60196"/>
    <w:rsid w:val="00F602AB"/>
    <w:rsid w:val="00F603D6"/>
    <w:rsid w:val="00F603F9"/>
    <w:rsid w:val="00F60783"/>
    <w:rsid w:val="00F607C6"/>
    <w:rsid w:val="00F6120F"/>
    <w:rsid w:val="00F6171E"/>
    <w:rsid w:val="00F617C3"/>
    <w:rsid w:val="00F61C29"/>
    <w:rsid w:val="00F61CE1"/>
    <w:rsid w:val="00F61E27"/>
    <w:rsid w:val="00F61FB8"/>
    <w:rsid w:val="00F6243B"/>
    <w:rsid w:val="00F624EC"/>
    <w:rsid w:val="00F62657"/>
    <w:rsid w:val="00F62B1A"/>
    <w:rsid w:val="00F62CB2"/>
    <w:rsid w:val="00F62EDB"/>
    <w:rsid w:val="00F63815"/>
    <w:rsid w:val="00F63CF0"/>
    <w:rsid w:val="00F642F6"/>
    <w:rsid w:val="00F64450"/>
    <w:rsid w:val="00F64762"/>
    <w:rsid w:val="00F6480E"/>
    <w:rsid w:val="00F64938"/>
    <w:rsid w:val="00F64E5B"/>
    <w:rsid w:val="00F64E6A"/>
    <w:rsid w:val="00F658B0"/>
    <w:rsid w:val="00F6600F"/>
    <w:rsid w:val="00F664BF"/>
    <w:rsid w:val="00F664CC"/>
    <w:rsid w:val="00F6653C"/>
    <w:rsid w:val="00F66655"/>
    <w:rsid w:val="00F66A4A"/>
    <w:rsid w:val="00F67640"/>
    <w:rsid w:val="00F67774"/>
    <w:rsid w:val="00F7002B"/>
    <w:rsid w:val="00F701A7"/>
    <w:rsid w:val="00F70348"/>
    <w:rsid w:val="00F70426"/>
    <w:rsid w:val="00F70606"/>
    <w:rsid w:val="00F7080D"/>
    <w:rsid w:val="00F70A1E"/>
    <w:rsid w:val="00F70A88"/>
    <w:rsid w:val="00F70D54"/>
    <w:rsid w:val="00F70D7A"/>
    <w:rsid w:val="00F710CD"/>
    <w:rsid w:val="00F711DC"/>
    <w:rsid w:val="00F71885"/>
    <w:rsid w:val="00F71906"/>
    <w:rsid w:val="00F71D1C"/>
    <w:rsid w:val="00F72062"/>
    <w:rsid w:val="00F723AD"/>
    <w:rsid w:val="00F72AA6"/>
    <w:rsid w:val="00F72BB2"/>
    <w:rsid w:val="00F731C6"/>
    <w:rsid w:val="00F734A2"/>
    <w:rsid w:val="00F734B9"/>
    <w:rsid w:val="00F735A5"/>
    <w:rsid w:val="00F73B8F"/>
    <w:rsid w:val="00F73C7E"/>
    <w:rsid w:val="00F73E77"/>
    <w:rsid w:val="00F74169"/>
    <w:rsid w:val="00F7468D"/>
    <w:rsid w:val="00F7480A"/>
    <w:rsid w:val="00F751D8"/>
    <w:rsid w:val="00F7523F"/>
    <w:rsid w:val="00F75422"/>
    <w:rsid w:val="00F75479"/>
    <w:rsid w:val="00F75C61"/>
    <w:rsid w:val="00F75F7E"/>
    <w:rsid w:val="00F762E6"/>
    <w:rsid w:val="00F7666A"/>
    <w:rsid w:val="00F769A4"/>
    <w:rsid w:val="00F76BCC"/>
    <w:rsid w:val="00F76DA3"/>
    <w:rsid w:val="00F771C8"/>
    <w:rsid w:val="00F77296"/>
    <w:rsid w:val="00F77607"/>
    <w:rsid w:val="00F7783E"/>
    <w:rsid w:val="00F77A5A"/>
    <w:rsid w:val="00F77B1F"/>
    <w:rsid w:val="00F77C36"/>
    <w:rsid w:val="00F77D7A"/>
    <w:rsid w:val="00F80006"/>
    <w:rsid w:val="00F804BD"/>
    <w:rsid w:val="00F8071A"/>
    <w:rsid w:val="00F80CFB"/>
    <w:rsid w:val="00F811D2"/>
    <w:rsid w:val="00F813C4"/>
    <w:rsid w:val="00F82157"/>
    <w:rsid w:val="00F8221B"/>
    <w:rsid w:val="00F8238D"/>
    <w:rsid w:val="00F83537"/>
    <w:rsid w:val="00F83ABC"/>
    <w:rsid w:val="00F83CE8"/>
    <w:rsid w:val="00F84247"/>
    <w:rsid w:val="00F842C5"/>
    <w:rsid w:val="00F844D4"/>
    <w:rsid w:val="00F844E6"/>
    <w:rsid w:val="00F84544"/>
    <w:rsid w:val="00F851FB"/>
    <w:rsid w:val="00F8559B"/>
    <w:rsid w:val="00F85822"/>
    <w:rsid w:val="00F85ECA"/>
    <w:rsid w:val="00F86766"/>
    <w:rsid w:val="00F867E4"/>
    <w:rsid w:val="00F86BD3"/>
    <w:rsid w:val="00F86D18"/>
    <w:rsid w:val="00F86D86"/>
    <w:rsid w:val="00F87078"/>
    <w:rsid w:val="00F8723A"/>
    <w:rsid w:val="00F872D4"/>
    <w:rsid w:val="00F875C6"/>
    <w:rsid w:val="00F87954"/>
    <w:rsid w:val="00F87C63"/>
    <w:rsid w:val="00F87C93"/>
    <w:rsid w:val="00F900D1"/>
    <w:rsid w:val="00F90285"/>
    <w:rsid w:val="00F90420"/>
    <w:rsid w:val="00F907B2"/>
    <w:rsid w:val="00F90834"/>
    <w:rsid w:val="00F91063"/>
    <w:rsid w:val="00F9136A"/>
    <w:rsid w:val="00F915C3"/>
    <w:rsid w:val="00F915D8"/>
    <w:rsid w:val="00F9191A"/>
    <w:rsid w:val="00F919EA"/>
    <w:rsid w:val="00F91D1A"/>
    <w:rsid w:val="00F92073"/>
    <w:rsid w:val="00F92233"/>
    <w:rsid w:val="00F925CF"/>
    <w:rsid w:val="00F926B3"/>
    <w:rsid w:val="00F92B58"/>
    <w:rsid w:val="00F92C58"/>
    <w:rsid w:val="00F92C6E"/>
    <w:rsid w:val="00F92EC2"/>
    <w:rsid w:val="00F93379"/>
    <w:rsid w:val="00F93E0E"/>
    <w:rsid w:val="00F94400"/>
    <w:rsid w:val="00F944A5"/>
    <w:rsid w:val="00F94659"/>
    <w:rsid w:val="00F94ABA"/>
    <w:rsid w:val="00F94BD9"/>
    <w:rsid w:val="00F94E47"/>
    <w:rsid w:val="00F955FF"/>
    <w:rsid w:val="00F9575C"/>
    <w:rsid w:val="00F95A79"/>
    <w:rsid w:val="00F95C68"/>
    <w:rsid w:val="00F95D3B"/>
    <w:rsid w:val="00F95E20"/>
    <w:rsid w:val="00F95FC6"/>
    <w:rsid w:val="00F96079"/>
    <w:rsid w:val="00F961E4"/>
    <w:rsid w:val="00F963E8"/>
    <w:rsid w:val="00F96BFD"/>
    <w:rsid w:val="00F96C64"/>
    <w:rsid w:val="00F96EBF"/>
    <w:rsid w:val="00F96F54"/>
    <w:rsid w:val="00F973CD"/>
    <w:rsid w:val="00F9750D"/>
    <w:rsid w:val="00F97717"/>
    <w:rsid w:val="00F97E00"/>
    <w:rsid w:val="00F97FE8"/>
    <w:rsid w:val="00FA060D"/>
    <w:rsid w:val="00FA0AD3"/>
    <w:rsid w:val="00FA0AF2"/>
    <w:rsid w:val="00FA0D70"/>
    <w:rsid w:val="00FA131A"/>
    <w:rsid w:val="00FA1353"/>
    <w:rsid w:val="00FA17F0"/>
    <w:rsid w:val="00FA1A11"/>
    <w:rsid w:val="00FA1BDE"/>
    <w:rsid w:val="00FA22CB"/>
    <w:rsid w:val="00FA2918"/>
    <w:rsid w:val="00FA297A"/>
    <w:rsid w:val="00FA3064"/>
    <w:rsid w:val="00FA3065"/>
    <w:rsid w:val="00FA35A9"/>
    <w:rsid w:val="00FA3C87"/>
    <w:rsid w:val="00FA3F39"/>
    <w:rsid w:val="00FA47A4"/>
    <w:rsid w:val="00FA4A94"/>
    <w:rsid w:val="00FA4C11"/>
    <w:rsid w:val="00FA54AF"/>
    <w:rsid w:val="00FA569A"/>
    <w:rsid w:val="00FA5823"/>
    <w:rsid w:val="00FA623E"/>
    <w:rsid w:val="00FA69B5"/>
    <w:rsid w:val="00FA6E63"/>
    <w:rsid w:val="00FA7085"/>
    <w:rsid w:val="00FA70B0"/>
    <w:rsid w:val="00FA7363"/>
    <w:rsid w:val="00FA752F"/>
    <w:rsid w:val="00FA7838"/>
    <w:rsid w:val="00FA7CEC"/>
    <w:rsid w:val="00FA7EB5"/>
    <w:rsid w:val="00FB065D"/>
    <w:rsid w:val="00FB0712"/>
    <w:rsid w:val="00FB088D"/>
    <w:rsid w:val="00FB0A8F"/>
    <w:rsid w:val="00FB0EAD"/>
    <w:rsid w:val="00FB10F8"/>
    <w:rsid w:val="00FB1518"/>
    <w:rsid w:val="00FB1BBE"/>
    <w:rsid w:val="00FB1EEE"/>
    <w:rsid w:val="00FB2351"/>
    <w:rsid w:val="00FB27DC"/>
    <w:rsid w:val="00FB2847"/>
    <w:rsid w:val="00FB335B"/>
    <w:rsid w:val="00FB3A8C"/>
    <w:rsid w:val="00FB4586"/>
    <w:rsid w:val="00FB462B"/>
    <w:rsid w:val="00FB468D"/>
    <w:rsid w:val="00FB495D"/>
    <w:rsid w:val="00FB4A37"/>
    <w:rsid w:val="00FB57DF"/>
    <w:rsid w:val="00FB59C7"/>
    <w:rsid w:val="00FB5F39"/>
    <w:rsid w:val="00FB5F7E"/>
    <w:rsid w:val="00FB607A"/>
    <w:rsid w:val="00FB6D88"/>
    <w:rsid w:val="00FB7110"/>
    <w:rsid w:val="00FB75A1"/>
    <w:rsid w:val="00FB78FA"/>
    <w:rsid w:val="00FC05CB"/>
    <w:rsid w:val="00FC0CDB"/>
    <w:rsid w:val="00FC0EF4"/>
    <w:rsid w:val="00FC101F"/>
    <w:rsid w:val="00FC16DF"/>
    <w:rsid w:val="00FC17CB"/>
    <w:rsid w:val="00FC1A6E"/>
    <w:rsid w:val="00FC2092"/>
    <w:rsid w:val="00FC2269"/>
    <w:rsid w:val="00FC229C"/>
    <w:rsid w:val="00FC2BF2"/>
    <w:rsid w:val="00FC2DBE"/>
    <w:rsid w:val="00FC39CF"/>
    <w:rsid w:val="00FC3C6A"/>
    <w:rsid w:val="00FC4375"/>
    <w:rsid w:val="00FC4C76"/>
    <w:rsid w:val="00FC5576"/>
    <w:rsid w:val="00FC57CF"/>
    <w:rsid w:val="00FC5AB9"/>
    <w:rsid w:val="00FC5BFD"/>
    <w:rsid w:val="00FC62A8"/>
    <w:rsid w:val="00FC630B"/>
    <w:rsid w:val="00FC633F"/>
    <w:rsid w:val="00FC693F"/>
    <w:rsid w:val="00FC6D5E"/>
    <w:rsid w:val="00FC6EF1"/>
    <w:rsid w:val="00FC6FF3"/>
    <w:rsid w:val="00FC7C89"/>
    <w:rsid w:val="00FC7E81"/>
    <w:rsid w:val="00FD06EA"/>
    <w:rsid w:val="00FD0731"/>
    <w:rsid w:val="00FD09D8"/>
    <w:rsid w:val="00FD1157"/>
    <w:rsid w:val="00FD1368"/>
    <w:rsid w:val="00FD156B"/>
    <w:rsid w:val="00FD1939"/>
    <w:rsid w:val="00FD1AEC"/>
    <w:rsid w:val="00FD1C23"/>
    <w:rsid w:val="00FD24A9"/>
    <w:rsid w:val="00FD2BE2"/>
    <w:rsid w:val="00FD2DC6"/>
    <w:rsid w:val="00FD2F2F"/>
    <w:rsid w:val="00FD31DA"/>
    <w:rsid w:val="00FD3ECA"/>
    <w:rsid w:val="00FD4659"/>
    <w:rsid w:val="00FD49D5"/>
    <w:rsid w:val="00FD53F8"/>
    <w:rsid w:val="00FD545B"/>
    <w:rsid w:val="00FD545D"/>
    <w:rsid w:val="00FD54A1"/>
    <w:rsid w:val="00FD5640"/>
    <w:rsid w:val="00FD5F0F"/>
    <w:rsid w:val="00FD627F"/>
    <w:rsid w:val="00FD62D8"/>
    <w:rsid w:val="00FD6531"/>
    <w:rsid w:val="00FD65AE"/>
    <w:rsid w:val="00FD679B"/>
    <w:rsid w:val="00FD6910"/>
    <w:rsid w:val="00FD7045"/>
    <w:rsid w:val="00FD716A"/>
    <w:rsid w:val="00FD7245"/>
    <w:rsid w:val="00FD769D"/>
    <w:rsid w:val="00FD78E0"/>
    <w:rsid w:val="00FD7A28"/>
    <w:rsid w:val="00FD7EEF"/>
    <w:rsid w:val="00FE04D8"/>
    <w:rsid w:val="00FE0846"/>
    <w:rsid w:val="00FE0AA7"/>
    <w:rsid w:val="00FE1188"/>
    <w:rsid w:val="00FE13D0"/>
    <w:rsid w:val="00FE154F"/>
    <w:rsid w:val="00FE155E"/>
    <w:rsid w:val="00FE168D"/>
    <w:rsid w:val="00FE1730"/>
    <w:rsid w:val="00FE1D80"/>
    <w:rsid w:val="00FE1DE2"/>
    <w:rsid w:val="00FE2079"/>
    <w:rsid w:val="00FE234B"/>
    <w:rsid w:val="00FE287B"/>
    <w:rsid w:val="00FE2AF2"/>
    <w:rsid w:val="00FE2C91"/>
    <w:rsid w:val="00FE316C"/>
    <w:rsid w:val="00FE3471"/>
    <w:rsid w:val="00FE3805"/>
    <w:rsid w:val="00FE382A"/>
    <w:rsid w:val="00FE3848"/>
    <w:rsid w:val="00FE391F"/>
    <w:rsid w:val="00FE3C81"/>
    <w:rsid w:val="00FE3FE4"/>
    <w:rsid w:val="00FE408C"/>
    <w:rsid w:val="00FE42E1"/>
    <w:rsid w:val="00FE44D2"/>
    <w:rsid w:val="00FE48F8"/>
    <w:rsid w:val="00FE4ACE"/>
    <w:rsid w:val="00FE52D2"/>
    <w:rsid w:val="00FE563D"/>
    <w:rsid w:val="00FE5777"/>
    <w:rsid w:val="00FE57F4"/>
    <w:rsid w:val="00FE5845"/>
    <w:rsid w:val="00FE5F1C"/>
    <w:rsid w:val="00FE64E0"/>
    <w:rsid w:val="00FE6583"/>
    <w:rsid w:val="00FE6744"/>
    <w:rsid w:val="00FE6AC4"/>
    <w:rsid w:val="00FE6DED"/>
    <w:rsid w:val="00FE6FD9"/>
    <w:rsid w:val="00FE72B2"/>
    <w:rsid w:val="00FE7419"/>
    <w:rsid w:val="00FE7854"/>
    <w:rsid w:val="00FE79DA"/>
    <w:rsid w:val="00FE7D20"/>
    <w:rsid w:val="00FE7E36"/>
    <w:rsid w:val="00FE7ED5"/>
    <w:rsid w:val="00FE7EEB"/>
    <w:rsid w:val="00FE7FF5"/>
    <w:rsid w:val="00FF03D5"/>
    <w:rsid w:val="00FF0AF7"/>
    <w:rsid w:val="00FF0B8E"/>
    <w:rsid w:val="00FF0F85"/>
    <w:rsid w:val="00FF1164"/>
    <w:rsid w:val="00FF13D4"/>
    <w:rsid w:val="00FF2BD9"/>
    <w:rsid w:val="00FF316F"/>
    <w:rsid w:val="00FF32F8"/>
    <w:rsid w:val="00FF366B"/>
    <w:rsid w:val="00FF3F86"/>
    <w:rsid w:val="00FF44B2"/>
    <w:rsid w:val="00FF4A8E"/>
    <w:rsid w:val="00FF4B49"/>
    <w:rsid w:val="00FF4BB4"/>
    <w:rsid w:val="00FF5E7B"/>
    <w:rsid w:val="00FF5EC4"/>
    <w:rsid w:val="00FF60D0"/>
    <w:rsid w:val="00FF6131"/>
    <w:rsid w:val="00FF61D7"/>
    <w:rsid w:val="00FF6533"/>
    <w:rsid w:val="00FF6D62"/>
    <w:rsid w:val="00FF6EA7"/>
    <w:rsid w:val="00FF72F3"/>
    <w:rsid w:val="00FF7468"/>
    <w:rsid w:val="00FF7D69"/>
    <w:rsid w:val="00FF7EDD"/>
    <w:rsid w:val="00FF7F2C"/>
    <w:rsid w:val="01454148"/>
    <w:rsid w:val="014F2757"/>
    <w:rsid w:val="017ED894"/>
    <w:rsid w:val="01A69338"/>
    <w:rsid w:val="01CDCC88"/>
    <w:rsid w:val="0202D6ED"/>
    <w:rsid w:val="0209B415"/>
    <w:rsid w:val="021250C1"/>
    <w:rsid w:val="023FF976"/>
    <w:rsid w:val="027A1A67"/>
    <w:rsid w:val="0281DBF1"/>
    <w:rsid w:val="02A66FA6"/>
    <w:rsid w:val="02D68E72"/>
    <w:rsid w:val="031DC215"/>
    <w:rsid w:val="0332B8B5"/>
    <w:rsid w:val="034E8A18"/>
    <w:rsid w:val="03849B7C"/>
    <w:rsid w:val="03AFFFAF"/>
    <w:rsid w:val="03B0B5C8"/>
    <w:rsid w:val="03B7592F"/>
    <w:rsid w:val="03D30898"/>
    <w:rsid w:val="03EC846E"/>
    <w:rsid w:val="0416B06F"/>
    <w:rsid w:val="0433D2F1"/>
    <w:rsid w:val="043D53C9"/>
    <w:rsid w:val="043FCC85"/>
    <w:rsid w:val="0471B11A"/>
    <w:rsid w:val="04A02026"/>
    <w:rsid w:val="04A88783"/>
    <w:rsid w:val="04C2F66B"/>
    <w:rsid w:val="051BCB43"/>
    <w:rsid w:val="05AD407B"/>
    <w:rsid w:val="05CB61A8"/>
    <w:rsid w:val="05DD248C"/>
    <w:rsid w:val="061EFD27"/>
    <w:rsid w:val="065AAEB1"/>
    <w:rsid w:val="065E05DC"/>
    <w:rsid w:val="066664CB"/>
    <w:rsid w:val="068EA9D0"/>
    <w:rsid w:val="06CEFF38"/>
    <w:rsid w:val="0713189D"/>
    <w:rsid w:val="07311EAE"/>
    <w:rsid w:val="074F9CBA"/>
    <w:rsid w:val="076C6514"/>
    <w:rsid w:val="07A6F860"/>
    <w:rsid w:val="07D538B6"/>
    <w:rsid w:val="07D8104C"/>
    <w:rsid w:val="07E0D679"/>
    <w:rsid w:val="080DD34A"/>
    <w:rsid w:val="0816D1A9"/>
    <w:rsid w:val="084DC5A3"/>
    <w:rsid w:val="086FCB03"/>
    <w:rsid w:val="08A0AA5D"/>
    <w:rsid w:val="08B0E397"/>
    <w:rsid w:val="08DDE786"/>
    <w:rsid w:val="0941B597"/>
    <w:rsid w:val="097C285A"/>
    <w:rsid w:val="09BC986D"/>
    <w:rsid w:val="09DD60E0"/>
    <w:rsid w:val="09FC0E3E"/>
    <w:rsid w:val="0A3C1E92"/>
    <w:rsid w:val="0A435757"/>
    <w:rsid w:val="0A53B629"/>
    <w:rsid w:val="0A5CC954"/>
    <w:rsid w:val="0A715FBB"/>
    <w:rsid w:val="0A850C46"/>
    <w:rsid w:val="0A8A0671"/>
    <w:rsid w:val="0A9473F9"/>
    <w:rsid w:val="0AB17AF7"/>
    <w:rsid w:val="0AFC1180"/>
    <w:rsid w:val="0B30B3DC"/>
    <w:rsid w:val="0B56AB76"/>
    <w:rsid w:val="0B7313B7"/>
    <w:rsid w:val="0B85ECF9"/>
    <w:rsid w:val="0BB2883A"/>
    <w:rsid w:val="0BB65A26"/>
    <w:rsid w:val="0BF68272"/>
    <w:rsid w:val="0C4A11C6"/>
    <w:rsid w:val="0C71268F"/>
    <w:rsid w:val="0C74C322"/>
    <w:rsid w:val="0C7C1865"/>
    <w:rsid w:val="0C7FFF9B"/>
    <w:rsid w:val="0C8F4843"/>
    <w:rsid w:val="0CB384C6"/>
    <w:rsid w:val="0CF2B32F"/>
    <w:rsid w:val="0D09041F"/>
    <w:rsid w:val="0D0E100B"/>
    <w:rsid w:val="0D2E6F5C"/>
    <w:rsid w:val="0D31C4D7"/>
    <w:rsid w:val="0D7046DE"/>
    <w:rsid w:val="0D83E286"/>
    <w:rsid w:val="0DA83513"/>
    <w:rsid w:val="0DAC8E8F"/>
    <w:rsid w:val="0DAE5A8A"/>
    <w:rsid w:val="0E23385E"/>
    <w:rsid w:val="0E30CBEB"/>
    <w:rsid w:val="0E5BE01D"/>
    <w:rsid w:val="0E625B34"/>
    <w:rsid w:val="0EDF241B"/>
    <w:rsid w:val="0F004B6C"/>
    <w:rsid w:val="0F16321F"/>
    <w:rsid w:val="0F2AA36D"/>
    <w:rsid w:val="0F4394EB"/>
    <w:rsid w:val="0F59051C"/>
    <w:rsid w:val="0F77CEAD"/>
    <w:rsid w:val="0F996A35"/>
    <w:rsid w:val="0F9A144B"/>
    <w:rsid w:val="0F9C481A"/>
    <w:rsid w:val="0FF7DB84"/>
    <w:rsid w:val="100740AE"/>
    <w:rsid w:val="1046472E"/>
    <w:rsid w:val="10875781"/>
    <w:rsid w:val="108CE553"/>
    <w:rsid w:val="10AE130E"/>
    <w:rsid w:val="10B11128"/>
    <w:rsid w:val="10CC8F0A"/>
    <w:rsid w:val="10CCCA30"/>
    <w:rsid w:val="10E48228"/>
    <w:rsid w:val="10EFFF2E"/>
    <w:rsid w:val="110B3207"/>
    <w:rsid w:val="1119D266"/>
    <w:rsid w:val="112C8F04"/>
    <w:rsid w:val="1138E9A7"/>
    <w:rsid w:val="11658FC0"/>
    <w:rsid w:val="11765D91"/>
    <w:rsid w:val="119D5C23"/>
    <w:rsid w:val="11D2CC42"/>
    <w:rsid w:val="11E4892F"/>
    <w:rsid w:val="1200A336"/>
    <w:rsid w:val="121F913D"/>
    <w:rsid w:val="1250A546"/>
    <w:rsid w:val="1252AECD"/>
    <w:rsid w:val="12654182"/>
    <w:rsid w:val="12770871"/>
    <w:rsid w:val="129A20BA"/>
    <w:rsid w:val="12F9180F"/>
    <w:rsid w:val="130C6583"/>
    <w:rsid w:val="130FAC6D"/>
    <w:rsid w:val="13102773"/>
    <w:rsid w:val="132AB72D"/>
    <w:rsid w:val="132CF867"/>
    <w:rsid w:val="13427341"/>
    <w:rsid w:val="1351A759"/>
    <w:rsid w:val="13A2B191"/>
    <w:rsid w:val="142533FF"/>
    <w:rsid w:val="14869D0C"/>
    <w:rsid w:val="149EA6F1"/>
    <w:rsid w:val="149F6C34"/>
    <w:rsid w:val="14B0A350"/>
    <w:rsid w:val="14D0BF1C"/>
    <w:rsid w:val="15376398"/>
    <w:rsid w:val="15465192"/>
    <w:rsid w:val="154AB5DF"/>
    <w:rsid w:val="157A1ECD"/>
    <w:rsid w:val="158C5FD2"/>
    <w:rsid w:val="15FE9D93"/>
    <w:rsid w:val="15FEF58F"/>
    <w:rsid w:val="165761D6"/>
    <w:rsid w:val="16B7AE63"/>
    <w:rsid w:val="16BA5FC8"/>
    <w:rsid w:val="16F4D014"/>
    <w:rsid w:val="1730D7C1"/>
    <w:rsid w:val="17341A20"/>
    <w:rsid w:val="176D0A6D"/>
    <w:rsid w:val="1777D030"/>
    <w:rsid w:val="1781E2EC"/>
    <w:rsid w:val="17CD0BD0"/>
    <w:rsid w:val="17DBEFF0"/>
    <w:rsid w:val="18359890"/>
    <w:rsid w:val="185F4507"/>
    <w:rsid w:val="18749DA7"/>
    <w:rsid w:val="18B34323"/>
    <w:rsid w:val="1918EEB2"/>
    <w:rsid w:val="19750196"/>
    <w:rsid w:val="197CA57B"/>
    <w:rsid w:val="1A32AAB9"/>
    <w:rsid w:val="1A7E0C2B"/>
    <w:rsid w:val="1A9207BC"/>
    <w:rsid w:val="1AA48895"/>
    <w:rsid w:val="1AA7D229"/>
    <w:rsid w:val="1AAC2944"/>
    <w:rsid w:val="1AAFEB51"/>
    <w:rsid w:val="1ABB7D5B"/>
    <w:rsid w:val="1B19A12B"/>
    <w:rsid w:val="1B475E7A"/>
    <w:rsid w:val="1B4BF991"/>
    <w:rsid w:val="1B671FF5"/>
    <w:rsid w:val="1B842FF9"/>
    <w:rsid w:val="1C0711F9"/>
    <w:rsid w:val="1C36B52B"/>
    <w:rsid w:val="1C3BD8D9"/>
    <w:rsid w:val="1C4C12BC"/>
    <w:rsid w:val="1C697E51"/>
    <w:rsid w:val="1C71D197"/>
    <w:rsid w:val="1CB6071C"/>
    <w:rsid w:val="1CC1F5D5"/>
    <w:rsid w:val="1CD7C9EB"/>
    <w:rsid w:val="1D000516"/>
    <w:rsid w:val="1D02EF1E"/>
    <w:rsid w:val="1D2265F9"/>
    <w:rsid w:val="1D5D7382"/>
    <w:rsid w:val="1D621E4D"/>
    <w:rsid w:val="1D6D3DEE"/>
    <w:rsid w:val="1D7F86D9"/>
    <w:rsid w:val="1DB0F46F"/>
    <w:rsid w:val="1DB6C084"/>
    <w:rsid w:val="1DB920F7"/>
    <w:rsid w:val="1DF6055A"/>
    <w:rsid w:val="1DF64598"/>
    <w:rsid w:val="1DF8C37A"/>
    <w:rsid w:val="1DFA0441"/>
    <w:rsid w:val="1E0057E9"/>
    <w:rsid w:val="1E0E87BA"/>
    <w:rsid w:val="1E5CD37B"/>
    <w:rsid w:val="1E705335"/>
    <w:rsid w:val="1EC04482"/>
    <w:rsid w:val="1ED705B8"/>
    <w:rsid w:val="1F4FB3BF"/>
    <w:rsid w:val="1FB898D1"/>
    <w:rsid w:val="1FCCA324"/>
    <w:rsid w:val="20173CED"/>
    <w:rsid w:val="204E09B8"/>
    <w:rsid w:val="206BBB85"/>
    <w:rsid w:val="2074F424"/>
    <w:rsid w:val="20901878"/>
    <w:rsid w:val="20C04977"/>
    <w:rsid w:val="20E6C8BF"/>
    <w:rsid w:val="2133F239"/>
    <w:rsid w:val="219003AA"/>
    <w:rsid w:val="21BF4F3A"/>
    <w:rsid w:val="21D4FAA0"/>
    <w:rsid w:val="21F2016C"/>
    <w:rsid w:val="220C192B"/>
    <w:rsid w:val="222420C4"/>
    <w:rsid w:val="2236A477"/>
    <w:rsid w:val="224F7986"/>
    <w:rsid w:val="2267B7D0"/>
    <w:rsid w:val="228B0CA1"/>
    <w:rsid w:val="22EC29B0"/>
    <w:rsid w:val="22F70105"/>
    <w:rsid w:val="234C13E9"/>
    <w:rsid w:val="23533065"/>
    <w:rsid w:val="237DB8E2"/>
    <w:rsid w:val="23835A87"/>
    <w:rsid w:val="2395271C"/>
    <w:rsid w:val="23993EBD"/>
    <w:rsid w:val="24212DDF"/>
    <w:rsid w:val="2453D7D5"/>
    <w:rsid w:val="245619F9"/>
    <w:rsid w:val="24AF5350"/>
    <w:rsid w:val="24B41E56"/>
    <w:rsid w:val="24D8EE5C"/>
    <w:rsid w:val="24EFFA3D"/>
    <w:rsid w:val="250001E0"/>
    <w:rsid w:val="255A2A34"/>
    <w:rsid w:val="2562ECD0"/>
    <w:rsid w:val="25654BAF"/>
    <w:rsid w:val="25806AD2"/>
    <w:rsid w:val="25984CBF"/>
    <w:rsid w:val="25B7CC99"/>
    <w:rsid w:val="25C7F294"/>
    <w:rsid w:val="25EE5860"/>
    <w:rsid w:val="25F5636F"/>
    <w:rsid w:val="25F7A6E0"/>
    <w:rsid w:val="261675DD"/>
    <w:rsid w:val="261BF688"/>
    <w:rsid w:val="264D00BD"/>
    <w:rsid w:val="265554B1"/>
    <w:rsid w:val="2658E0C8"/>
    <w:rsid w:val="268DD653"/>
    <w:rsid w:val="26B00F1D"/>
    <w:rsid w:val="26C5C25C"/>
    <w:rsid w:val="272E52EF"/>
    <w:rsid w:val="2794E5A4"/>
    <w:rsid w:val="27A13FA3"/>
    <w:rsid w:val="27A5FE95"/>
    <w:rsid w:val="27BF813B"/>
    <w:rsid w:val="27D44290"/>
    <w:rsid w:val="27DCBC35"/>
    <w:rsid w:val="27E47AFB"/>
    <w:rsid w:val="27ECBD61"/>
    <w:rsid w:val="27EE5C3D"/>
    <w:rsid w:val="27FE4923"/>
    <w:rsid w:val="27FFE167"/>
    <w:rsid w:val="280E2357"/>
    <w:rsid w:val="28451585"/>
    <w:rsid w:val="2852236F"/>
    <w:rsid w:val="285A2DDC"/>
    <w:rsid w:val="285E34CD"/>
    <w:rsid w:val="2891FBA7"/>
    <w:rsid w:val="2897C5B5"/>
    <w:rsid w:val="28C9624E"/>
    <w:rsid w:val="28E41636"/>
    <w:rsid w:val="28E75E22"/>
    <w:rsid w:val="28E80103"/>
    <w:rsid w:val="28F4A2EE"/>
    <w:rsid w:val="29008ECB"/>
    <w:rsid w:val="2938EDFB"/>
    <w:rsid w:val="29439193"/>
    <w:rsid w:val="299B5138"/>
    <w:rsid w:val="29A21AF1"/>
    <w:rsid w:val="29A4A995"/>
    <w:rsid w:val="29AC77D9"/>
    <w:rsid w:val="29D233A8"/>
    <w:rsid w:val="29DAA855"/>
    <w:rsid w:val="29E3FF9E"/>
    <w:rsid w:val="2A1E3299"/>
    <w:rsid w:val="2A5C2E28"/>
    <w:rsid w:val="2A7D7A0E"/>
    <w:rsid w:val="2A9460AD"/>
    <w:rsid w:val="2AB17CA3"/>
    <w:rsid w:val="2AB5356C"/>
    <w:rsid w:val="2AF2A6A7"/>
    <w:rsid w:val="2B059A77"/>
    <w:rsid w:val="2B1D2D5A"/>
    <w:rsid w:val="2B2C161C"/>
    <w:rsid w:val="2B4AFA10"/>
    <w:rsid w:val="2B65E022"/>
    <w:rsid w:val="2B6EA11A"/>
    <w:rsid w:val="2B9BD943"/>
    <w:rsid w:val="2BC4F87F"/>
    <w:rsid w:val="2C17F08B"/>
    <w:rsid w:val="2C2ABCFB"/>
    <w:rsid w:val="2C2C524C"/>
    <w:rsid w:val="2C72FA87"/>
    <w:rsid w:val="2CB6B6DB"/>
    <w:rsid w:val="2CBB1509"/>
    <w:rsid w:val="2CC17AB9"/>
    <w:rsid w:val="2CD53B30"/>
    <w:rsid w:val="2CD5B83B"/>
    <w:rsid w:val="2CFB8D59"/>
    <w:rsid w:val="2D07F9BD"/>
    <w:rsid w:val="2D095EF4"/>
    <w:rsid w:val="2D123C48"/>
    <w:rsid w:val="2D238650"/>
    <w:rsid w:val="2D66FFC8"/>
    <w:rsid w:val="2D7ECFE5"/>
    <w:rsid w:val="2D85DBD1"/>
    <w:rsid w:val="2DA7BAC0"/>
    <w:rsid w:val="2DA8771E"/>
    <w:rsid w:val="2DE967BB"/>
    <w:rsid w:val="2E2400CC"/>
    <w:rsid w:val="2E9CA88C"/>
    <w:rsid w:val="2ED96D8E"/>
    <w:rsid w:val="2EDF9323"/>
    <w:rsid w:val="2F790F90"/>
    <w:rsid w:val="2F895AB7"/>
    <w:rsid w:val="2F9B1A30"/>
    <w:rsid w:val="2F9B6D34"/>
    <w:rsid w:val="2F9E0BCD"/>
    <w:rsid w:val="2FB6C5C8"/>
    <w:rsid w:val="2FE12683"/>
    <w:rsid w:val="30397C9D"/>
    <w:rsid w:val="305AFF91"/>
    <w:rsid w:val="305D032C"/>
    <w:rsid w:val="30672B89"/>
    <w:rsid w:val="30A9CE8C"/>
    <w:rsid w:val="30C7505C"/>
    <w:rsid w:val="311282A2"/>
    <w:rsid w:val="313976AB"/>
    <w:rsid w:val="31463D4B"/>
    <w:rsid w:val="3147D5B7"/>
    <w:rsid w:val="31DB1582"/>
    <w:rsid w:val="32387E22"/>
    <w:rsid w:val="32474425"/>
    <w:rsid w:val="3248605A"/>
    <w:rsid w:val="324B3DF4"/>
    <w:rsid w:val="32652D1F"/>
    <w:rsid w:val="32687E0A"/>
    <w:rsid w:val="327035F0"/>
    <w:rsid w:val="32D02566"/>
    <w:rsid w:val="32D39BEE"/>
    <w:rsid w:val="32E7149C"/>
    <w:rsid w:val="33161664"/>
    <w:rsid w:val="335E1799"/>
    <w:rsid w:val="335F6863"/>
    <w:rsid w:val="337576D8"/>
    <w:rsid w:val="3378FFA9"/>
    <w:rsid w:val="3380195F"/>
    <w:rsid w:val="3394A907"/>
    <w:rsid w:val="33A7EA30"/>
    <w:rsid w:val="33BDB12C"/>
    <w:rsid w:val="3415775F"/>
    <w:rsid w:val="34241740"/>
    <w:rsid w:val="3441EE2C"/>
    <w:rsid w:val="3475E169"/>
    <w:rsid w:val="3484F3DD"/>
    <w:rsid w:val="3493D31A"/>
    <w:rsid w:val="349D51AF"/>
    <w:rsid w:val="34B2CFCB"/>
    <w:rsid w:val="34C4DB15"/>
    <w:rsid w:val="34E5121C"/>
    <w:rsid w:val="34EAB899"/>
    <w:rsid w:val="35176E28"/>
    <w:rsid w:val="35234B18"/>
    <w:rsid w:val="356BC4DB"/>
    <w:rsid w:val="35A72419"/>
    <w:rsid w:val="35DE709B"/>
    <w:rsid w:val="35E19455"/>
    <w:rsid w:val="36199DD5"/>
    <w:rsid w:val="362F00C9"/>
    <w:rsid w:val="36E1B91E"/>
    <w:rsid w:val="37207E19"/>
    <w:rsid w:val="372479DC"/>
    <w:rsid w:val="37353CFF"/>
    <w:rsid w:val="373F59DE"/>
    <w:rsid w:val="374027A6"/>
    <w:rsid w:val="37416571"/>
    <w:rsid w:val="37585785"/>
    <w:rsid w:val="37615170"/>
    <w:rsid w:val="376EAF19"/>
    <w:rsid w:val="37877694"/>
    <w:rsid w:val="37887F36"/>
    <w:rsid w:val="3789612E"/>
    <w:rsid w:val="37AFE406"/>
    <w:rsid w:val="37D7213A"/>
    <w:rsid w:val="37E0480F"/>
    <w:rsid w:val="3806C11B"/>
    <w:rsid w:val="38775FF2"/>
    <w:rsid w:val="38FE7818"/>
    <w:rsid w:val="390A3B0C"/>
    <w:rsid w:val="395A95F6"/>
    <w:rsid w:val="395BAE29"/>
    <w:rsid w:val="39AD4A9F"/>
    <w:rsid w:val="39D1F6AB"/>
    <w:rsid w:val="3A74F32C"/>
    <w:rsid w:val="3A86F6F2"/>
    <w:rsid w:val="3A95E49F"/>
    <w:rsid w:val="3AA79547"/>
    <w:rsid w:val="3ADC8027"/>
    <w:rsid w:val="3AF6BC98"/>
    <w:rsid w:val="3AF789DD"/>
    <w:rsid w:val="3AF98849"/>
    <w:rsid w:val="3B06022B"/>
    <w:rsid w:val="3B55285B"/>
    <w:rsid w:val="3B592D4D"/>
    <w:rsid w:val="3BCFF93E"/>
    <w:rsid w:val="3BD46BB9"/>
    <w:rsid w:val="3BDF320F"/>
    <w:rsid w:val="3C004150"/>
    <w:rsid w:val="3C0C930B"/>
    <w:rsid w:val="3C6941CE"/>
    <w:rsid w:val="3C7FB24E"/>
    <w:rsid w:val="3C8C3961"/>
    <w:rsid w:val="3C8D84C5"/>
    <w:rsid w:val="3C94EE62"/>
    <w:rsid w:val="3CA603FE"/>
    <w:rsid w:val="3CC24D48"/>
    <w:rsid w:val="3CCF641D"/>
    <w:rsid w:val="3D518497"/>
    <w:rsid w:val="3D6167A8"/>
    <w:rsid w:val="3D7E1A36"/>
    <w:rsid w:val="3D940AE5"/>
    <w:rsid w:val="3DB36572"/>
    <w:rsid w:val="3DC44F45"/>
    <w:rsid w:val="3DFD7298"/>
    <w:rsid w:val="3E46D2E5"/>
    <w:rsid w:val="3E71E026"/>
    <w:rsid w:val="3E74EFC0"/>
    <w:rsid w:val="3E86DA17"/>
    <w:rsid w:val="3ECBCEAC"/>
    <w:rsid w:val="3ECD6F96"/>
    <w:rsid w:val="3EE8A520"/>
    <w:rsid w:val="3EE9D309"/>
    <w:rsid w:val="3EFA72CE"/>
    <w:rsid w:val="3F0D5ADE"/>
    <w:rsid w:val="3F18D01F"/>
    <w:rsid w:val="3F1EC3E8"/>
    <w:rsid w:val="3F2EFA6B"/>
    <w:rsid w:val="3F3885D8"/>
    <w:rsid w:val="3F7340FC"/>
    <w:rsid w:val="3F74EDB4"/>
    <w:rsid w:val="3FAA549F"/>
    <w:rsid w:val="3FBA710F"/>
    <w:rsid w:val="3FBCDDE9"/>
    <w:rsid w:val="40013C29"/>
    <w:rsid w:val="4002DFE1"/>
    <w:rsid w:val="40542980"/>
    <w:rsid w:val="409F1B56"/>
    <w:rsid w:val="40A36A27"/>
    <w:rsid w:val="40B14EE3"/>
    <w:rsid w:val="40B91878"/>
    <w:rsid w:val="40BA32BF"/>
    <w:rsid w:val="40BFD116"/>
    <w:rsid w:val="40C31F29"/>
    <w:rsid w:val="40E58B94"/>
    <w:rsid w:val="414650DD"/>
    <w:rsid w:val="414F0EC6"/>
    <w:rsid w:val="41847E7C"/>
    <w:rsid w:val="41855E6B"/>
    <w:rsid w:val="41D5D3DA"/>
    <w:rsid w:val="41E2E2CA"/>
    <w:rsid w:val="4236D883"/>
    <w:rsid w:val="423D22F7"/>
    <w:rsid w:val="423F3586"/>
    <w:rsid w:val="4245EC02"/>
    <w:rsid w:val="42755D39"/>
    <w:rsid w:val="42900357"/>
    <w:rsid w:val="42C2FC67"/>
    <w:rsid w:val="43231D33"/>
    <w:rsid w:val="4324D41D"/>
    <w:rsid w:val="432A4CC6"/>
    <w:rsid w:val="43714AA4"/>
    <w:rsid w:val="43927A9C"/>
    <w:rsid w:val="43936B77"/>
    <w:rsid w:val="44691626"/>
    <w:rsid w:val="44828B0D"/>
    <w:rsid w:val="44A4B2B1"/>
    <w:rsid w:val="44ACCB4B"/>
    <w:rsid w:val="44DBB114"/>
    <w:rsid w:val="44FA838A"/>
    <w:rsid w:val="45153EDA"/>
    <w:rsid w:val="453188D4"/>
    <w:rsid w:val="4554A0C5"/>
    <w:rsid w:val="456B1B3D"/>
    <w:rsid w:val="463B7000"/>
    <w:rsid w:val="465B8BA0"/>
    <w:rsid w:val="465FE670"/>
    <w:rsid w:val="46903650"/>
    <w:rsid w:val="469347AD"/>
    <w:rsid w:val="46A035CE"/>
    <w:rsid w:val="46A7CF79"/>
    <w:rsid w:val="46C40087"/>
    <w:rsid w:val="46C493CC"/>
    <w:rsid w:val="46F55FE8"/>
    <w:rsid w:val="46FA0D63"/>
    <w:rsid w:val="47231B34"/>
    <w:rsid w:val="473929F3"/>
    <w:rsid w:val="474699A1"/>
    <w:rsid w:val="478A04BD"/>
    <w:rsid w:val="479CE757"/>
    <w:rsid w:val="47E0852C"/>
    <w:rsid w:val="47E9AF2A"/>
    <w:rsid w:val="481B44C3"/>
    <w:rsid w:val="48D3F8C5"/>
    <w:rsid w:val="48F1E021"/>
    <w:rsid w:val="48FE4804"/>
    <w:rsid w:val="4912C088"/>
    <w:rsid w:val="491EE583"/>
    <w:rsid w:val="4959ED29"/>
    <w:rsid w:val="495BAB31"/>
    <w:rsid w:val="4961826D"/>
    <w:rsid w:val="496B20CD"/>
    <w:rsid w:val="49DAB385"/>
    <w:rsid w:val="49E08B89"/>
    <w:rsid w:val="4A3A5202"/>
    <w:rsid w:val="4A547DE5"/>
    <w:rsid w:val="4A6E311D"/>
    <w:rsid w:val="4A8156B2"/>
    <w:rsid w:val="4A82EB6F"/>
    <w:rsid w:val="4AAA5DDE"/>
    <w:rsid w:val="4ACB5E71"/>
    <w:rsid w:val="4AF5209B"/>
    <w:rsid w:val="4B072338"/>
    <w:rsid w:val="4B1813E5"/>
    <w:rsid w:val="4B1EA1EF"/>
    <w:rsid w:val="4B225C1F"/>
    <w:rsid w:val="4B4A01CE"/>
    <w:rsid w:val="4B4A874C"/>
    <w:rsid w:val="4B7566A6"/>
    <w:rsid w:val="4BDE9B21"/>
    <w:rsid w:val="4C10AC7D"/>
    <w:rsid w:val="4C39EF38"/>
    <w:rsid w:val="4C5EAF01"/>
    <w:rsid w:val="4C68FBF3"/>
    <w:rsid w:val="4C69C011"/>
    <w:rsid w:val="4C8CE6A3"/>
    <w:rsid w:val="4CFA5CE2"/>
    <w:rsid w:val="4D299554"/>
    <w:rsid w:val="4D33DDE2"/>
    <w:rsid w:val="4D52FA65"/>
    <w:rsid w:val="4D79B3ED"/>
    <w:rsid w:val="4DA39A2D"/>
    <w:rsid w:val="4DF4E219"/>
    <w:rsid w:val="4E531B6F"/>
    <w:rsid w:val="4E6FAF7C"/>
    <w:rsid w:val="4E95B654"/>
    <w:rsid w:val="4EAA5BB7"/>
    <w:rsid w:val="4EB06EEE"/>
    <w:rsid w:val="4EF0E130"/>
    <w:rsid w:val="4F4D5B00"/>
    <w:rsid w:val="4F636198"/>
    <w:rsid w:val="4F744CF2"/>
    <w:rsid w:val="4F75F740"/>
    <w:rsid w:val="4F769022"/>
    <w:rsid w:val="4F8D6B2E"/>
    <w:rsid w:val="4F97D685"/>
    <w:rsid w:val="4FBAB79B"/>
    <w:rsid w:val="4FE12007"/>
    <w:rsid w:val="4FED7969"/>
    <w:rsid w:val="5023D08D"/>
    <w:rsid w:val="5033E189"/>
    <w:rsid w:val="50393D5A"/>
    <w:rsid w:val="5052BC0C"/>
    <w:rsid w:val="506C64DE"/>
    <w:rsid w:val="507D9E4B"/>
    <w:rsid w:val="5094D1C8"/>
    <w:rsid w:val="50ACC046"/>
    <w:rsid w:val="50FDF238"/>
    <w:rsid w:val="5102F6C3"/>
    <w:rsid w:val="51037F2A"/>
    <w:rsid w:val="51278C5E"/>
    <w:rsid w:val="513329BB"/>
    <w:rsid w:val="51625DA2"/>
    <w:rsid w:val="5174432F"/>
    <w:rsid w:val="5182B858"/>
    <w:rsid w:val="51944A2F"/>
    <w:rsid w:val="51C1A2DE"/>
    <w:rsid w:val="51C83C38"/>
    <w:rsid w:val="52022C51"/>
    <w:rsid w:val="52398879"/>
    <w:rsid w:val="52550D53"/>
    <w:rsid w:val="526A9340"/>
    <w:rsid w:val="5296284B"/>
    <w:rsid w:val="52A1F060"/>
    <w:rsid w:val="52B2BBE3"/>
    <w:rsid w:val="52B8E4CA"/>
    <w:rsid w:val="52C37796"/>
    <w:rsid w:val="52F6312E"/>
    <w:rsid w:val="5375D3B0"/>
    <w:rsid w:val="537F570A"/>
    <w:rsid w:val="53BD9DDD"/>
    <w:rsid w:val="53D9D1FD"/>
    <w:rsid w:val="53F79AEE"/>
    <w:rsid w:val="5408D708"/>
    <w:rsid w:val="54277A7F"/>
    <w:rsid w:val="5465C2F6"/>
    <w:rsid w:val="5466007E"/>
    <w:rsid w:val="5467B38B"/>
    <w:rsid w:val="54759BC3"/>
    <w:rsid w:val="5485409B"/>
    <w:rsid w:val="54B66403"/>
    <w:rsid w:val="54E96B49"/>
    <w:rsid w:val="54ED8A2C"/>
    <w:rsid w:val="556B31DC"/>
    <w:rsid w:val="556CD71B"/>
    <w:rsid w:val="561D36AB"/>
    <w:rsid w:val="56401E3C"/>
    <w:rsid w:val="56470544"/>
    <w:rsid w:val="5694F7D0"/>
    <w:rsid w:val="56AC7532"/>
    <w:rsid w:val="56E10D44"/>
    <w:rsid w:val="5705E1F7"/>
    <w:rsid w:val="57091EFA"/>
    <w:rsid w:val="5709638A"/>
    <w:rsid w:val="570C47C5"/>
    <w:rsid w:val="5719DE10"/>
    <w:rsid w:val="57325BCF"/>
    <w:rsid w:val="575E9008"/>
    <w:rsid w:val="576D58CF"/>
    <w:rsid w:val="57729FFC"/>
    <w:rsid w:val="57864143"/>
    <w:rsid w:val="57BB2D43"/>
    <w:rsid w:val="582C6A2B"/>
    <w:rsid w:val="5841AD31"/>
    <w:rsid w:val="5884B7F0"/>
    <w:rsid w:val="58886ED3"/>
    <w:rsid w:val="58898D81"/>
    <w:rsid w:val="588B84A9"/>
    <w:rsid w:val="58E7BC27"/>
    <w:rsid w:val="58EF30D7"/>
    <w:rsid w:val="58FD8D2C"/>
    <w:rsid w:val="59327E85"/>
    <w:rsid w:val="59755B43"/>
    <w:rsid w:val="59965438"/>
    <w:rsid w:val="599DCABA"/>
    <w:rsid w:val="59DA22EE"/>
    <w:rsid w:val="59F53532"/>
    <w:rsid w:val="59FC6A2D"/>
    <w:rsid w:val="5A14B34B"/>
    <w:rsid w:val="5A38E175"/>
    <w:rsid w:val="5A51D072"/>
    <w:rsid w:val="5A65B554"/>
    <w:rsid w:val="5A8D4A7F"/>
    <w:rsid w:val="5A904C4E"/>
    <w:rsid w:val="5AC916A6"/>
    <w:rsid w:val="5AD4C38F"/>
    <w:rsid w:val="5AE0A8D7"/>
    <w:rsid w:val="5AF6287E"/>
    <w:rsid w:val="5B1CA046"/>
    <w:rsid w:val="5B1D999D"/>
    <w:rsid w:val="5B763DA9"/>
    <w:rsid w:val="5B79065F"/>
    <w:rsid w:val="5BA47DAA"/>
    <w:rsid w:val="5BAC6576"/>
    <w:rsid w:val="5C06EBB2"/>
    <w:rsid w:val="5C110064"/>
    <w:rsid w:val="5C1F831F"/>
    <w:rsid w:val="5C565467"/>
    <w:rsid w:val="5C60ADF3"/>
    <w:rsid w:val="5CFF9CD2"/>
    <w:rsid w:val="5D2D9F8A"/>
    <w:rsid w:val="5D6AC5D6"/>
    <w:rsid w:val="5D7F66E5"/>
    <w:rsid w:val="5DC628C6"/>
    <w:rsid w:val="5DD1F6C6"/>
    <w:rsid w:val="5DD52FE8"/>
    <w:rsid w:val="5DF4AAD6"/>
    <w:rsid w:val="5E32DA43"/>
    <w:rsid w:val="5E511644"/>
    <w:rsid w:val="5E51D85B"/>
    <w:rsid w:val="5E83A843"/>
    <w:rsid w:val="5E9D9DDE"/>
    <w:rsid w:val="5EBAED97"/>
    <w:rsid w:val="5ED7FF9C"/>
    <w:rsid w:val="5F2B6395"/>
    <w:rsid w:val="5F3B4E1D"/>
    <w:rsid w:val="5F649838"/>
    <w:rsid w:val="5F7347A8"/>
    <w:rsid w:val="5FA82FCA"/>
    <w:rsid w:val="5FAD6043"/>
    <w:rsid w:val="5FAF2045"/>
    <w:rsid w:val="5FCE6E28"/>
    <w:rsid w:val="5FFB90CA"/>
    <w:rsid w:val="601A3DE1"/>
    <w:rsid w:val="60322512"/>
    <w:rsid w:val="604C4EE6"/>
    <w:rsid w:val="604D50FE"/>
    <w:rsid w:val="60564709"/>
    <w:rsid w:val="60615E6F"/>
    <w:rsid w:val="607F6B20"/>
    <w:rsid w:val="6084FFDE"/>
    <w:rsid w:val="608701B6"/>
    <w:rsid w:val="60A2AEE0"/>
    <w:rsid w:val="60B49BB3"/>
    <w:rsid w:val="60B6E62D"/>
    <w:rsid w:val="60B70EB1"/>
    <w:rsid w:val="60BCF3C6"/>
    <w:rsid w:val="60EEFC62"/>
    <w:rsid w:val="6100279C"/>
    <w:rsid w:val="61401D7D"/>
    <w:rsid w:val="614CFEA2"/>
    <w:rsid w:val="61AA38A9"/>
    <w:rsid w:val="61AC778D"/>
    <w:rsid w:val="621E46E3"/>
    <w:rsid w:val="6230AB68"/>
    <w:rsid w:val="62367142"/>
    <w:rsid w:val="6237E2A3"/>
    <w:rsid w:val="6251DC6D"/>
    <w:rsid w:val="62626A0C"/>
    <w:rsid w:val="626A12D2"/>
    <w:rsid w:val="6272B942"/>
    <w:rsid w:val="62753A5D"/>
    <w:rsid w:val="62A219C9"/>
    <w:rsid w:val="62C7CE61"/>
    <w:rsid w:val="632A11F2"/>
    <w:rsid w:val="63597667"/>
    <w:rsid w:val="635F65F7"/>
    <w:rsid w:val="6362B1DF"/>
    <w:rsid w:val="63AF42A2"/>
    <w:rsid w:val="63B7B190"/>
    <w:rsid w:val="63EA65B6"/>
    <w:rsid w:val="63EC7B29"/>
    <w:rsid w:val="640C8F01"/>
    <w:rsid w:val="644972FD"/>
    <w:rsid w:val="6458B6EA"/>
    <w:rsid w:val="646C1C8F"/>
    <w:rsid w:val="64B4AA09"/>
    <w:rsid w:val="64D1C46C"/>
    <w:rsid w:val="64F34301"/>
    <w:rsid w:val="64FBEB8E"/>
    <w:rsid w:val="6519720E"/>
    <w:rsid w:val="6534C75D"/>
    <w:rsid w:val="653DDA78"/>
    <w:rsid w:val="6571E40B"/>
    <w:rsid w:val="6573A79C"/>
    <w:rsid w:val="657F6A14"/>
    <w:rsid w:val="658E7CF2"/>
    <w:rsid w:val="659E61BC"/>
    <w:rsid w:val="65F91EC9"/>
    <w:rsid w:val="6619E14F"/>
    <w:rsid w:val="661C2AA3"/>
    <w:rsid w:val="6655E0ED"/>
    <w:rsid w:val="66578004"/>
    <w:rsid w:val="66AE649A"/>
    <w:rsid w:val="66BD5809"/>
    <w:rsid w:val="66D07833"/>
    <w:rsid w:val="66D55DBC"/>
    <w:rsid w:val="66D78CAA"/>
    <w:rsid w:val="66D7BA0E"/>
    <w:rsid w:val="670206BA"/>
    <w:rsid w:val="671833C7"/>
    <w:rsid w:val="6726168D"/>
    <w:rsid w:val="6773A561"/>
    <w:rsid w:val="67956237"/>
    <w:rsid w:val="6799480D"/>
    <w:rsid w:val="67A1364E"/>
    <w:rsid w:val="67BA7D1E"/>
    <w:rsid w:val="67E06D80"/>
    <w:rsid w:val="681397B9"/>
    <w:rsid w:val="681C555B"/>
    <w:rsid w:val="683B800A"/>
    <w:rsid w:val="6848D228"/>
    <w:rsid w:val="68741EB9"/>
    <w:rsid w:val="68778E18"/>
    <w:rsid w:val="6904B8B6"/>
    <w:rsid w:val="69111BEA"/>
    <w:rsid w:val="692B149C"/>
    <w:rsid w:val="6949F610"/>
    <w:rsid w:val="6959BB9E"/>
    <w:rsid w:val="6985418D"/>
    <w:rsid w:val="6A26DB5A"/>
    <w:rsid w:val="6A3264C4"/>
    <w:rsid w:val="6A440614"/>
    <w:rsid w:val="6A480653"/>
    <w:rsid w:val="6A6D9BEC"/>
    <w:rsid w:val="6A7879AC"/>
    <w:rsid w:val="6AA7E228"/>
    <w:rsid w:val="6AAD6E11"/>
    <w:rsid w:val="6AC2E22A"/>
    <w:rsid w:val="6AC68CC5"/>
    <w:rsid w:val="6ACD3A7A"/>
    <w:rsid w:val="6ADD340C"/>
    <w:rsid w:val="6B18B650"/>
    <w:rsid w:val="6B19A18C"/>
    <w:rsid w:val="6B21F18F"/>
    <w:rsid w:val="6B2E108A"/>
    <w:rsid w:val="6B51474E"/>
    <w:rsid w:val="6B6BF3AF"/>
    <w:rsid w:val="6B8039DF"/>
    <w:rsid w:val="6B988806"/>
    <w:rsid w:val="6BAB2606"/>
    <w:rsid w:val="6BFA75AA"/>
    <w:rsid w:val="6C5D5E1A"/>
    <w:rsid w:val="6C5D9253"/>
    <w:rsid w:val="6C6256ED"/>
    <w:rsid w:val="6C7AC1D2"/>
    <w:rsid w:val="6CA7DB53"/>
    <w:rsid w:val="6CBA8A5F"/>
    <w:rsid w:val="6CE87A6E"/>
    <w:rsid w:val="6CF15983"/>
    <w:rsid w:val="6D1589B8"/>
    <w:rsid w:val="6D1E6DA9"/>
    <w:rsid w:val="6D2A1DBC"/>
    <w:rsid w:val="6D352BC3"/>
    <w:rsid w:val="6D3E0063"/>
    <w:rsid w:val="6D49107F"/>
    <w:rsid w:val="6D870764"/>
    <w:rsid w:val="6DEA4A42"/>
    <w:rsid w:val="6DFB86E1"/>
    <w:rsid w:val="6E79F817"/>
    <w:rsid w:val="6EB2C9B6"/>
    <w:rsid w:val="6EC16B3C"/>
    <w:rsid w:val="6F3905F4"/>
    <w:rsid w:val="6F79270A"/>
    <w:rsid w:val="6F97BBA6"/>
    <w:rsid w:val="6FD66B3C"/>
    <w:rsid w:val="70131EA5"/>
    <w:rsid w:val="70198721"/>
    <w:rsid w:val="7024398C"/>
    <w:rsid w:val="703C0E7A"/>
    <w:rsid w:val="7050C27D"/>
    <w:rsid w:val="70512F32"/>
    <w:rsid w:val="70735A7C"/>
    <w:rsid w:val="70A75093"/>
    <w:rsid w:val="70F05494"/>
    <w:rsid w:val="713EEC1C"/>
    <w:rsid w:val="714F2F39"/>
    <w:rsid w:val="71629A4E"/>
    <w:rsid w:val="71853731"/>
    <w:rsid w:val="71EA7D5C"/>
    <w:rsid w:val="72160786"/>
    <w:rsid w:val="7293FD0D"/>
    <w:rsid w:val="729971FF"/>
    <w:rsid w:val="72C9A698"/>
    <w:rsid w:val="72F3F5C0"/>
    <w:rsid w:val="72FED423"/>
    <w:rsid w:val="7325B946"/>
    <w:rsid w:val="732E5325"/>
    <w:rsid w:val="7351820A"/>
    <w:rsid w:val="7362F92C"/>
    <w:rsid w:val="738B5880"/>
    <w:rsid w:val="73A298D1"/>
    <w:rsid w:val="73A31DE3"/>
    <w:rsid w:val="73A48AD1"/>
    <w:rsid w:val="73BABE33"/>
    <w:rsid w:val="7403202F"/>
    <w:rsid w:val="74230C36"/>
    <w:rsid w:val="7426718B"/>
    <w:rsid w:val="7450B5FA"/>
    <w:rsid w:val="7466516F"/>
    <w:rsid w:val="746F4E2A"/>
    <w:rsid w:val="7472A549"/>
    <w:rsid w:val="74F8B18F"/>
    <w:rsid w:val="74FF90B4"/>
    <w:rsid w:val="7516280E"/>
    <w:rsid w:val="75171042"/>
    <w:rsid w:val="755F8501"/>
    <w:rsid w:val="75971562"/>
    <w:rsid w:val="75A54C30"/>
    <w:rsid w:val="761855DF"/>
    <w:rsid w:val="76292FE0"/>
    <w:rsid w:val="763F5313"/>
    <w:rsid w:val="76531483"/>
    <w:rsid w:val="768A3575"/>
    <w:rsid w:val="768E80B6"/>
    <w:rsid w:val="769C9FF8"/>
    <w:rsid w:val="76AACE66"/>
    <w:rsid w:val="76D3D258"/>
    <w:rsid w:val="76D4851C"/>
    <w:rsid w:val="76D6FB8F"/>
    <w:rsid w:val="772A34DA"/>
    <w:rsid w:val="772CB3F5"/>
    <w:rsid w:val="7741067E"/>
    <w:rsid w:val="775F57ED"/>
    <w:rsid w:val="77802ED3"/>
    <w:rsid w:val="780E5DA1"/>
    <w:rsid w:val="78345E4A"/>
    <w:rsid w:val="7853447A"/>
    <w:rsid w:val="786C00D9"/>
    <w:rsid w:val="7889DEA5"/>
    <w:rsid w:val="788B2ED0"/>
    <w:rsid w:val="78A82DAC"/>
    <w:rsid w:val="78DD4989"/>
    <w:rsid w:val="78DE0898"/>
    <w:rsid w:val="78FD7897"/>
    <w:rsid w:val="793B2F05"/>
    <w:rsid w:val="7949B250"/>
    <w:rsid w:val="79E15B49"/>
    <w:rsid w:val="7A03E4E3"/>
    <w:rsid w:val="7A5AA896"/>
    <w:rsid w:val="7A6459A6"/>
    <w:rsid w:val="7A95A169"/>
    <w:rsid w:val="7AEADFF5"/>
    <w:rsid w:val="7B07816A"/>
    <w:rsid w:val="7B327A49"/>
    <w:rsid w:val="7BB7EBAB"/>
    <w:rsid w:val="7BD811AF"/>
    <w:rsid w:val="7BF355F4"/>
    <w:rsid w:val="7BFE4C36"/>
    <w:rsid w:val="7C0F99B2"/>
    <w:rsid w:val="7C59B530"/>
    <w:rsid w:val="7C81DB95"/>
    <w:rsid w:val="7CFC5FD6"/>
    <w:rsid w:val="7D074ACB"/>
    <w:rsid w:val="7D132E19"/>
    <w:rsid w:val="7D1E34A8"/>
    <w:rsid w:val="7D201A11"/>
    <w:rsid w:val="7D41C935"/>
    <w:rsid w:val="7D5A745C"/>
    <w:rsid w:val="7D9EDB06"/>
    <w:rsid w:val="7DBE59A9"/>
    <w:rsid w:val="7DC90AE2"/>
    <w:rsid w:val="7DC99EB6"/>
    <w:rsid w:val="7DD77280"/>
    <w:rsid w:val="7E181AF2"/>
    <w:rsid w:val="7E7B0B71"/>
    <w:rsid w:val="7ECB2895"/>
    <w:rsid w:val="7EE72F6C"/>
    <w:rsid w:val="7F33316C"/>
    <w:rsid w:val="7F6C169A"/>
    <w:rsid w:val="7F6F13E0"/>
    <w:rsid w:val="7F700FBB"/>
    <w:rsid w:val="7F8A51B7"/>
    <w:rsid w:val="7F9DF70E"/>
    <w:rsid w:val="7F9E8B34"/>
    <w:rsid w:val="7FBB26FD"/>
    <w:rsid w:val="7FDB263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30FC7D"/>
  <w14:defaultImageDpi w14:val="300"/>
  <w15:docId w15:val="{B2C12F8D-C82F-4E4F-94A6-3A9DE2DC2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uiPriority w:val="9"/>
    <w:qFormat/>
    <w:rsid w:val="00FC693F"/>
    <w:pPr>
      <w:keepNext/>
      <w:keepLines/>
      <w:numPr>
        <w:numId w:val="62"/>
      </w:numPr>
      <w:spacing w:before="240" w:after="10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autoRedefine/>
    <w:uiPriority w:val="9"/>
    <w:unhideWhenUsed/>
    <w:qFormat/>
    <w:rsid w:val="00750DCB"/>
    <w:pPr>
      <w:keepNext/>
      <w:keepLines/>
      <w:numPr>
        <w:ilvl w:val="1"/>
        <w:numId w:val="67"/>
      </w:numPr>
      <w:spacing w:before="160" w:after="100"/>
      <w:jc w:val="both"/>
      <w:outlineLvl w:val="1"/>
    </w:pPr>
    <w:rPr>
      <w:rFonts w:eastAsiaTheme="majorEastAsia" w:cstheme="majorBidi"/>
      <w:b/>
      <w:bCs/>
      <w:color w:val="373737"/>
      <w:sz w:val="20"/>
      <w:szCs w:val="20"/>
      <w:lang w:val="es-CO"/>
    </w:rPr>
  </w:style>
  <w:style w:type="paragraph" w:styleId="Ttulo3">
    <w:name w:val="heading 3"/>
    <w:basedOn w:val="Normal"/>
    <w:next w:val="Normal"/>
    <w:uiPriority w:val="9"/>
    <w:unhideWhenUsed/>
    <w:qFormat/>
    <w:rsid w:val="00FC693F"/>
    <w:pPr>
      <w:keepNext/>
      <w:keepLines/>
      <w:numPr>
        <w:ilvl w:val="2"/>
        <w:numId w:val="62"/>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uiPriority w:val="9"/>
    <w:unhideWhenUsed/>
    <w:qFormat/>
    <w:rsid w:val="00FC693F"/>
    <w:pPr>
      <w:keepNext/>
      <w:keepLines/>
      <w:numPr>
        <w:ilvl w:val="3"/>
        <w:numId w:val="62"/>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uiPriority w:val="9"/>
    <w:semiHidden/>
    <w:unhideWhenUsed/>
    <w:qFormat/>
    <w:rsid w:val="00FC693F"/>
    <w:pPr>
      <w:keepNext/>
      <w:keepLines/>
      <w:numPr>
        <w:ilvl w:val="4"/>
        <w:numId w:val="62"/>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uiPriority w:val="9"/>
    <w:semiHidden/>
    <w:unhideWhenUsed/>
    <w:qFormat/>
    <w:rsid w:val="00FC693F"/>
    <w:pPr>
      <w:keepNext/>
      <w:keepLines/>
      <w:numPr>
        <w:ilvl w:val="5"/>
        <w:numId w:val="62"/>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uiPriority w:val="9"/>
    <w:semiHidden/>
    <w:unhideWhenUsed/>
    <w:qFormat/>
    <w:rsid w:val="00FC693F"/>
    <w:pPr>
      <w:keepNext/>
      <w:keepLines/>
      <w:numPr>
        <w:ilvl w:val="6"/>
        <w:numId w:val="62"/>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uiPriority w:val="9"/>
    <w:semiHidden/>
    <w:unhideWhenUsed/>
    <w:qFormat/>
    <w:rsid w:val="00FC693F"/>
    <w:pPr>
      <w:keepNext/>
      <w:keepLines/>
      <w:numPr>
        <w:ilvl w:val="7"/>
        <w:numId w:val="62"/>
      </w:numPr>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uiPriority w:val="9"/>
    <w:semiHidden/>
    <w:unhideWhenUsed/>
    <w:qFormat/>
    <w:rsid w:val="00FC693F"/>
    <w:pPr>
      <w:keepNext/>
      <w:keepLines/>
      <w:numPr>
        <w:ilvl w:val="8"/>
        <w:numId w:val="6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uiPriority w:val="39"/>
    <w:unhideWhenUsed/>
    <w:rsid w:val="002D0966"/>
    <w:pPr>
      <w:tabs>
        <w:tab w:val="right" w:leader="dot" w:pos="8828"/>
      </w:tabs>
      <w:spacing w:after="100"/>
    </w:pPr>
  </w:style>
  <w:style w:type="paragraph" w:styleId="Encabezado">
    <w:name w:val="header"/>
    <w:basedOn w:val="Normal"/>
    <w:link w:val="EncabezadoCar1"/>
    <w:uiPriority w:val="99"/>
    <w:unhideWhenUsed/>
    <w:rsid w:val="00C10304"/>
    <w:pPr>
      <w:tabs>
        <w:tab w:val="center" w:pos="4419"/>
        <w:tab w:val="right" w:pos="8838"/>
      </w:tabs>
      <w:spacing w:after="0" w:line="240" w:lineRule="auto"/>
    </w:pPr>
  </w:style>
  <w:style w:type="character" w:customStyle="1" w:styleId="EncabezadoCar1">
    <w:name w:val="Encabezado Car1"/>
    <w:basedOn w:val="Fuentedeprrafopredeter"/>
    <w:link w:val="Encabezado"/>
    <w:uiPriority w:val="99"/>
    <w:rsid w:val="00C10304"/>
    <w:rPr>
      <w:rFonts w:ascii="Aptos" w:hAnsi="Aptos"/>
      <w:sz w:val="21"/>
    </w:rPr>
  </w:style>
  <w:style w:type="paragraph" w:styleId="Piedepgina">
    <w:name w:val="footer"/>
    <w:basedOn w:val="Normal"/>
    <w:link w:val="PiedepginaCar1"/>
    <w:uiPriority w:val="99"/>
    <w:unhideWhenUsed/>
    <w:rsid w:val="00C10304"/>
    <w:pPr>
      <w:tabs>
        <w:tab w:val="center" w:pos="4419"/>
        <w:tab w:val="right" w:pos="8838"/>
      </w:tabs>
      <w:spacing w:after="0" w:line="240" w:lineRule="auto"/>
    </w:pPr>
  </w:style>
  <w:style w:type="character" w:customStyle="1" w:styleId="PiedepginaCar1">
    <w:name w:val="Pie de página Car1"/>
    <w:basedOn w:val="Fuentedeprrafopredeter"/>
    <w:link w:val="Piedepgina"/>
    <w:uiPriority w:val="99"/>
    <w:rsid w:val="00C10304"/>
    <w:rPr>
      <w:rFonts w:ascii="Aptos" w:hAnsi="Aptos"/>
      <w:sz w:val="21"/>
    </w:rPr>
  </w:style>
  <w:style w:type="paragraph" w:styleId="Sinespaciado">
    <w:name w:val="No Spacing"/>
    <w:uiPriority w:val="1"/>
    <w:qFormat/>
    <w:rsid w:val="00FC693F"/>
    <w:pPr>
      <w:spacing w:after="0" w:line="240" w:lineRule="auto"/>
    </w:pPr>
  </w:style>
  <w:style w:type="table" w:styleId="Tabladelista3-nfasis1">
    <w:name w:val="List Table 3 Accent 1"/>
    <w:basedOn w:val="Tablanormal"/>
    <w:uiPriority w:val="48"/>
    <w:rsid w:val="00096E1F"/>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styleId="Prrafodelista">
    <w:name w:val="List Paragraph"/>
    <w:basedOn w:val="Normal"/>
    <w:uiPriority w:val="34"/>
    <w:qFormat/>
    <w:rsid w:val="00FC693F"/>
    <w:pPr>
      <w:ind w:left="720"/>
      <w:contextualSpacing/>
    </w:p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4"/>
      </w:numPr>
      <w:contextualSpacing/>
    </w:pPr>
  </w:style>
  <w:style w:type="paragraph" w:styleId="Listaconvietas2">
    <w:name w:val="List Bullet 2"/>
    <w:basedOn w:val="Normal"/>
    <w:uiPriority w:val="99"/>
    <w:unhideWhenUsed/>
    <w:rsid w:val="00326F90"/>
    <w:pPr>
      <w:numPr>
        <w:numId w:val="6"/>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1"/>
      </w:numPr>
      <w:contextualSpacing/>
    </w:pPr>
  </w:style>
  <w:style w:type="paragraph" w:styleId="Listaconnmeros3">
    <w:name w:val="List Number 3"/>
    <w:basedOn w:val="Normal"/>
    <w:uiPriority w:val="99"/>
    <w:unhideWhenUsed/>
    <w:rsid w:val="0029639D"/>
    <w:pPr>
      <w:numPr>
        <w:numId w:val="2"/>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DC2">
    <w:name w:val="toc 2"/>
    <w:basedOn w:val="Normal"/>
    <w:next w:val="Normal"/>
    <w:autoRedefine/>
    <w:uiPriority w:val="39"/>
    <w:unhideWhenUsed/>
    <w:rsid w:val="003F0827"/>
    <w:pPr>
      <w:spacing w:after="100"/>
      <w:ind w:left="210"/>
    </w:pPr>
  </w:style>
  <w:style w:type="character" w:styleId="Hipervnculo">
    <w:name w:val="Hyperlink"/>
    <w:basedOn w:val="Fuentedeprrafopredeter"/>
    <w:uiPriority w:val="99"/>
    <w:unhideWhenUsed/>
    <w:rsid w:val="003F0827"/>
    <w:rPr>
      <w:color w:val="0000FF" w:themeColor="hyperlink"/>
      <w:u w:val="single"/>
    </w:r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customStyle="1" w:styleId="EncabezadoCar">
    <w:name w:val="Encabezado Car"/>
    <w:basedOn w:val="Fuentedeprrafopredeter"/>
    <w:uiPriority w:val="99"/>
    <w:rsid w:val="00D7622B"/>
  </w:style>
  <w:style w:type="character" w:customStyle="1" w:styleId="PiedepginaCar">
    <w:name w:val="Pie de página Car"/>
    <w:basedOn w:val="Fuentedeprrafopredeter"/>
    <w:uiPriority w:val="99"/>
    <w:rsid w:val="00D7622B"/>
  </w:style>
  <w:style w:type="character" w:customStyle="1" w:styleId="Ttulo1Car">
    <w:name w:val="Título 1 Car"/>
    <w:basedOn w:val="Fuentedeprrafopredeter"/>
    <w:uiPriority w:val="9"/>
    <w:rsid w:val="00D7622B"/>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D7622B"/>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uiPriority w:val="9"/>
    <w:rsid w:val="00D7622B"/>
    <w:rPr>
      <w:rFonts w:asciiTheme="majorHAnsi" w:eastAsiaTheme="majorEastAsia" w:hAnsiTheme="majorHAnsi" w:cstheme="majorBidi"/>
      <w:b/>
      <w:bCs/>
      <w:color w:val="4F81BD" w:themeColor="accent1"/>
    </w:rPr>
  </w:style>
  <w:style w:type="character" w:customStyle="1" w:styleId="TtuloCar">
    <w:name w:val="Título Car"/>
    <w:basedOn w:val="Fuentedeprrafopredeter"/>
    <w:uiPriority w:val="10"/>
    <w:rsid w:val="00D7622B"/>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uiPriority w:val="11"/>
    <w:rsid w:val="00D7622B"/>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uiPriority w:val="99"/>
    <w:rsid w:val="00D7622B"/>
  </w:style>
  <w:style w:type="character" w:customStyle="1" w:styleId="Textoindependiente2Car">
    <w:name w:val="Texto independiente 2 Car"/>
    <w:basedOn w:val="Fuentedeprrafopredeter"/>
    <w:uiPriority w:val="99"/>
    <w:rsid w:val="00D7622B"/>
  </w:style>
  <w:style w:type="character" w:customStyle="1" w:styleId="Textoindependiente3Car">
    <w:name w:val="Texto independiente 3 Car"/>
    <w:basedOn w:val="Fuentedeprrafopredeter"/>
    <w:uiPriority w:val="99"/>
    <w:rsid w:val="00D7622B"/>
    <w:rPr>
      <w:sz w:val="16"/>
      <w:szCs w:val="16"/>
    </w:rPr>
  </w:style>
  <w:style w:type="character" w:customStyle="1" w:styleId="TextomacroCar">
    <w:name w:val="Texto macro Car"/>
    <w:basedOn w:val="Fuentedeprrafopredeter"/>
    <w:uiPriority w:val="99"/>
    <w:rsid w:val="00D7622B"/>
    <w:rPr>
      <w:rFonts w:ascii="Courier" w:hAnsi="Courier"/>
      <w:sz w:val="20"/>
      <w:szCs w:val="20"/>
    </w:rPr>
  </w:style>
  <w:style w:type="character" w:customStyle="1" w:styleId="CitaCar">
    <w:name w:val="Cita Car"/>
    <w:basedOn w:val="Fuentedeprrafopredeter"/>
    <w:uiPriority w:val="29"/>
    <w:rsid w:val="00D7622B"/>
    <w:rPr>
      <w:i/>
      <w:iCs/>
      <w:color w:val="000000" w:themeColor="text1"/>
    </w:rPr>
  </w:style>
  <w:style w:type="character" w:customStyle="1" w:styleId="Ttulo4Car">
    <w:name w:val="Título 4 Car"/>
    <w:basedOn w:val="Fuentedeprrafopredeter"/>
    <w:uiPriority w:val="9"/>
    <w:semiHidden/>
    <w:rsid w:val="00D7622B"/>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uiPriority w:val="9"/>
    <w:semiHidden/>
    <w:rsid w:val="00D7622B"/>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uiPriority w:val="9"/>
    <w:semiHidden/>
    <w:rsid w:val="00D7622B"/>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uiPriority w:val="9"/>
    <w:semiHidden/>
    <w:rsid w:val="00D7622B"/>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uiPriority w:val="9"/>
    <w:semiHidden/>
    <w:rsid w:val="00D7622B"/>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uiPriority w:val="9"/>
    <w:semiHidden/>
    <w:rsid w:val="00D7622B"/>
    <w:rPr>
      <w:rFonts w:asciiTheme="majorHAnsi" w:eastAsiaTheme="majorEastAsia" w:hAnsiTheme="majorHAnsi" w:cstheme="majorBidi"/>
      <w:i/>
      <w:iCs/>
      <w:color w:val="404040" w:themeColor="text1" w:themeTint="BF"/>
      <w:sz w:val="20"/>
      <w:szCs w:val="20"/>
    </w:rPr>
  </w:style>
  <w:style w:type="character" w:customStyle="1" w:styleId="CitadestacadaCar">
    <w:name w:val="Cita destacada Car"/>
    <w:basedOn w:val="Fuentedeprrafopredeter"/>
    <w:uiPriority w:val="30"/>
    <w:rsid w:val="00D7622B"/>
    <w:rPr>
      <w:b/>
      <w:bCs/>
      <w:i/>
      <w:iCs/>
      <w:color w:val="4F81BD" w:themeColor="accent1"/>
    </w:rPr>
  </w:style>
  <w:style w:type="table" w:customStyle="1" w:styleId="TableNormal1">
    <w:name w:val="Table Normal1"/>
    <w:uiPriority w:val="99"/>
    <w:semiHidden/>
    <w:unhideWhenUsed/>
    <w:rsid w:val="00195E1D"/>
    <w:tblPr>
      <w:tblInd w:w="0" w:type="dxa"/>
      <w:tblCellMar>
        <w:top w:w="0" w:type="dxa"/>
        <w:left w:w="108" w:type="dxa"/>
        <w:bottom w:w="0" w:type="dxa"/>
        <w:right w:w="108" w:type="dxa"/>
      </w:tblCellMar>
    </w:tblPr>
  </w:style>
  <w:style w:type="table" w:customStyle="1" w:styleId="LightShading-Accent11">
    <w:name w:val="Light Shading - Accent 11"/>
    <w:basedOn w:val="TableNormal1"/>
    <w:uiPriority w:val="60"/>
    <w:rsid w:val="00195E1D"/>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21">
    <w:name w:val="Light Shading - Accent 21"/>
    <w:basedOn w:val="TableNormal1"/>
    <w:uiPriority w:val="60"/>
    <w:rsid w:val="00195E1D"/>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31">
    <w:name w:val="Light Shading - Accent 31"/>
    <w:basedOn w:val="TableNormal1"/>
    <w:uiPriority w:val="60"/>
    <w:rsid w:val="00195E1D"/>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41">
    <w:name w:val="Light Shading - Accent 41"/>
    <w:basedOn w:val="TableNormal1"/>
    <w:uiPriority w:val="60"/>
    <w:rsid w:val="00195E1D"/>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51">
    <w:name w:val="Light Shading - Accent 51"/>
    <w:basedOn w:val="TableNormal1"/>
    <w:uiPriority w:val="60"/>
    <w:rsid w:val="00195E1D"/>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Shading-Accent61">
    <w:name w:val="Light Shading - Accent 61"/>
    <w:basedOn w:val="TableNormal1"/>
    <w:uiPriority w:val="60"/>
    <w:rsid w:val="00195E1D"/>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Accent11">
    <w:name w:val="Light List - Accent 11"/>
    <w:basedOn w:val="TableNormal1"/>
    <w:uiPriority w:val="61"/>
    <w:rsid w:val="00195E1D"/>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21">
    <w:name w:val="Light List - Accent 21"/>
    <w:basedOn w:val="TableNormal1"/>
    <w:uiPriority w:val="61"/>
    <w:rsid w:val="00195E1D"/>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31">
    <w:name w:val="Light List - Accent 31"/>
    <w:basedOn w:val="TableNormal1"/>
    <w:uiPriority w:val="61"/>
    <w:rsid w:val="00195E1D"/>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Accent41">
    <w:name w:val="Light List - Accent 41"/>
    <w:basedOn w:val="TableNormal1"/>
    <w:uiPriority w:val="61"/>
    <w:rsid w:val="00195E1D"/>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51">
    <w:name w:val="Light List - Accent 51"/>
    <w:basedOn w:val="TableNormal1"/>
    <w:uiPriority w:val="61"/>
    <w:rsid w:val="00195E1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Accent61">
    <w:name w:val="Light List - Accent 61"/>
    <w:basedOn w:val="TableNormal1"/>
    <w:uiPriority w:val="61"/>
    <w:rsid w:val="00195E1D"/>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Accent11">
    <w:name w:val="Light Grid - Accent 11"/>
    <w:basedOn w:val="TableNormal1"/>
    <w:uiPriority w:val="62"/>
    <w:rsid w:val="00195E1D"/>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21">
    <w:name w:val="Light Grid - Accent 21"/>
    <w:basedOn w:val="TableNormal1"/>
    <w:uiPriority w:val="62"/>
    <w:rsid w:val="00195E1D"/>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LightGrid-Accent31">
    <w:name w:val="Light Grid - Accent 31"/>
    <w:basedOn w:val="TableNormal1"/>
    <w:uiPriority w:val="62"/>
    <w:rsid w:val="00195E1D"/>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41">
    <w:name w:val="Light Grid - Accent 41"/>
    <w:basedOn w:val="TableNormal1"/>
    <w:uiPriority w:val="62"/>
    <w:rsid w:val="00195E1D"/>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LightGrid-Accent51">
    <w:name w:val="Light Grid - Accent 51"/>
    <w:basedOn w:val="TableNormal1"/>
    <w:uiPriority w:val="62"/>
    <w:rsid w:val="00195E1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Accent61">
    <w:name w:val="Light Grid - Accent 61"/>
    <w:basedOn w:val="TableNormal1"/>
    <w:uiPriority w:val="62"/>
    <w:rsid w:val="00195E1D"/>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Accent11">
    <w:name w:val="Medium Shading 1 - Accent 11"/>
    <w:basedOn w:val="TableNormal1"/>
    <w:uiPriority w:val="63"/>
    <w:rsid w:val="00195E1D"/>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21">
    <w:name w:val="Medium Shading 1 - Accent 21"/>
    <w:basedOn w:val="TableNormal1"/>
    <w:uiPriority w:val="63"/>
    <w:rsid w:val="00195E1D"/>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31">
    <w:name w:val="Medium Shading 1 - Accent 31"/>
    <w:basedOn w:val="TableNormal1"/>
    <w:uiPriority w:val="63"/>
    <w:rsid w:val="00195E1D"/>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41">
    <w:name w:val="Medium Shading 1 - Accent 41"/>
    <w:basedOn w:val="TableNormal1"/>
    <w:uiPriority w:val="63"/>
    <w:rsid w:val="00195E1D"/>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51">
    <w:name w:val="Medium Shading 1 - Accent 51"/>
    <w:basedOn w:val="TableNormal1"/>
    <w:uiPriority w:val="63"/>
    <w:rsid w:val="00195E1D"/>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1-Accent61">
    <w:name w:val="Medium Shading 1 - Accent 61"/>
    <w:basedOn w:val="TableNormal1"/>
    <w:uiPriority w:val="63"/>
    <w:rsid w:val="00195E1D"/>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1"/>
    <w:uiPriority w:val="64"/>
    <w:rsid w:val="00195E1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1"/>
    <w:uiPriority w:val="64"/>
    <w:rsid w:val="00195E1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1"/>
    <w:uiPriority w:val="64"/>
    <w:rsid w:val="00195E1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1"/>
    <w:uiPriority w:val="64"/>
    <w:rsid w:val="00195E1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1"/>
    <w:uiPriority w:val="64"/>
    <w:rsid w:val="00195E1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1"/>
    <w:uiPriority w:val="64"/>
    <w:rsid w:val="00195E1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11">
    <w:name w:val="Medium List 1 - Accent 11"/>
    <w:basedOn w:val="TableNormal1"/>
    <w:uiPriority w:val="65"/>
    <w:rsid w:val="00195E1D"/>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1-Accent21">
    <w:name w:val="Medium List 1 - Accent 21"/>
    <w:basedOn w:val="TableNormal1"/>
    <w:uiPriority w:val="65"/>
    <w:rsid w:val="00195E1D"/>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1-Accent31">
    <w:name w:val="Medium List 1 - Accent 31"/>
    <w:basedOn w:val="TableNormal1"/>
    <w:uiPriority w:val="65"/>
    <w:rsid w:val="00195E1D"/>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1-Accent41">
    <w:name w:val="Medium List 1 - Accent 41"/>
    <w:basedOn w:val="TableNormal1"/>
    <w:uiPriority w:val="65"/>
    <w:rsid w:val="00195E1D"/>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1-Accent51">
    <w:name w:val="Medium List 1 - Accent 51"/>
    <w:basedOn w:val="TableNormal1"/>
    <w:uiPriority w:val="65"/>
    <w:rsid w:val="00195E1D"/>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1-Accent61">
    <w:name w:val="Medium List 1 - Accent 61"/>
    <w:basedOn w:val="TableNormal1"/>
    <w:uiPriority w:val="65"/>
    <w:rsid w:val="00195E1D"/>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Accent11">
    <w:name w:val="Medium List 2 - Accent 11"/>
    <w:basedOn w:val="TableNormal1"/>
    <w:uiPriority w:val="66"/>
    <w:rsid w:val="00195E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1">
    <w:name w:val="Medium List 2 - Accent 21"/>
    <w:basedOn w:val="TableNormal1"/>
    <w:uiPriority w:val="66"/>
    <w:rsid w:val="00195E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1"/>
    <w:uiPriority w:val="66"/>
    <w:rsid w:val="00195E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1"/>
    <w:uiPriority w:val="66"/>
    <w:rsid w:val="00195E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1"/>
    <w:uiPriority w:val="66"/>
    <w:rsid w:val="00195E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1">
    <w:name w:val="Medium List 2 - Accent 61"/>
    <w:basedOn w:val="TableNormal1"/>
    <w:uiPriority w:val="66"/>
    <w:rsid w:val="00195E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11">
    <w:name w:val="Medium Grid 1 - Accent 11"/>
    <w:basedOn w:val="TableNormal1"/>
    <w:uiPriority w:val="67"/>
    <w:rsid w:val="00195E1D"/>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1-Accent21">
    <w:name w:val="Medium Grid 1 - Accent 21"/>
    <w:basedOn w:val="TableNormal1"/>
    <w:uiPriority w:val="67"/>
    <w:rsid w:val="00195E1D"/>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31">
    <w:name w:val="Medium Grid 1 - Accent 31"/>
    <w:basedOn w:val="TableNormal1"/>
    <w:uiPriority w:val="67"/>
    <w:rsid w:val="00195E1D"/>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41">
    <w:name w:val="Medium Grid 1 - Accent 41"/>
    <w:basedOn w:val="TableNormal1"/>
    <w:uiPriority w:val="67"/>
    <w:rsid w:val="00195E1D"/>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51">
    <w:name w:val="Medium Grid 1 - Accent 51"/>
    <w:basedOn w:val="TableNormal1"/>
    <w:uiPriority w:val="67"/>
    <w:rsid w:val="00195E1D"/>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61">
    <w:name w:val="Medium Grid 1 - Accent 61"/>
    <w:basedOn w:val="TableNormal1"/>
    <w:uiPriority w:val="67"/>
    <w:rsid w:val="00195E1D"/>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Accent11">
    <w:name w:val="Medium Grid 2 - Accent 11"/>
    <w:basedOn w:val="TableNormal1"/>
    <w:uiPriority w:val="68"/>
    <w:rsid w:val="00195E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2-Accent21">
    <w:name w:val="Medium Grid 2 - Accent 21"/>
    <w:basedOn w:val="TableNormal1"/>
    <w:uiPriority w:val="68"/>
    <w:rsid w:val="00195E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31">
    <w:name w:val="Medium Grid 2 - Accent 31"/>
    <w:basedOn w:val="TableNormal1"/>
    <w:uiPriority w:val="68"/>
    <w:rsid w:val="00195E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41">
    <w:name w:val="Medium Grid 2 - Accent 41"/>
    <w:basedOn w:val="TableNormal1"/>
    <w:uiPriority w:val="68"/>
    <w:rsid w:val="00195E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51">
    <w:name w:val="Medium Grid 2 - Accent 51"/>
    <w:basedOn w:val="TableNormal1"/>
    <w:uiPriority w:val="68"/>
    <w:rsid w:val="00195E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61">
    <w:name w:val="Medium Grid 2 - Accent 61"/>
    <w:basedOn w:val="TableNormal1"/>
    <w:uiPriority w:val="68"/>
    <w:rsid w:val="00195E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Accent11">
    <w:name w:val="Medium Grid 3 - Accent 11"/>
    <w:basedOn w:val="TableNormal1"/>
    <w:uiPriority w:val="69"/>
    <w:rsid w:val="00195E1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Grid3-Accent21">
    <w:name w:val="Medium Grid 3 - Accent 21"/>
    <w:basedOn w:val="TableNormal1"/>
    <w:uiPriority w:val="69"/>
    <w:rsid w:val="00195E1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MediumGrid3-Accent31">
    <w:name w:val="Medium Grid 3 - Accent 31"/>
    <w:basedOn w:val="TableNormal1"/>
    <w:uiPriority w:val="69"/>
    <w:rsid w:val="00195E1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MediumGrid3-Accent41">
    <w:name w:val="Medium Grid 3 - Accent 41"/>
    <w:basedOn w:val="TableNormal1"/>
    <w:uiPriority w:val="69"/>
    <w:rsid w:val="00195E1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MediumGrid3-Accent51">
    <w:name w:val="Medium Grid 3 - Accent 51"/>
    <w:basedOn w:val="TableNormal1"/>
    <w:uiPriority w:val="69"/>
    <w:rsid w:val="00195E1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MediumGrid3-Accent61">
    <w:name w:val="Medium Grid 3 - Accent 61"/>
    <w:basedOn w:val="TableNormal1"/>
    <w:uiPriority w:val="69"/>
    <w:rsid w:val="00195E1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Accent11">
    <w:name w:val="Dark List - Accent 11"/>
    <w:basedOn w:val="TableNormal1"/>
    <w:uiPriority w:val="70"/>
    <w:rsid w:val="00195E1D"/>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DarkList-Accent21">
    <w:name w:val="Dark List - Accent 21"/>
    <w:basedOn w:val="TableNormal1"/>
    <w:uiPriority w:val="70"/>
    <w:rsid w:val="00195E1D"/>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DarkList-Accent31">
    <w:name w:val="Dark List - Accent 31"/>
    <w:basedOn w:val="TableNormal1"/>
    <w:uiPriority w:val="70"/>
    <w:rsid w:val="00195E1D"/>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DarkList-Accent41">
    <w:name w:val="Dark List - Accent 41"/>
    <w:basedOn w:val="TableNormal1"/>
    <w:uiPriority w:val="70"/>
    <w:rsid w:val="00195E1D"/>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DarkList-Accent51">
    <w:name w:val="Dark List - Accent 51"/>
    <w:basedOn w:val="TableNormal1"/>
    <w:uiPriority w:val="70"/>
    <w:rsid w:val="00195E1D"/>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DarkList-Accent61">
    <w:name w:val="Dark List - Accent 61"/>
    <w:basedOn w:val="TableNormal1"/>
    <w:uiPriority w:val="70"/>
    <w:rsid w:val="00195E1D"/>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Accent11">
    <w:name w:val="Colorful Shading - Accent 11"/>
    <w:basedOn w:val="TableNormal1"/>
    <w:uiPriority w:val="71"/>
    <w:rsid w:val="00195E1D"/>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1">
    <w:name w:val="Colorful Shading - Accent 21"/>
    <w:basedOn w:val="TableNormal1"/>
    <w:uiPriority w:val="71"/>
    <w:rsid w:val="00195E1D"/>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1"/>
    <w:uiPriority w:val="71"/>
    <w:rsid w:val="00195E1D"/>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1">
    <w:name w:val="Colorful Shading - Accent 41"/>
    <w:basedOn w:val="TableNormal1"/>
    <w:uiPriority w:val="71"/>
    <w:rsid w:val="00195E1D"/>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1"/>
    <w:uiPriority w:val="71"/>
    <w:rsid w:val="00195E1D"/>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1">
    <w:name w:val="Colorful Shading - Accent 61"/>
    <w:basedOn w:val="TableNormal1"/>
    <w:uiPriority w:val="71"/>
    <w:rsid w:val="00195E1D"/>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Accent11">
    <w:name w:val="Colorful List - Accent 11"/>
    <w:basedOn w:val="TableNormal1"/>
    <w:uiPriority w:val="72"/>
    <w:rsid w:val="00195E1D"/>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1">
    <w:name w:val="Colorful List - Accent 21"/>
    <w:basedOn w:val="TableNormal1"/>
    <w:uiPriority w:val="72"/>
    <w:rsid w:val="00195E1D"/>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1">
    <w:name w:val="Colorful List - Accent 31"/>
    <w:basedOn w:val="TableNormal1"/>
    <w:uiPriority w:val="72"/>
    <w:rsid w:val="00195E1D"/>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1">
    <w:name w:val="Colorful List - Accent 41"/>
    <w:basedOn w:val="TableNormal1"/>
    <w:uiPriority w:val="72"/>
    <w:rsid w:val="00195E1D"/>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1">
    <w:name w:val="Colorful List - Accent 51"/>
    <w:basedOn w:val="TableNormal1"/>
    <w:uiPriority w:val="72"/>
    <w:rsid w:val="00195E1D"/>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List-Accent61">
    <w:name w:val="Colorful List - Accent 61"/>
    <w:basedOn w:val="TableNormal1"/>
    <w:uiPriority w:val="72"/>
    <w:rsid w:val="00195E1D"/>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Accent11">
    <w:name w:val="Colorful Grid - Accent 11"/>
    <w:basedOn w:val="TableNormal1"/>
    <w:uiPriority w:val="73"/>
    <w:rsid w:val="00195E1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1">
    <w:name w:val="Colorful Grid - Accent 21"/>
    <w:basedOn w:val="TableNormal1"/>
    <w:uiPriority w:val="73"/>
    <w:rsid w:val="00195E1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1">
    <w:name w:val="Colorful Grid - Accent 31"/>
    <w:basedOn w:val="TableNormal1"/>
    <w:uiPriority w:val="73"/>
    <w:rsid w:val="00195E1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1">
    <w:name w:val="Colorful Grid - Accent 41"/>
    <w:basedOn w:val="TableNormal1"/>
    <w:uiPriority w:val="73"/>
    <w:rsid w:val="00195E1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1">
    <w:name w:val="Colorful Grid - Accent 51"/>
    <w:basedOn w:val="TableNormal1"/>
    <w:uiPriority w:val="73"/>
    <w:rsid w:val="00195E1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olorfulGrid-Accent61">
    <w:name w:val="Colorful Grid - Accent 61"/>
    <w:basedOn w:val="TableNormal1"/>
    <w:uiPriority w:val="73"/>
    <w:rsid w:val="00195E1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3">
    <w:name w:val="toc 3"/>
    <w:basedOn w:val="Normal"/>
    <w:next w:val="Normal"/>
    <w:autoRedefine/>
    <w:uiPriority w:val="39"/>
    <w:unhideWhenUsed/>
    <w:rsid w:val="000A73CA"/>
    <w:pPr>
      <w:spacing w:after="100"/>
      <w:ind w:left="420"/>
    </w:pPr>
  </w:style>
  <w:style w:type="character" w:customStyle="1" w:styleId="CommentReference">
    <w:name w:val="Comment Reference"/>
    <w:basedOn w:val="Fuentedeprrafopredeter"/>
    <w:uiPriority w:val="99"/>
    <w:semiHidden/>
    <w:unhideWhenUsed/>
    <w:rsid w:val="007534D0"/>
    <w:rPr>
      <w:sz w:val="16"/>
      <w:szCs w:val="16"/>
    </w:rPr>
  </w:style>
  <w:style w:type="paragraph" w:customStyle="1" w:styleId="CommentText">
    <w:name w:val="Comment Text"/>
    <w:basedOn w:val="Normal"/>
    <w:link w:val="CommentTextChar"/>
    <w:uiPriority w:val="99"/>
    <w:unhideWhenUsed/>
    <w:rsid w:val="007534D0"/>
    <w:pPr>
      <w:spacing w:line="240" w:lineRule="auto"/>
    </w:pPr>
    <w:rPr>
      <w:sz w:val="20"/>
      <w:szCs w:val="20"/>
    </w:rPr>
  </w:style>
  <w:style w:type="character" w:customStyle="1" w:styleId="CommentTextChar">
    <w:name w:val="Comment Text Char"/>
    <w:basedOn w:val="Fuentedeprrafopredeter"/>
    <w:link w:val="CommentText"/>
    <w:uiPriority w:val="99"/>
    <w:rsid w:val="007534D0"/>
    <w:rPr>
      <w:rFonts w:ascii="Aptos" w:hAnsi="Aptos"/>
      <w:sz w:val="20"/>
      <w:szCs w:val="20"/>
    </w:rPr>
  </w:style>
  <w:style w:type="paragraph" w:customStyle="1" w:styleId="CommentSubject">
    <w:name w:val="Comment Subject"/>
    <w:basedOn w:val="CommentText"/>
    <w:next w:val="CommentText"/>
    <w:link w:val="CommentSubjectChar"/>
    <w:uiPriority w:val="99"/>
    <w:semiHidden/>
    <w:unhideWhenUsed/>
    <w:rsid w:val="007534D0"/>
    <w:rPr>
      <w:b/>
      <w:bCs/>
    </w:rPr>
  </w:style>
  <w:style w:type="character" w:customStyle="1" w:styleId="CommentSubjectChar">
    <w:name w:val="Comment Subject Char"/>
    <w:basedOn w:val="CommentTextChar"/>
    <w:link w:val="CommentSubject"/>
    <w:uiPriority w:val="99"/>
    <w:semiHidden/>
    <w:rsid w:val="007534D0"/>
    <w:rPr>
      <w:rFonts w:ascii="Aptos" w:hAnsi="Aptos"/>
      <w:b/>
      <w:bCs/>
      <w:sz w:val="20"/>
      <w:szCs w:val="20"/>
    </w:rPr>
  </w:style>
  <w:style w:type="character" w:styleId="Mencionar">
    <w:name w:val="Mention"/>
    <w:basedOn w:val="Fuentedeprrafopredeter"/>
    <w:uiPriority w:val="99"/>
    <w:unhideWhenUsed/>
    <w:rsid w:val="007534D0"/>
    <w:rPr>
      <w:color w:val="2B579A"/>
      <w:shd w:val="clear" w:color="auto" w:fill="E1DFDD"/>
    </w:rPr>
  </w:style>
  <w:style w:type="character" w:styleId="Mencinsinresolver">
    <w:name w:val="Unresolved Mention"/>
    <w:basedOn w:val="Fuentedeprrafopredeter"/>
    <w:uiPriority w:val="99"/>
    <w:semiHidden/>
    <w:unhideWhenUsed/>
    <w:rsid w:val="004410A1"/>
    <w:rPr>
      <w:color w:val="605E5C"/>
      <w:shd w:val="clear" w:color="auto" w:fill="E1DFDD"/>
    </w:rPr>
  </w:style>
  <w:style w:type="character" w:styleId="Hipervnculovisitado">
    <w:name w:val="FollowedHyperlink"/>
    <w:basedOn w:val="Fuentedeprrafopredeter"/>
    <w:uiPriority w:val="99"/>
    <w:semiHidden/>
    <w:unhideWhenUsed/>
    <w:rsid w:val="005773E0"/>
    <w:rPr>
      <w:color w:val="800080" w:themeColor="followedHyperlink"/>
      <w:u w:val="single"/>
    </w:rPr>
  </w:style>
  <w:style w:type="numbering" w:customStyle="1" w:styleId="Listaactual1">
    <w:name w:val="Lista actual1"/>
    <w:uiPriority w:val="99"/>
    <w:rsid w:val="00E13D89"/>
    <w:pPr>
      <w:numPr>
        <w:numId w:val="54"/>
      </w:numPr>
    </w:pPr>
  </w:style>
  <w:style w:type="table" w:styleId="Tablanormal2">
    <w:name w:val="Plain Table 2"/>
    <w:basedOn w:val="Tablanormal"/>
    <w:uiPriority w:val="99"/>
    <w:rsid w:val="00F6480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DC4">
    <w:name w:val="toc 4"/>
    <w:basedOn w:val="Normal"/>
    <w:next w:val="Normal"/>
    <w:autoRedefine/>
    <w:uiPriority w:val="39"/>
    <w:unhideWhenUsed/>
    <w:rsid w:val="006403AB"/>
    <w:pPr>
      <w:spacing w:after="100" w:line="278" w:lineRule="auto"/>
      <w:ind w:left="720"/>
    </w:pPr>
    <w:rPr>
      <w:rFonts w:asciiTheme="minorHAnsi" w:hAnsiTheme="minorHAnsi"/>
      <w:kern w:val="2"/>
      <w:sz w:val="24"/>
      <w:szCs w:val="24"/>
      <w:lang w:val="es-CO" w:eastAsia="es-CO"/>
      <w14:ligatures w14:val="standardContextual"/>
    </w:rPr>
  </w:style>
  <w:style w:type="paragraph" w:styleId="TDC5">
    <w:name w:val="toc 5"/>
    <w:basedOn w:val="Normal"/>
    <w:next w:val="Normal"/>
    <w:autoRedefine/>
    <w:uiPriority w:val="39"/>
    <w:unhideWhenUsed/>
    <w:rsid w:val="006403AB"/>
    <w:pPr>
      <w:spacing w:after="100" w:line="278" w:lineRule="auto"/>
      <w:ind w:left="960"/>
    </w:pPr>
    <w:rPr>
      <w:rFonts w:asciiTheme="minorHAnsi" w:hAnsiTheme="minorHAnsi"/>
      <w:kern w:val="2"/>
      <w:sz w:val="24"/>
      <w:szCs w:val="24"/>
      <w:lang w:val="es-CO" w:eastAsia="es-CO"/>
      <w14:ligatures w14:val="standardContextual"/>
    </w:rPr>
  </w:style>
  <w:style w:type="paragraph" w:styleId="TDC6">
    <w:name w:val="toc 6"/>
    <w:basedOn w:val="Normal"/>
    <w:next w:val="Normal"/>
    <w:autoRedefine/>
    <w:uiPriority w:val="39"/>
    <w:unhideWhenUsed/>
    <w:rsid w:val="006403AB"/>
    <w:pPr>
      <w:spacing w:after="100" w:line="278" w:lineRule="auto"/>
      <w:ind w:left="1200"/>
    </w:pPr>
    <w:rPr>
      <w:rFonts w:asciiTheme="minorHAnsi" w:hAnsiTheme="minorHAnsi"/>
      <w:kern w:val="2"/>
      <w:sz w:val="24"/>
      <w:szCs w:val="24"/>
      <w:lang w:val="es-CO" w:eastAsia="es-CO"/>
      <w14:ligatures w14:val="standardContextual"/>
    </w:rPr>
  </w:style>
  <w:style w:type="paragraph" w:styleId="TDC7">
    <w:name w:val="toc 7"/>
    <w:basedOn w:val="Normal"/>
    <w:next w:val="Normal"/>
    <w:autoRedefine/>
    <w:uiPriority w:val="39"/>
    <w:unhideWhenUsed/>
    <w:rsid w:val="006403AB"/>
    <w:pPr>
      <w:spacing w:after="100" w:line="278" w:lineRule="auto"/>
      <w:ind w:left="1440"/>
    </w:pPr>
    <w:rPr>
      <w:rFonts w:asciiTheme="minorHAnsi" w:hAnsiTheme="minorHAnsi"/>
      <w:kern w:val="2"/>
      <w:sz w:val="24"/>
      <w:szCs w:val="24"/>
      <w:lang w:val="es-CO" w:eastAsia="es-CO"/>
      <w14:ligatures w14:val="standardContextual"/>
    </w:rPr>
  </w:style>
  <w:style w:type="paragraph" w:styleId="TDC8">
    <w:name w:val="toc 8"/>
    <w:basedOn w:val="Normal"/>
    <w:next w:val="Normal"/>
    <w:autoRedefine/>
    <w:uiPriority w:val="39"/>
    <w:unhideWhenUsed/>
    <w:rsid w:val="006403AB"/>
    <w:pPr>
      <w:spacing w:after="100" w:line="278" w:lineRule="auto"/>
      <w:ind w:left="1680"/>
    </w:pPr>
    <w:rPr>
      <w:rFonts w:asciiTheme="minorHAnsi" w:hAnsiTheme="minorHAnsi"/>
      <w:kern w:val="2"/>
      <w:sz w:val="24"/>
      <w:szCs w:val="24"/>
      <w:lang w:val="es-CO" w:eastAsia="es-CO"/>
      <w14:ligatures w14:val="standardContextual"/>
    </w:rPr>
  </w:style>
  <w:style w:type="paragraph" w:styleId="TDC9">
    <w:name w:val="toc 9"/>
    <w:basedOn w:val="Normal"/>
    <w:next w:val="Normal"/>
    <w:autoRedefine/>
    <w:uiPriority w:val="39"/>
    <w:unhideWhenUsed/>
    <w:rsid w:val="006403AB"/>
    <w:pPr>
      <w:spacing w:after="100" w:line="278" w:lineRule="auto"/>
      <w:ind w:left="1920"/>
    </w:pPr>
    <w:rPr>
      <w:rFonts w:asciiTheme="minorHAnsi" w:hAnsiTheme="minorHAnsi"/>
      <w:kern w:val="2"/>
      <w:sz w:val="24"/>
      <w:szCs w:val="24"/>
      <w:lang w:val="es-CO" w:eastAsia="es-CO"/>
      <w14:ligatures w14:val="standardContextual"/>
    </w:rPr>
  </w:style>
  <w:style w:type="paragraph" w:styleId="Revisin">
    <w:name w:val="Revision"/>
    <w:hidden/>
    <w:uiPriority w:val="99"/>
    <w:semiHidden/>
    <w:rsid w:val="00EF4433"/>
    <w:pPr>
      <w:spacing w:after="0" w:line="240" w:lineRule="auto"/>
    </w:pPr>
    <w:rPr>
      <w:rFonts w:ascii="Aptos" w:hAnsi="Aptos"/>
      <w:sz w:val="21"/>
    </w:rPr>
  </w:style>
  <w:style w:type="paragraph" w:customStyle="1" w:styleId="pdq2pgselectionanchorcontainer">
    <w:name w:val="pdq2pg_selectionanchorcontainer"/>
    <w:basedOn w:val="Normal"/>
    <w:rsid w:val="00FB1518"/>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z-Principiodelformulario">
    <w:name w:val="HTML Top of Form"/>
    <w:basedOn w:val="Normal"/>
    <w:next w:val="Normal"/>
    <w:link w:val="z-PrincipiodelformularioCar"/>
    <w:hidden/>
    <w:uiPriority w:val="99"/>
    <w:semiHidden/>
    <w:unhideWhenUsed/>
    <w:rsid w:val="00FB1518"/>
    <w:pPr>
      <w:pBdr>
        <w:bottom w:val="single" w:sz="6" w:space="1" w:color="auto"/>
      </w:pBdr>
      <w:spacing w:after="0" w:line="240" w:lineRule="auto"/>
      <w:jc w:val="center"/>
    </w:pPr>
    <w:rPr>
      <w:rFonts w:ascii="Arial" w:eastAsia="Times New Roman" w:hAnsi="Arial" w:cs="Arial"/>
      <w:vanish/>
      <w:sz w:val="16"/>
      <w:szCs w:val="16"/>
      <w:lang w:val="es-CO" w:eastAsia="es-CO"/>
    </w:rPr>
  </w:style>
  <w:style w:type="character" w:customStyle="1" w:styleId="z-PrincipiodelformularioCar">
    <w:name w:val="z-Principio del formulario Car"/>
    <w:basedOn w:val="Fuentedeprrafopredeter"/>
    <w:link w:val="z-Principiodelformulario"/>
    <w:uiPriority w:val="99"/>
    <w:semiHidden/>
    <w:rsid w:val="00FB1518"/>
    <w:rPr>
      <w:rFonts w:ascii="Arial" w:eastAsia="Times New Roman" w:hAnsi="Arial" w:cs="Arial"/>
      <w:vanish/>
      <w:sz w:val="16"/>
      <w:szCs w:val="16"/>
      <w:lang w:val="es-CO" w:eastAsia="es-CO"/>
    </w:rPr>
  </w:style>
  <w:style w:type="paragraph" w:customStyle="1" w:styleId="placeholder">
    <w:name w:val="placeholder"/>
    <w:basedOn w:val="Normal"/>
    <w:rsid w:val="00FB1518"/>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z-Finaldelformulario">
    <w:name w:val="HTML Bottom of Form"/>
    <w:basedOn w:val="Normal"/>
    <w:next w:val="Normal"/>
    <w:link w:val="z-FinaldelformularioCar"/>
    <w:hidden/>
    <w:uiPriority w:val="99"/>
    <w:semiHidden/>
    <w:unhideWhenUsed/>
    <w:rsid w:val="00FB1518"/>
    <w:pPr>
      <w:pBdr>
        <w:top w:val="single" w:sz="6" w:space="1" w:color="auto"/>
      </w:pBdr>
      <w:spacing w:after="0" w:line="240" w:lineRule="auto"/>
      <w:jc w:val="center"/>
    </w:pPr>
    <w:rPr>
      <w:rFonts w:ascii="Arial" w:eastAsia="Times New Roman" w:hAnsi="Arial" w:cs="Arial"/>
      <w:vanish/>
      <w:sz w:val="16"/>
      <w:szCs w:val="16"/>
      <w:lang w:val="es-CO" w:eastAsia="es-CO"/>
    </w:rPr>
  </w:style>
  <w:style w:type="character" w:customStyle="1" w:styleId="z-FinaldelformularioCar">
    <w:name w:val="z-Final del formulario Car"/>
    <w:basedOn w:val="Fuentedeprrafopredeter"/>
    <w:link w:val="z-Finaldelformulario"/>
    <w:uiPriority w:val="99"/>
    <w:semiHidden/>
    <w:rsid w:val="00FB1518"/>
    <w:rPr>
      <w:rFonts w:ascii="Arial" w:eastAsia="Times New Roman" w:hAnsi="Arial" w:cs="Arial"/>
      <w:vanish/>
      <w:sz w:val="16"/>
      <w:szCs w:val="16"/>
      <w:lang w:val="es-CO" w:eastAsia="es-CO"/>
    </w:rPr>
  </w:style>
  <w:style w:type="paragraph" w:customStyle="1" w:styleId="isselectedend">
    <w:name w:val="isselectedend"/>
    <w:basedOn w:val="Normal"/>
    <w:rsid w:val="008D13AB"/>
    <w:pPr>
      <w:spacing w:before="100" w:beforeAutospacing="1" w:after="100" w:afterAutospacing="1" w:line="240" w:lineRule="auto"/>
    </w:pPr>
    <w:rPr>
      <w:rFonts w:ascii="Times New Roman" w:eastAsia="Times New Roman" w:hAnsi="Times New Roman" w:cs="Times New Roman"/>
      <w:sz w:val="24"/>
      <w:szCs w:val="24"/>
      <w:lang w:val="es-CO" w:eastAsia="es-CO" w:bidi="as-IN"/>
    </w:rPr>
  </w:style>
  <w:style w:type="paragraph" w:styleId="NormalWeb">
    <w:name w:val="Normal (Web)"/>
    <w:basedOn w:val="Normal"/>
    <w:uiPriority w:val="99"/>
    <w:semiHidden/>
    <w:unhideWhenUsed/>
    <w:rsid w:val="008D13AB"/>
    <w:pPr>
      <w:spacing w:before="100" w:beforeAutospacing="1" w:after="100" w:afterAutospacing="1" w:line="240" w:lineRule="auto"/>
    </w:pPr>
    <w:rPr>
      <w:rFonts w:ascii="Times New Roman" w:eastAsia="Times New Roman" w:hAnsi="Times New Roman" w:cs="Times New Roman"/>
      <w:sz w:val="24"/>
      <w:szCs w:val="24"/>
      <w:lang w:val="es-CO" w:eastAsia="es-CO" w:bidi="as-IN"/>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ptos" w:hAnsi="Aptos"/>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7.png"/><Relationship Id="rId34"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hyperlink" Target="https://protect.checkpoint.com/v2/r01/___https://urldefense.com/A8d__myyux:dhqtzi.lttlqj.htrdgnlvzjwDdithxdfsfqDxnx-wzqjx__;!!JO8s*/2*KGQjCu6wmw!c5A6mgSFBDtlcWJCN8GGUU44ChArobFAJBWGZnV7WiSAQwZxZyScI/RBFyD0_yNvMQfRHMbpqI/CKjYLwPrH3*~*_yzq-3$___.Y3AxOnN1cmE6YzpvZmZpY2UzNjVfZW1haWxzX2F0dGFjaG1lbnQ6YzBmYWZmZjdkYmRkMzZiZmM1YWJjZDMyYjk4OGU2ODc6NzpjZjQxOmM2MGQ4NThjY2E0NDExNzJlODM2OTVmYmVlOTA5NTU4MGE0ZTZjMzNhNWM1ZTMxNzE1ZDIyOGY2NzY2NGY4ZTM6cDpUOlQ"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protect.checkpoint.com/v2/r01/___https://urldefense.com/A8d__myyux:dhqtzi.lttlqj.htrdgnlvzjwDdithxdifyf-hqjfs-wttrx__;!!JO8s*/2*KGQjCu6wmw!c5A6mgSFBDtlcWJCN8GGUU44ChArobFAJBWGZnV7WiSAQwZxZyScI/RBFyD0_yNvMQfRHMbpqI/CKjYLwPrH37jKkFbj$___.Y3AxOnN1cmE6YzpvZmZpY2UzNjVfZW1haWxzX2F0dGFjaG1lbnQ6YzBmYWZmZjdkYmRkMzZiZmM1YWJjZDMyYjk4OGU2ODc6NzpkMjE4OmVlMTEzOTdkNWQ4ZTNjY2UxNmM0MjFlYjljNTE5OTYwMTVmZDI3ZGQ3YmQxYzlmOGRiNjcxNzVlMzg1NjQ5MDE6cDpUOlQ" TargetMode="External"/><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protect.checkpoint.com/v2/r01/___https://urldefense.com/A8d__myyux:dithx.hqtzi.lttlqj.htrdqfpjmtzxjdithxdwjqjfxj-styjx__;!!JO8s*/2*KGQjCu6wmw!c5A6mgSFBDtlcWJCN8GGUU44ChArobFAJBWGZnV7WiSAQwZxZyScI/RBFyD0_yNvMQfRHMbpqI/CKjYLwPrH3E7CjxxJ$___.Y3AxOnN1cmE6YzpvZmZpY2UzNjVfZW1haWxzX2F0dGFjaG1lbnQ6YzBmYWZmZjdkYmRkMzZiZmM1YWJjZDMyYjk4OGU2ODc6NzpkOGZlOjA5NzMzOThlZjU5ZmRkNmY5ZjVmNzkxYjJkZWZmYmFlNWRiM2Y1MjQ1ODJlNTE5ZDVmMWZkMTExNjE3NmE4ZGQ6cDpUOlQ" TargetMode="External"/><Relationship Id="rId28" Type="http://schemas.openxmlformats.org/officeDocument/2006/relationships/header" Target="header2.xml"/><Relationship Id="rId36"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protect.checkpoint.com/v2/r01/___https://urldefense.com/A8d__myyux:dithx.hqtzi.lttlqj.htrdqfpjmtzxjdithxdfgtzy-gtwijwqjxx-qfpjmtzxj?mq=jx-96c__;!!JO8s*/2*KGQjCu6wmw!c5A6mgSFBDtlcWJCN8GGUU44ChArobFAJBWGZnV7WiSAQwZxZyScI/RBFyD0_yNvMQfRHMbpqI/CKjYLwPrH3B3h2Y51$___.Y3AxOnN1cmE6YzpvZmZpY2UzNjVfZW1haWxzX2F0dGFjaG1lbnQ6YzBmYWZmZjdkYmRkMzZiZmM1YWJjZDMyYjk4OGU2ODc6NzoyZTNkOjE0MDdhNjIxNzQ2NjQ1NzJkNGM4M2Y0ZGNiOGQyNjI0OTdlNmIzMTkwODNkMTUwMGU1ZjViNGQwMjU2ZDllMzI6cDpUOlQ"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documenttasks/documenttasks1.xml><?xml version="1.0" encoding="utf-8"?>
<t:Tasks xmlns:t="http://schemas.microsoft.com/office/tasks/2019/documenttasks" xmlns:oel="http://schemas.microsoft.com/office/2019/extlst">
  <t:Task id="{F9574D59-20F6-D342-A957-02D93253949F}">
    <t:Anchor>
      <t:Comment id="703467472"/>
    </t:Anchor>
    <t:History>
      <t:Event id="{ABD8FD8D-AAA7-A649-90BE-A012A52FFC21}" time="2026-08-27T15:56:49.812Z">
        <t:Attribution userId="S::sergpepe@sura.com.co::bae387cd-64d6-47dd-8343-46c25a4891ac" userProvider="AD" userName="Sergio Andres Perez Perez"/>
        <t:Anchor>
          <t:Comment id="1914421224"/>
        </t:Anchor>
        <t:Create/>
      </t:Event>
      <t:Event id="{B9097385-ECC2-0949-8D0E-54B45B76D4E1}" time="2026-08-27T15:56:49.812Z">
        <t:Attribution userId="S::sergpepe@sura.com.co::bae387cd-64d6-47dd-8343-46c25a4891ac" userProvider="AD" userName="Sergio Andres Perez Perez"/>
        <t:Anchor>
          <t:Comment id="1914421224"/>
        </t:Anchor>
        <t:Assign userId="S::fjcarvajal@sura.com.co::43f47112-ac35-4da2-bbce-ac769e9871f1" userProvider="AD" userName="Francisco Javier Carvajal Pinilla"/>
      </t:Event>
      <t:Event id="{E77B42E6-4263-0E44-9AD5-81468AD3EC2C}" time="2026-08-27T15:56:49.812Z">
        <t:Attribution userId="S::sergpepe@sura.com.co::bae387cd-64d6-47dd-8343-46c25a4891ac" userProvider="AD" userName="Sergio Andres Perez Perez"/>
        <t:Anchor>
          <t:Comment id="1914421224"/>
        </t:Anchor>
        <t:SetTitle title="@Francisco Javier Carvajal Pinilla revisar"/>
      </t:Event>
      <t:Event id="{FD10A54A-0D7B-4241-B3A4-4AA7DDE274AF}" time="2026-09-01T20:05:37.08Z">
        <t:Attribution userId="S::yherrerb@emeal.nttdata.com::cd8fa134-71b9-43ff-9cff-34dd71c1f972" userProvider="AD" userName="Yimi Alejandro Herrera Bustamante"/>
        <t:Progress percentComplete="100"/>
      </t:Event>
      <t:Event id="{720FB1C5-7F43-4EA0-A57F-3C37E9B20573}" time="2026-09-08T19:46:26.239Z">
        <t:Attribution userId="S::mcastrom@sura.com::df14b95b-2841-4ea2-9770-6bcc972595d1" userProvider="AD" userName="Miguel Antonio Castro Martinez"/>
        <t:Progress percentComplete="0"/>
      </t:Event>
      <t:Event id="{A0AF30D0-F38D-4DF6-824A-2046E7D4BE73}" time="2026-09-16T13:50:47.037Z">
        <t:Attribution userId="S::yherrerb@emeal.nttdata.com::cd8fa134-71b9-43ff-9cff-34dd71c1f972" userProvider="AD" userName="Yimi Alejandro Herrera Bustamante"/>
        <t:Progress percentComplete="100"/>
      </t:Event>
    </t:History>
  </t:Task>
  <t:Task id="{35DCE785-E793-2B43-8BC4-A5026914F6AA}">
    <t:Anchor>
      <t:Comment id="1606759254"/>
    </t:Anchor>
    <t:History>
      <t:Event id="{CD19B113-3F5D-9E45-8A25-AB9C9F5798AE}" time="2026-08-27T15:53:51.423Z">
        <t:Attribution userId="S::sergpepe@sura.com.co::bae387cd-64d6-47dd-8343-46c25a4891ac" userProvider="AD" userName="Sergio Andres Perez Perez"/>
        <t:Anchor>
          <t:Comment id="1606759254"/>
        </t:Anchor>
        <t:Create/>
      </t:Event>
      <t:Event id="{9143B929-1826-7540-9EB0-0E175D2F80E3}" time="2026-08-27T15:53:51.423Z">
        <t:Attribution userId="S::sergpepe@sura.com.co::bae387cd-64d6-47dd-8343-46c25a4891ac" userProvider="AD" userName="Sergio Andres Perez Perez"/>
        <t:Anchor>
          <t:Comment id="1606759254"/>
        </t:Anchor>
        <t:Assign userId="S::fjcarvajal@sura.com.co::43f47112-ac35-4da2-bbce-ac769e9871f1" userProvider="AD" userName="Francisco Javier Carvajal Pinilla"/>
      </t:Event>
      <t:Event id="{120BB88A-8107-814E-8870-51A51EEE7095}" time="2026-08-27T15:53:51.423Z">
        <t:Attribution userId="S::sergpepe@sura.com.co::bae387cd-64d6-47dd-8343-46c25a4891ac" userProvider="AD" userName="Sergio Andres Perez Perez"/>
        <t:Anchor>
          <t:Comment id="1606759254"/>
        </t:Anchor>
        <t:SetTitle title="@Francisco Javier Carvajal Pinilla revisar"/>
      </t:Event>
      <t:Event id="{5E08F9A1-FA58-4789-B256-0DFFC1D2AEA4}" time="2026-09-01T20:04:57.666Z">
        <t:Attribution userId="S::yherrerb@emeal.nttdata.com::cd8fa134-71b9-43ff-9cff-34dd71c1f972" userProvider="AD" userName="Yimi Alejandro Herrera Bustamante"/>
        <t:Progress percentComplete="100"/>
      </t:Event>
    </t:History>
  </t:Task>
  <t:Task id="{2EBE46EC-4215-45FA-936F-4C506080C6B2}">
    <t:Anchor>
      <t:Comment id="1193269195"/>
    </t:Anchor>
    <t:History>
      <t:Event id="{1B884080-4D41-4008-A364-E6B34D1481C9}" time="2026-09-16T15:47:12.92Z">
        <t:Attribution userId="S::yherrerb@emeal.nttdata.com::cd8fa134-71b9-43ff-9cff-34dd71c1f972" userProvider="AD" userName="Yimi Alejandro Herrera Bustamante"/>
        <t:Anchor>
          <t:Comment id="356629215"/>
        </t:Anchor>
        <t:Create/>
      </t:Event>
      <t:Event id="{9270C0D6-5563-4771-91DE-7DDF3804C1EE}" time="2026-09-16T15:47:12.92Z">
        <t:Attribution userId="S::yherrerb@emeal.nttdata.com::cd8fa134-71b9-43ff-9cff-34dd71c1f972" userProvider="AD" userName="Yimi Alejandro Herrera Bustamante"/>
        <t:Anchor>
          <t:Comment id="356629215"/>
        </t:Anchor>
        <t:Assign userId="S::alecasti@emeal.nttdata.com::a459b2c3-6e54-4a97-9600-44df7dea04b0" userProvider="AD" userName="Alex Mauricio Castillo Castillo"/>
      </t:Event>
      <t:Event id="{C2D4DC8D-AC9E-42E0-8F94-5A7C81F9A391}" time="2026-09-16T15:47:12.92Z">
        <t:Attribution userId="S::yherrerb@emeal.nttdata.com::cd8fa134-71b9-43ff-9cff-34dd71c1f972" userProvider="AD" userName="Yimi Alejandro Herrera Bustamante"/>
        <t:Anchor>
          <t:Comment id="356629215"/>
        </t:Anchor>
        <t:SetTitle title="@Alex Mauricio Castillo Castillo "/>
      </t:Event>
    </t:History>
  </t:Task>
  <t:Task id="{3E2DD011-1A98-284C-B069-B6B268677150}">
    <t:Anchor>
      <t:Comment id="1935407812"/>
    </t:Anchor>
    <t:History>
      <t:Event id="{FC63424B-C6CC-5144-910A-9E8B7F00AFFF}" time="2026-08-27T16:24:35.813Z">
        <t:Attribution userId="S::sergpepe@sura.com.co::bae387cd-64d6-47dd-8343-46c25a4891ac" userProvider="AD" userName="Sergio Andres Perez Perez"/>
        <t:Anchor>
          <t:Comment id="370771420"/>
        </t:Anchor>
        <t:Create/>
      </t:Event>
      <t:Event id="{BCE583A2-C9E2-7A48-997B-D8837794B1C5}" time="2026-08-27T16:24:35.813Z">
        <t:Attribution userId="S::sergpepe@sura.com.co::bae387cd-64d6-47dd-8343-46c25a4891ac" userProvider="AD" userName="Sergio Andres Perez Perez"/>
        <t:Anchor>
          <t:Comment id="370771420"/>
        </t:Anchor>
        <t:Assign userId="S::crodrigueze@sura.com.co::5e13ceed-c3ef-44a8-ab5f-d18e835ccf39" userProvider="AD" userName="Camilo Andres Rodriguez Esparza"/>
      </t:Event>
      <t:Event id="{3994A2CA-ADE6-7045-96A8-B69D96217DF9}" time="2026-08-27T16:24:35.813Z">
        <t:Attribution userId="S::sergpepe@sura.com.co::bae387cd-64d6-47dd-8343-46c25a4891ac" userProvider="AD" userName="Sergio Andres Perez Perez"/>
        <t:Anchor>
          <t:Comment id="370771420"/>
        </t:Anchor>
        <t:SetTitle title="No estamos viendo la alineación con el gobierno de IA @Camilo Andres Rodriguez Esparza"/>
      </t:Event>
      <t:Event id="{07005686-0623-47F5-8230-2562677CCC06}" time="2026-09-02T22:24:22.243Z">
        <t:Attribution userId="S::yherrerb@emeal.nttdata.com::cd8fa134-71b9-43ff-9cff-34dd71c1f972" userProvider="AD" userName="Yimi Alejandro Herrera Bustamante"/>
        <t:Progress percentComplete="100"/>
      </t:Event>
      <t:Event id="{7AA50D7E-2D6F-4927-BC6F-2AEFAE265B21}" time="2026-09-08T20:24:20.077Z">
        <t:Attribution userId="S::mcastrom@sura.com::df14b95b-2841-4ea2-9770-6bcc972595d1" userProvider="AD" userName="Miguel Antonio Castro Martinez"/>
        <t:Progress percentComplete="0"/>
      </t:Event>
      <t:Event id="{02313BB4-741F-4B50-A0CB-8A34BF3FBB0E}" time="2026-09-16T15:43:10.623Z">
        <t:Attribution userId="S::yherrerb@emeal.nttdata.com::cd8fa134-71b9-43ff-9cff-34dd71c1f972" userProvider="AD" userName="Yimi Alejandro Herrera Bustamante"/>
        <t:Progress percentComplete="100"/>
      </t:Event>
    </t:History>
  </t:Task>
  <t:Task id="{FB2BE55D-6361-45C4-B62C-E9E918825041}">
    <t:Anchor>
      <t:Comment id="1205582597"/>
    </t:Anchor>
    <t:History>
      <t:Event id="{7428B918-F3C1-4A86-816E-522BBA1737A9}" time="2026-09-16T15:46:41.382Z">
        <t:Attribution userId="S::yherrerb@emeal.nttdata.com::cd8fa134-71b9-43ff-9cff-34dd71c1f972" userProvider="AD" userName="Yimi Alejandro Herrera Bustamante"/>
        <t:Anchor>
          <t:Comment id="1432976600"/>
        </t:Anchor>
        <t:Create/>
      </t:Event>
      <t:Event id="{EBDB41D1-4BF2-4769-B093-B39E395C2E43}" time="2026-09-16T15:46:41.382Z">
        <t:Attribution userId="S::yherrerb@emeal.nttdata.com::cd8fa134-71b9-43ff-9cff-34dd71c1f972" userProvider="AD" userName="Yimi Alejandro Herrera Bustamante"/>
        <t:Anchor>
          <t:Comment id="1432976600"/>
        </t:Anchor>
        <t:Assign userId="S::alecasti@emeal.nttdata.com::a459b2c3-6e54-4a97-9600-44df7dea04b0" userProvider="AD" userName="Alex Mauricio Castillo Castillo"/>
      </t:Event>
      <t:Event id="{8BFC5D4E-ECC1-47E2-85E5-1043A3C2BA98}" time="2026-09-16T15:46:41.382Z">
        <t:Attribution userId="S::yherrerb@emeal.nttdata.com::cd8fa134-71b9-43ff-9cff-34dd71c1f972" userProvider="AD" userName="Yimi Alejandro Herrera Bustamante"/>
        <t:Anchor>
          <t:Comment id="1432976600"/>
        </t:Anchor>
        <t:SetTitle title="@Alex Mauricio Castillo Castillo "/>
      </t:Event>
      <t:Event id="{63FABA6A-18A0-4A5A-946E-CECAFFAD4506}" time="2026-09-16T16:39:48.48Z">
        <t:Attribution userId="S::alecasti@emeal.nttdata.com::a459b2c3-6e54-4a97-9600-44df7dea04b0" userProvider="AD" userName="Alex Mauricio Castillo Castillo"/>
        <t:Progress percentComplete="100"/>
      </t:Event>
    </t:History>
  </t:Task>
  <t:Task id="{82707346-6B43-4DEC-AB1D-5049DC53E494}">
    <t:Anchor>
      <t:Comment id="1111427745"/>
    </t:Anchor>
    <t:History>
      <t:Event id="{BA188AE3-5BFA-436D-81C9-352112EC0B7D}" time="2026-09-16T19:20:07.892Z">
        <t:Attribution userId="S::gcasadie@emeal.nttdata.com::e21aae3b-db9b-4f53-b754-0b835a05a56e" userProvider="AD" userName="Ginna Paola Casadiego Sarmiento"/>
        <t:Anchor>
          <t:Comment id="138524650"/>
        </t:Anchor>
        <t:Create/>
      </t:Event>
      <t:Event id="{A6A9DCB5-A038-4A88-AA8E-5CB9291DB8CA}" time="2026-09-16T19:20:07.892Z">
        <t:Attribution userId="S::gcasadie@emeal.nttdata.com::e21aae3b-db9b-4f53-b754-0b835a05a56e" userProvider="AD" userName="Ginna Paola Casadiego Sarmiento"/>
        <t:Anchor>
          <t:Comment id="138524650"/>
        </t:Anchor>
        <t:Assign userId="S::lfarkasr@emeal.nttdata.com::bfcf97da-1f85-45ac-9f85-9002076f9bd3" userProvider="AD" userName="Lilibeth Farkas Rivera"/>
      </t:Event>
      <t:Event id="{4F28ACAC-D2CD-4AFC-8464-A0EC5DE3D7A2}" time="2026-09-16T19:20:07.892Z">
        <t:Attribution userId="S::gcasadie@emeal.nttdata.com::e21aae3b-db9b-4f53-b754-0b835a05a56e" userProvider="AD" userName="Ginna Paola Casadiego Sarmiento"/>
        <t:Anchor>
          <t:Comment id="138524650"/>
        </t:Anchor>
        <t:SetTitle title="@Lilibeth Farkas Rivera Nos ayudas por favor con la parte legal de Propiedad intelectual."/>
      </t:Event>
      <t:Event id="{F4332317-033C-4563-A6CD-C309A878EEE1}" time="2026-09-16T19:20:11.041Z">
        <t:Attribution userId="S::gcasadie@emeal.nttdata.com::e21aae3b-db9b-4f53-b754-0b835a05a56e" userProvider="AD" userName="Ginna Paola Casadiego Sarmiento"/>
        <t:Progress percentComplete="100"/>
      </t:Event>
    </t:History>
  </t:Task>
  <t:Task id="{72E02B07-CE93-4BDE-8570-26D94491D668}">
    <t:Anchor>
      <t:Comment id="2123617541"/>
    </t:Anchor>
    <t:History>
      <t:Event id="{4BA6566F-DA40-45E6-9F2D-F15B90A62DF4}" time="2026-09-16T22:11:34.565Z">
        <t:Attribution userId="S::yherrerb@emeal.nttdata.com::cd8fa134-71b9-43ff-9cff-34dd71c1f972" userProvider="AD" userName="Yimi Alejandro Herrera Bustamante"/>
        <t:Anchor>
          <t:Comment id="1544490557"/>
        </t:Anchor>
        <t:Create/>
      </t:Event>
      <t:Event id="{0FC9D8FA-1DE1-4129-8E9E-E84BE05D2DAA}" time="2026-09-16T22:11:34.565Z">
        <t:Attribution userId="S::yherrerb@emeal.nttdata.com::cd8fa134-71b9-43ff-9cff-34dd71c1f972" userProvider="AD" userName="Yimi Alejandro Herrera Bustamante"/>
        <t:Anchor>
          <t:Comment id="1544490557"/>
        </t:Anchor>
        <t:Assign userId="S::yprietob@emeal.nttdata.com::fd5e62ff-7f3b-472d-8b76-8748e1f67bab" userProvider="AD" userName="Yakeline Prieto Ballesteros"/>
      </t:Event>
      <t:Event id="{50926F45-4336-42FB-B8D7-D4CEEE4D7E81}" time="2026-09-16T22:11:34.565Z">
        <t:Attribution userId="S::yherrerb@emeal.nttdata.com::cd8fa134-71b9-43ff-9cff-34dd71c1f972" userProvider="AD" userName="Yimi Alejandro Herrera Bustamante"/>
        <t:Anchor>
          <t:Comment id="1544490557"/>
        </t:Anchor>
        <t:SetTitle title="@Yakeline Prieto Ballesteros "/>
      </t:Event>
      <t:Event id="{802572B3-77A5-47A3-BDB0-D04A132A541F}" time="2026-09-17T14:53:22.3Z">
        <t:Attribution userId="S::yherrerb@emeal.nttdata.com::cd8fa134-71b9-43ff-9cff-34dd71c1f972" userProvider="AD" userName="Yimi Alejandro Herrera Bustamante"/>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BFADB1D222AA43AF19A761D308A66D" ma:contentTypeVersion="12" ma:contentTypeDescription="Create a new document." ma:contentTypeScope="" ma:versionID="e1a3c7405a8d62a8935ab8f7d734eb5b">
  <xsd:schema xmlns:xsd="http://www.w3.org/2001/XMLSchema" xmlns:xs="http://www.w3.org/2001/XMLSchema" xmlns:p="http://schemas.microsoft.com/office/2006/metadata/properties" xmlns:ns2="3368edf0-fb76-405f-94b5-ec7c8d24d590" xmlns:ns3="f3f489bf-f98b-42c3-a88a-b6adef2a5b07" targetNamespace="http://schemas.microsoft.com/office/2006/metadata/properties" ma:root="true" ma:fieldsID="3d2d9261c9ea6a98c38340a5797c49d4" ns2:_="" ns3:_="">
    <xsd:import namespace="3368edf0-fb76-405f-94b5-ec7c8d24d590"/>
    <xsd:import namespace="f3f489bf-f98b-42c3-a88a-b6adef2a5b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8edf0-fb76-405f-94b5-ec7c8d24d5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f489bf-f98b-42c3-a88a-b6adef2a5b0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fd4ea3f-4c0a-4f63-963a-baba9d75c4c2}" ma:internalName="TaxCatchAll" ma:showField="CatchAllData" ma:web="f3f489bf-f98b-42c3-a88a-b6adef2a5b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368edf0-fb76-405f-94b5-ec7c8d24d590">
      <Terms xmlns="http://schemas.microsoft.com/office/infopath/2007/PartnerControls"/>
    </lcf76f155ced4ddcb4097134ff3c332f>
    <TaxCatchAll xmlns="f3f489bf-f98b-42c3-a88a-b6adef2a5b07" xsi:nil="true"/>
  </documentManagement>
</p:properties>
</file>

<file path=customXml/itemProps1.xml><?xml version="1.0" encoding="utf-8"?>
<ds:datastoreItem xmlns:ds="http://schemas.openxmlformats.org/officeDocument/2006/customXml" ds:itemID="{47D18260-1CCC-4547-8FAC-3A22A13948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8edf0-fb76-405f-94b5-ec7c8d24d590"/>
    <ds:schemaRef ds:uri="f3f489bf-f98b-42c3-a88a-b6adef2a5b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19443C-E38D-4F41-8104-07435F722391}">
  <ds:schemaRefs>
    <ds:schemaRef ds:uri="http://schemas.microsoft.com/sharepoint/v3/contenttype/forms"/>
  </ds:schemaRefs>
</ds:datastoreItem>
</file>

<file path=customXml/itemProps3.xml><?xml version="1.0" encoding="utf-8"?>
<ds:datastoreItem xmlns:ds="http://schemas.openxmlformats.org/officeDocument/2006/customXml" ds:itemID="{A128C09F-0912-43B8-8C34-EDAEF46E76F9}">
  <ds:schemaRefs>
    <ds:schemaRef ds:uri="http://schemas.openxmlformats.org/officeDocument/2006/bibliography"/>
  </ds:schemaRefs>
</ds:datastoreItem>
</file>

<file path=customXml/itemProps4.xml><?xml version="1.0" encoding="utf-8"?>
<ds:datastoreItem xmlns:ds="http://schemas.openxmlformats.org/officeDocument/2006/customXml" ds:itemID="{3FB12392-1371-48EB-B93E-FE48CBD00F2D}">
  <ds:schemaRefs>
    <ds:schemaRef ds:uri="http://schemas.microsoft.com/office/2006/metadata/properties"/>
    <ds:schemaRef ds:uri="http://schemas.microsoft.com/office/infopath/2007/PartnerControls"/>
    <ds:schemaRef ds:uri="3368edf0-fb76-405f-94b5-ec7c8d24d590"/>
    <ds:schemaRef ds:uri="f3f489bf-f98b-42c3-a88a-b6adef2a5b07"/>
  </ds:schemaRefs>
</ds:datastoreItem>
</file>

<file path=docMetadata/LabelInfo.xml><?xml version="1.0" encoding="utf-8"?>
<clbl:labelList xmlns:clbl="http://schemas.microsoft.com/office/2020/mipLabelMetadata">
  <clbl:label id="{3048dc87-43f0-4100-9acb-ae1971c79395}" enabled="0" method="" siteId="{3048dc87-43f0-4100-9acb-ae1971c79395}" removed="1"/>
</clbl:labelList>
</file>

<file path=docProps/app.xml><?xml version="1.0" encoding="utf-8"?>
<Properties xmlns="http://schemas.openxmlformats.org/officeDocument/2006/extended-properties" xmlns:vt="http://schemas.openxmlformats.org/officeDocument/2006/docPropsVTypes">
  <Template>Normal</Template>
  <TotalTime>0</TotalTime>
  <Pages>118</Pages>
  <Words>34631</Words>
  <Characters>190474</Characters>
  <Application>Microsoft Office Word</Application>
  <DocSecurity>0</DocSecurity>
  <Lines>1587</Lines>
  <Paragraphs>449</Paragraphs>
  <ScaleCrop>false</ScaleCrop>
  <Company/>
  <LinksUpToDate>false</LinksUpToDate>
  <CharactersWithSpaces>224656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 Plantilla editable</dc:title>
  <dc:subject>Plantilla editable de SOW</dc:subject>
  <dc:creator>Ginna Paola Casadiego Sarmiento</dc:creator>
  <cp:keywords/>
  <dc:description>generated by python-docx</dc:description>
  <cp:lastModifiedBy>Ginna Paola Casadiego Sarmiento</cp:lastModifiedBy>
  <cp:revision>219</cp:revision>
  <dcterms:created xsi:type="dcterms:W3CDTF">2026-09-15T21:00:00Z</dcterms:created>
  <dcterms:modified xsi:type="dcterms:W3CDTF">2026-09-18T03:55:00Z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0x01010073BFADB1D222AA43AF19A761D308A66D</vt:lpwstr>
  </property>
  <property fmtid="{D5CDD505-2E9C-101B-9397-08002B2CF9AE}" pid="3" name="MediaServiceImageTags">
    <vt:lpwstr/>
  </property>
  <property fmtid="{D5CDD505-2E9C-101B-9397-08002B2CF9AE}" pid="4" name="docLang">
    <vt:lpwstr>es</vt:lpwstr>
  </property>
</Properties>
</file>